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091919">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091919">
          <w:pPr>
            <w:rPr>
              <w:rFonts w:asciiTheme="majorHAnsi" w:eastAsiaTheme="majorEastAsia" w:hAnsiTheme="majorHAnsi" w:cstheme="majorBidi"/>
              <w:b/>
              <w:bCs/>
              <w:color w:val="21798E" w:themeColor="accent1" w:themeShade="BF"/>
              <w:sz w:val="48"/>
              <w:szCs w:val="48"/>
            </w:rPr>
          </w:pPr>
          <w:r w:rsidRPr="00091919">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091919">
          <w:pPr>
            <w:pStyle w:val="TOC1"/>
            <w:tabs>
              <w:tab w:val="right" w:leader="dot" w:pos="9350"/>
            </w:tabs>
            <w:rPr>
              <w:noProof/>
            </w:rPr>
          </w:pPr>
          <w:r w:rsidRPr="00091919">
            <w:fldChar w:fldCharType="begin"/>
          </w:r>
          <w:r w:rsidR="005660EA">
            <w:instrText xml:space="preserve"> TOC \o "1-3" \h \z \u </w:instrText>
          </w:r>
          <w:r w:rsidRPr="00091919">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091919">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091919">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091919">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091919">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091919">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091919">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091919">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091919">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091919"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22290">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22290">
        <w:trPr>
          <w:cantSplit/>
          <w:trHeight w:val="1083"/>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SMS:</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22290">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SMS.</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22290">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22290">
        <w:trPr>
          <w:cantSplit/>
          <w:trHeight w:val="642"/>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w:t>
      </w:r>
      <w:r w:rsidRPr="00E12198">
        <w:rPr>
          <w:rFonts w:ascii="Arial" w:hAnsi="Arial" w:cs="Arial"/>
          <w:lang w:val="en-GB"/>
        </w:rPr>
        <w:lastRenderedPageBreak/>
        <w:t>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22290">
        <w:trPr>
          <w:cantSplit/>
          <w:trHeight w:val="607"/>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lastRenderedPageBreak/>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lastRenderedPageBreak/>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437A54">
      <w:pPr>
        <w:pStyle w:val="ListParagraph"/>
        <w:numPr>
          <w:ilvl w:val="0"/>
          <w:numId w:val="5"/>
        </w:numPr>
      </w:pPr>
      <w:r>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091919"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091919"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091919"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091919"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091919"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091919"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091919"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091919"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091919"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091919"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091919"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091919"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091919"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00091919" w:rsidRPr="00091919">
        <w:fldChar w:fldCharType="begin"/>
      </w:r>
      <w:r w:rsidR="000C6BFC">
        <w:instrText xml:space="preserve"> HYPERLINK "http://msdn.microsoft.com/en-IN/library/system.windows.aspx" </w:instrText>
      </w:r>
      <w:r w:rsidR="00091919" w:rsidRPr="00091919">
        <w:fldChar w:fldCharType="separate"/>
      </w:r>
      <w:r w:rsidRPr="00246808">
        <w:rPr>
          <w:rFonts w:ascii="Segoe UI" w:hAnsi="Segoe UI" w:cs="Segoe UI"/>
          <w:sz w:val="18"/>
        </w:rPr>
        <w:t>System.Windows</w:t>
      </w:r>
      <w:proofErr w:type="spellEnd"/>
      <w:r w:rsidR="00091919">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"http://msdn.microsoft.com/en-IN/library/system.windows.controls.primitives.repeatbutton.aspx" </w:instrText>
      </w:r>
      <w:r w:rsidR="00091919" w:rsidRPr="00091919">
        <w:fldChar w:fldCharType="separate"/>
      </w:r>
      <w:r w:rsidRPr="002C67D4">
        <w:rPr>
          <w:rFonts w:ascii="Segoe UI" w:eastAsia="Times New Roman" w:hAnsi="Segoe UI" w:cs="Segoe UI"/>
          <w:sz w:val="18"/>
          <w:lang w:val="en-IN" w:eastAsia="en-IN" w:bidi="bn-IN"/>
        </w:rPr>
        <w:t>RepeatButton</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"http://msdn.microsoft.com/en-IN/library/system.windows.controls.datagrid.aspx" </w:instrText>
      </w:r>
      <w:r w:rsidR="00091919" w:rsidRPr="00091919">
        <w:fldChar w:fldCharType="separate"/>
      </w:r>
      <w:r w:rsidRPr="002C67D4">
        <w:rPr>
          <w:rFonts w:ascii="Segoe UI" w:eastAsia="Times New Roman" w:hAnsi="Segoe UI" w:cs="Segoe UI"/>
          <w:sz w:val="18"/>
          <w:lang w:val="en-IN" w:eastAsia="en-IN" w:bidi="bn-IN"/>
        </w:rPr>
        <w:t>DataGrid</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"http://msdn.microsoft.com/en-IN/library/system.windows.controls.listview.aspx" </w:instrText>
      </w:r>
      <w:r w:rsidR="00091919" w:rsidRPr="00091919">
        <w:fldChar w:fldCharType="separate"/>
      </w:r>
      <w:r w:rsidRPr="002C67D4">
        <w:rPr>
          <w:rFonts w:ascii="Segoe UI" w:eastAsia="Times New Roman" w:hAnsi="Segoe UI" w:cs="Segoe UI"/>
          <w:sz w:val="18"/>
          <w:lang w:val="en-IN" w:eastAsia="en-IN" w:bidi="bn-IN"/>
        </w:rPr>
        <w:t>ListView</w:t>
      </w:r>
      <w:r w:rsidR="00091919">
        <w:rPr>
          <w:rFonts w:ascii="Segoe UI" w:eastAsia="Times New Roman" w:hAnsi="Segoe UI" w:cs="Segoe UI"/>
          <w:sz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"http://msdn.microsoft.com/en-IN/library/system.windows.controls.treeview.aspx" </w:instrText>
      </w:r>
      <w:r w:rsidR="00091919" w:rsidRPr="00091919">
        <w:fldChar w:fldCharType="separate"/>
      </w:r>
      <w:r w:rsidRPr="002C67D4">
        <w:rPr>
          <w:rFonts w:ascii="Segoe UI" w:eastAsia="Times New Roman" w:hAnsi="Segoe UI" w:cs="Segoe UI"/>
          <w:sz w:val="18"/>
          <w:lang w:val="en-IN" w:eastAsia="en-IN" w:bidi="bn-IN"/>
        </w:rPr>
        <w:t>TreeView</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"http://msdn.microsoft.com/en-IN/library/system.windows.controls.datepicker.aspx" </w:instrText>
      </w:r>
      <w:r w:rsidR="00091919" w:rsidRPr="00091919">
        <w:fldChar w:fldCharType="separate"/>
      </w:r>
      <w:r w:rsidRPr="002C67D4">
        <w:rPr>
          <w:rFonts w:ascii="Segoe UI" w:eastAsia="Times New Roman" w:hAnsi="Segoe UI" w:cs="Segoe UI"/>
          <w:sz w:val="18"/>
          <w:lang w:val="en-IN" w:eastAsia="en-IN" w:bidi="bn-IN"/>
        </w:rPr>
        <w:t>DatePicker</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"http://msdn.microsoft.com/en-IN/library/microsoft.win32.openfiledialog.aspx" </w:instrText>
      </w:r>
      <w:r w:rsidR="00091919" w:rsidRPr="00091919">
        <w:fldChar w:fldCharType="separate"/>
      </w:r>
      <w:r w:rsidRPr="002C67D4">
        <w:rPr>
          <w:rFonts w:ascii="Segoe UI" w:eastAsia="Times New Roman" w:hAnsi="Segoe UI" w:cs="Segoe UI"/>
          <w:sz w:val="18"/>
          <w:lang w:val="en-IN" w:eastAsia="en-IN" w:bidi="bn-IN"/>
        </w:rPr>
        <w:t>OpenFileDialog</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"http://msdn.microsoft.com/en-IN/library/system.windows.controls.printdialog.aspx" </w:instrText>
      </w:r>
      <w:r w:rsidR="00091919" w:rsidRPr="00091919">
        <w:fldChar w:fldCharType="separate"/>
      </w:r>
      <w:r w:rsidRPr="002C67D4">
        <w:rPr>
          <w:rFonts w:ascii="Segoe UI" w:eastAsia="Times New Roman" w:hAnsi="Segoe UI" w:cs="Segoe UI"/>
          <w:sz w:val="18"/>
          <w:lang w:val="en-IN" w:eastAsia="en-IN" w:bidi="bn-IN"/>
        </w:rPr>
        <w:t>PrintDialog</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"http://msdn.microsoft.com/en-IN/library/microsoft.win32.savefiledialog.aspx" </w:instrText>
      </w:r>
      <w:r w:rsidR="00091919" w:rsidRPr="00091919">
        <w:fldChar w:fldCharType="separate"/>
      </w:r>
      <w:r w:rsidRPr="002C67D4">
        <w:rPr>
          <w:rFonts w:ascii="Segoe UI" w:eastAsia="Times New Roman" w:hAnsi="Segoe UI" w:cs="Segoe UI"/>
          <w:sz w:val="18"/>
          <w:lang w:val="en-IN" w:eastAsia="en-IN" w:bidi="bn-IN"/>
        </w:rPr>
        <w:t>SaveFileDialog</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"http://msdn.microsoft.com/en-IN/library/system.windows.controls.inkcanvas.aspx" </w:instrText>
      </w:r>
      <w:r w:rsidR="00091919" w:rsidRPr="00091919">
        <w:fldChar w:fldCharType="separate"/>
      </w:r>
      <w:r w:rsidRPr="002C67D4">
        <w:rPr>
          <w:rFonts w:ascii="Segoe UI" w:eastAsia="Times New Roman" w:hAnsi="Segoe UI" w:cs="Segoe UI"/>
          <w:sz w:val="18"/>
          <w:lang w:val="en-IN" w:eastAsia="en-IN" w:bidi="bn-IN"/>
        </w:rPr>
        <w:t>InkCanvas</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"http://msdn.microsoft.com/en-IN/library/system.windows.controls.inkpresenter.aspx" </w:instrText>
      </w:r>
      <w:r w:rsidR="00091919" w:rsidRPr="00091919">
        <w:fldChar w:fldCharType="separate"/>
      </w:r>
      <w:r w:rsidRPr="002C67D4">
        <w:rPr>
          <w:rFonts w:ascii="Segoe UI" w:eastAsia="Times New Roman" w:hAnsi="Segoe UI" w:cs="Segoe UI"/>
          <w:sz w:val="18"/>
          <w:lang w:val="en-IN" w:eastAsia="en-IN" w:bidi="bn-IN"/>
        </w:rPr>
        <w:t>InkPresenter</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proofErr w:type="spellStart"/>
        <w:r w:rsidRPr="002C67D4">
          <w:rPr>
            <w:rFonts w:ascii="Segoe UI" w:eastAsia="Times New Roman" w:hAnsi="Segoe UI" w:cs="Segoe UI"/>
            <w:sz w:val="18"/>
            <w:lang w:val="en-IN" w:eastAsia="en-IN" w:bidi="bn-IN"/>
          </w:rPr>
          <w:t>FlowDocumentReader</w:t>
        </w:r>
        <w:proofErr w:type="spellEnd"/>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fldChar w:fldCharType="begin"/>
      </w:r>
      <w:r w:rsidR="00091919">
        <w:instrText>HYPERLINK "http://msdn.microsoft.com/en-IN/library/system.windows.controls.flowdocumentscrollviewer.aspx"</w:instrText>
      </w:r>
      <w:r w:rsidR="00091919">
        <w:fldChar w:fldCharType="separate"/>
      </w:r>
      <w:r w:rsidRPr="002C67D4">
        <w:rPr>
          <w:rFonts w:ascii="Segoe UI" w:eastAsia="Times New Roman" w:hAnsi="Segoe UI" w:cs="Segoe UI"/>
          <w:sz w:val="18"/>
          <w:lang w:val="en-IN" w:eastAsia="en-IN" w:bidi="bn-IN"/>
        </w:rPr>
        <w:t>FlowDocumentScrollViewer</w:t>
      </w:r>
      <w:proofErr w:type="spellEnd"/>
      <w:r w:rsidR="00091919">
        <w:fldChar w:fldCharType="end"/>
      </w:r>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79"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"http://msdn.microsoft.com/en-IN/library/system.windows.controls.textbox.aspx" </w:instrText>
      </w:r>
      <w:r w:rsidR="00091919" w:rsidRPr="00091919">
        <w:fldChar w:fldCharType="separate"/>
      </w:r>
      <w:r w:rsidRPr="002C67D4">
        <w:rPr>
          <w:rFonts w:ascii="Segoe UI" w:eastAsia="Times New Roman" w:hAnsi="Segoe UI" w:cs="Segoe UI"/>
          <w:sz w:val="18"/>
          <w:lang w:val="en-IN" w:eastAsia="en-IN" w:bidi="bn-IN"/>
        </w:rPr>
        <w:t>TextBox</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"http://msdn.microsoft.com/en-IN/library/system.windows.controls.richtextbox.aspx" </w:instrText>
      </w:r>
      <w:r w:rsidR="00091919" w:rsidRPr="00091919">
        <w:fldChar w:fldCharType="separate"/>
      </w:r>
      <w:r w:rsidRPr="002C67D4">
        <w:rPr>
          <w:rFonts w:ascii="Segoe UI" w:eastAsia="Times New Roman" w:hAnsi="Segoe UI" w:cs="Segoe UI"/>
          <w:sz w:val="18"/>
          <w:lang w:val="en-IN" w:eastAsia="en-IN" w:bidi="bn-IN"/>
        </w:rPr>
        <w:t>RichTextBox</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"http://msdn.microsoft.com/en-IN/library/system.windows.controls.passwordbox.aspx" </w:instrText>
      </w:r>
      <w:r w:rsidR="00091919" w:rsidRPr="00091919">
        <w:fldChar w:fldCharType="separate"/>
      </w:r>
      <w:r w:rsidRPr="002C67D4">
        <w:rPr>
          <w:rFonts w:ascii="Segoe UI" w:eastAsia="Times New Roman" w:hAnsi="Segoe UI" w:cs="Segoe UI"/>
          <w:sz w:val="18"/>
          <w:lang w:val="en-IN" w:eastAsia="en-IN" w:bidi="bn-IN"/>
        </w:rPr>
        <w:t>PasswordBox</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0"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proofErr w:type="spellStart"/>
        <w:r w:rsidRPr="002C67D4">
          <w:rPr>
            <w:rFonts w:ascii="Segoe UI" w:eastAsia="Times New Roman" w:hAnsi="Segoe UI" w:cs="Segoe UI"/>
            <w:sz w:val="18"/>
            <w:lang w:val="en-IN" w:eastAsia="en-IN" w:bidi="bn-IN"/>
          </w:rPr>
          <w:t>Viewbox</w:t>
        </w:r>
        <w:proofErr w:type="spellEnd"/>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fldChar w:fldCharType="begin"/>
      </w:r>
      <w:r w:rsidR="00091919">
        <w:instrText>HYPERLINK "http://msdn.microsoft.com/en-IN/library/system.windows.controls.virtualizingstackpanel.aspx"</w:instrText>
      </w:r>
      <w:r w:rsidR="00091919">
        <w:fldChar w:fldCharType="separate"/>
      </w:r>
      <w:r w:rsidRPr="002C67D4">
        <w:rPr>
          <w:rFonts w:ascii="Segoe UI" w:eastAsia="Times New Roman" w:hAnsi="Segoe UI" w:cs="Segoe UI"/>
          <w:sz w:val="18"/>
          <w:lang w:val="en-IN" w:eastAsia="en-IN" w:bidi="bn-IN"/>
        </w:rPr>
        <w:t>VirtualizingStackPanel</w:t>
      </w:r>
      <w:proofErr w:type="spellEnd"/>
      <w:r w:rsidR="00091919">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98"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"http://msdn.microsoft.com/en-IN/library/system.windows.controls.mediaelement.aspx" </w:instrText>
      </w:r>
      <w:r w:rsidR="00091919" w:rsidRPr="00091919">
        <w:fldChar w:fldCharType="separate"/>
      </w:r>
      <w:r w:rsidRPr="002C67D4">
        <w:rPr>
          <w:rFonts w:ascii="Segoe UI" w:eastAsia="Times New Roman" w:hAnsi="Segoe UI" w:cs="Segoe UI"/>
          <w:sz w:val="18"/>
          <w:lang w:val="en-IN" w:eastAsia="en-IN" w:bidi="bn-IN"/>
        </w:rPr>
        <w:t>MediaElement</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"http://msdn.microsoft.com/en-IN/library/system.windows.controls.soundplayeraction.aspx" </w:instrText>
      </w:r>
      <w:r w:rsidR="00091919" w:rsidRPr="00091919">
        <w:fldChar w:fldCharType="separate"/>
      </w:r>
      <w:r w:rsidRPr="002C67D4">
        <w:rPr>
          <w:rFonts w:ascii="Segoe UI" w:eastAsia="Times New Roman" w:hAnsi="Segoe UI" w:cs="Segoe UI"/>
          <w:sz w:val="18"/>
          <w:lang w:val="en-IN" w:eastAsia="en-IN" w:bidi="bn-IN"/>
        </w:rPr>
        <w:t>SoundPlayerAction</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"http://msdn.microsoft.com/en-IN/library/system.windows.controls.contextmenu.aspx" </w:instrText>
      </w:r>
      <w:r w:rsidR="00091919" w:rsidRPr="00091919">
        <w:fldChar w:fldCharType="separate"/>
      </w:r>
      <w:r w:rsidRPr="002C67D4">
        <w:rPr>
          <w:rFonts w:ascii="Segoe UI" w:eastAsia="Times New Roman" w:hAnsi="Segoe UI" w:cs="Segoe UI"/>
          <w:sz w:val="18"/>
          <w:lang w:val="en-IN" w:eastAsia="en-IN" w:bidi="bn-IN"/>
        </w:rPr>
        <w:t>ContextMenu</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"http://msdn.microsoft.com/en-IN/library/system.windows.controls.toolbar.aspx" </w:instrText>
      </w:r>
      <w:r w:rsidR="00091919" w:rsidRPr="00091919">
        <w:fldChar w:fldCharType="separate"/>
      </w:r>
      <w:r w:rsidRPr="002C67D4">
        <w:rPr>
          <w:rFonts w:ascii="Segoe UI" w:eastAsia="Times New Roman" w:hAnsi="Segoe UI" w:cs="Segoe UI"/>
          <w:sz w:val="18"/>
          <w:lang w:val="en-IN" w:eastAsia="en-IN" w:bidi="bn-IN"/>
        </w:rPr>
        <w:t>ToolBar</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"http://msdn.microsoft.com/en-IN/library/system.windows.navigation.navigationwindow.aspx" </w:instrText>
      </w:r>
      <w:r w:rsidR="00091919" w:rsidRPr="00091919">
        <w:fldChar w:fldCharType="separate"/>
      </w:r>
      <w:r w:rsidRPr="002C67D4">
        <w:rPr>
          <w:rFonts w:ascii="Segoe UI" w:eastAsia="Times New Roman" w:hAnsi="Segoe UI" w:cs="Segoe UI"/>
          <w:sz w:val="18"/>
          <w:lang w:val="en-IN" w:eastAsia="en-IN" w:bidi="bn-IN"/>
        </w:rPr>
        <w:t>NavigationWindow</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"http://msdn.microsoft.com/en-IN/library/system.windows.controls.tabcontrol.aspx" </w:instrText>
      </w:r>
      <w:r w:rsidR="00091919" w:rsidRPr="00091919">
        <w:fldChar w:fldCharType="separate"/>
      </w:r>
      <w:r w:rsidRPr="002C67D4">
        <w:rPr>
          <w:rFonts w:ascii="Segoe UI" w:eastAsia="Times New Roman" w:hAnsi="Segoe UI" w:cs="Segoe UI"/>
          <w:sz w:val="18"/>
          <w:lang w:val="en-IN" w:eastAsia="en-IN" w:bidi="bn-IN"/>
        </w:rPr>
        <w:t>TabControl</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"http://msdn.microsoft.com/en-IN/library/system.windows.controls.checkbox.aspx" </w:instrText>
      </w:r>
      <w:r w:rsidR="00091919" w:rsidRPr="00091919">
        <w:fldChar w:fldCharType="separate"/>
      </w:r>
      <w:r w:rsidRPr="002C67D4">
        <w:rPr>
          <w:rFonts w:ascii="Segoe UI" w:eastAsia="Times New Roman" w:hAnsi="Segoe UI" w:cs="Segoe UI"/>
          <w:sz w:val="18"/>
          <w:lang w:val="en-IN" w:eastAsia="en-IN" w:bidi="bn-IN"/>
        </w:rPr>
        <w:t>CheckBox</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"http://msdn.microsoft.com/en-IN/library/system.windows.controls.combobox.aspx" </w:instrText>
      </w:r>
      <w:r w:rsidR="00091919" w:rsidRPr="00091919">
        <w:fldChar w:fldCharType="separate"/>
      </w:r>
      <w:r w:rsidRPr="002C67D4">
        <w:rPr>
          <w:rFonts w:ascii="Segoe UI" w:eastAsia="Times New Roman" w:hAnsi="Segoe UI" w:cs="Segoe UI"/>
          <w:sz w:val="18"/>
          <w:lang w:val="en-IN" w:eastAsia="en-IN" w:bidi="bn-IN"/>
        </w:rPr>
        <w:t>ComboBox</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"http://msdn.microsoft.com/en-IN/library/system.windows.controls.listbox.aspx" </w:instrText>
      </w:r>
      <w:r w:rsidR="00091919" w:rsidRPr="00091919">
        <w:fldChar w:fldCharType="separate"/>
      </w:r>
      <w:r w:rsidRPr="002C67D4">
        <w:rPr>
          <w:rFonts w:ascii="Segoe UI" w:eastAsia="Times New Roman" w:hAnsi="Segoe UI" w:cs="Segoe UI"/>
          <w:sz w:val="18"/>
          <w:lang w:val="en-IN" w:eastAsia="en-IN" w:bidi="bn-IN"/>
        </w:rPr>
        <w:t>ListBox</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91919" w:rsidRPr="00091919">
        <w:fldChar w:fldCharType="begin"/>
      </w:r>
      <w:r w:rsidR="000C6BFC">
        <w:instrText xml:space="preserve"> HYPERLINK "http://msdn.microsoft.com/en-IN/library/system.windows.controls.radiobutton.aspx" </w:instrText>
      </w:r>
      <w:r w:rsidR="00091919" w:rsidRPr="00091919">
        <w:fldChar w:fldCharType="separate"/>
      </w:r>
      <w:r w:rsidRPr="002C67D4">
        <w:rPr>
          <w:rFonts w:ascii="Segoe UI" w:eastAsia="Times New Roman" w:hAnsi="Segoe UI" w:cs="Segoe UI"/>
          <w:sz w:val="18"/>
          <w:lang w:val="en-IN" w:eastAsia="en-IN" w:bidi="bn-IN"/>
        </w:rPr>
        <w:t>RadioButton</w:t>
      </w:r>
      <w:proofErr w:type="spellEnd"/>
      <w:r w:rsidR="00091919">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09191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2"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09191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3" w:history="1">
        <w:proofErr w:type="spellStart"/>
        <w:r w:rsidR="00B50F39" w:rsidRPr="00B50F39">
          <w:rPr>
            <w:rStyle w:val="Hyperlink"/>
            <w:rFonts w:ascii="Segoe UI" w:hAnsi="Segoe UI" w:cs="Segoe UI"/>
            <w:color w:val="auto"/>
            <w:sz w:val="18"/>
            <w:szCs w:val="18"/>
            <w:u w:val="none"/>
          </w:rPr>
          <w:t>DockPanel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09191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4"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09191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5" w:history="1">
        <w:proofErr w:type="spellStart"/>
        <w:r w:rsidR="00B50F39" w:rsidRPr="00B50F39">
          <w:rPr>
            <w:rStyle w:val="Hyperlink"/>
            <w:rFonts w:ascii="Segoe UI" w:hAnsi="Segoe UI" w:cs="Segoe UI"/>
            <w:color w:val="auto"/>
            <w:sz w:val="18"/>
            <w:szCs w:val="18"/>
            <w:u w:val="none"/>
          </w:rPr>
          <w:t>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09191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6" w:history="1">
        <w:proofErr w:type="spellStart"/>
        <w:r w:rsidR="00B50F39" w:rsidRPr="00B50F39">
          <w:rPr>
            <w:rStyle w:val="Hyperlink"/>
            <w:rFonts w:ascii="Segoe UI" w:hAnsi="Segoe UI" w:cs="Segoe UI"/>
            <w:color w:val="auto"/>
            <w:sz w:val="18"/>
            <w:szCs w:val="18"/>
            <w:u w:val="none"/>
          </w:rPr>
          <w:t>VirtualizingStackPanel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091919"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7" w:history="1">
        <w:proofErr w:type="spellStart"/>
        <w:r w:rsidR="00B50F39" w:rsidRPr="00B50F39">
          <w:rPr>
            <w:rStyle w:val="Hyperlink"/>
            <w:rFonts w:ascii="Segoe UI" w:hAnsi="Segoe UI" w:cs="Segoe UI"/>
            <w:color w:val="auto"/>
            <w:sz w:val="18"/>
            <w:szCs w:val="18"/>
            <w:u w:val="none"/>
          </w:rPr>
          <w:t>WrapPanel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091919" w:rsidP="006D3AE6">
      <w:pPr>
        <w:tabs>
          <w:tab w:val="center" w:pos="4680"/>
        </w:tabs>
      </w:pPr>
      <w:hyperlink r:id="rId118"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9"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0"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5" w:author="Unknown"/>
          <w:u w:val="single"/>
        </w:rPr>
      </w:pPr>
      <w:ins w:id="66"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1"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2"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3"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4" w:history="1">
              <w:proofErr w:type="spellStart"/>
              <w:r w:rsidR="00A56392">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5" w:history="1">
              <w:proofErr w:type="spellStart"/>
              <w:r w:rsidR="00A56392">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6" w:history="1">
              <w:proofErr w:type="spellStart"/>
              <w:r w:rsidR="00A56392">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7" w:history="1">
              <w:proofErr w:type="spellStart"/>
              <w:r w:rsidR="00A56392">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8" w:history="1">
              <w:proofErr w:type="spellStart"/>
              <w:r w:rsidR="00A56392">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29" w:history="1">
              <w:proofErr w:type="spellStart"/>
              <w:r w:rsidR="00A56392">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0" w:history="1">
              <w:proofErr w:type="spellStart"/>
              <w:r w:rsidR="00A56392">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1" w:history="1">
              <w:proofErr w:type="spellStart"/>
              <w:r w:rsidR="00A56392">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2" w:history="1">
              <w:proofErr w:type="spellStart"/>
              <w:r w:rsidR="00A56392">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"http://msdn.microsoft.com/en-us/library/system.device.location.aspx" </w:instrText>
            </w:r>
            <w:r w:rsidR="00091919" w:rsidRPr="00091919">
              <w:fldChar w:fldCharType="separate"/>
            </w:r>
            <w:r>
              <w:rPr>
                <w:rStyle w:val="Hyperlink"/>
                <w:rFonts w:ascii="Segoe UI" w:hAnsi="Segoe UI" w:cs="Segoe UI"/>
                <w:color w:val="03697A"/>
                <w:sz w:val="18"/>
                <w:szCs w:val="18"/>
              </w:rPr>
              <w:t>System.Device.Location</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"http://msdn.microsoft.com/en-us/library/system.device.location.aspx" </w:instrText>
            </w:r>
            <w:r w:rsidR="00091919" w:rsidRPr="00091919">
              <w:fldChar w:fldCharType="separate"/>
            </w:r>
            <w:r>
              <w:rPr>
                <w:rStyle w:val="Hyperlink"/>
                <w:rFonts w:ascii="Segoe UI" w:hAnsi="Segoe UI" w:cs="Segoe UI"/>
                <w:color w:val="03697A"/>
                <w:sz w:val="18"/>
                <w:szCs w:val="18"/>
              </w:rPr>
              <w:t>System.Device.Location</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3" w:history="1">
              <w:proofErr w:type="spellStart"/>
              <w:r w:rsidR="00A56392">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4" w:history="1">
              <w:proofErr w:type="spellStart"/>
              <w:r w:rsidR="00A56392">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5" w:history="1">
              <w:proofErr w:type="spellStart"/>
              <w:r w:rsidR="00A56392">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6" w:history="1">
              <w:proofErr w:type="spellStart"/>
              <w:r w:rsidR="00A56392">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"http://msdn.microsoft.com/en-us/library/system.dynamic.aspx" </w:instrText>
            </w:r>
            <w:r w:rsidR="00091919" w:rsidRPr="00091919">
              <w:fldChar w:fldCharType="separate"/>
            </w:r>
            <w:r>
              <w:rPr>
                <w:rStyle w:val="Hyperlink"/>
                <w:rFonts w:ascii="Segoe UI" w:hAnsi="Segoe UI" w:cs="Segoe UI"/>
                <w:color w:val="03697A"/>
                <w:sz w:val="18"/>
                <w:szCs w:val="18"/>
              </w:rPr>
              <w:t>System.Dynamic</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7" w:history="1">
              <w:proofErr w:type="spellStart"/>
              <w:r w:rsidR="00A56392">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38" w:history="1">
              <w:proofErr w:type="spellStart"/>
              <w:r w:rsidR="00A56392">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"http://msdn.microsoft.com/en-us/library/system.globalization.aspx" </w:instrText>
            </w:r>
            <w:r w:rsidR="00091919" w:rsidRPr="00091919">
              <w:fldChar w:fldCharType="separate"/>
            </w:r>
            <w:r>
              <w:rPr>
                <w:rStyle w:val="Hyperlink"/>
                <w:rFonts w:ascii="Segoe UI" w:hAnsi="Segoe UI" w:cs="Segoe UI"/>
                <w:color w:val="03697A"/>
                <w:sz w:val="18"/>
                <w:szCs w:val="18"/>
              </w:rPr>
              <w:t>System.Globalization</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"http://msdn.microsoft.com/en-us/library/system.globalization.stringinfo.aspx" </w:instrText>
            </w:r>
            <w:r w:rsidR="00091919" w:rsidRPr="00091919">
              <w:fldChar w:fldCharType="separate"/>
            </w:r>
            <w:r>
              <w:rPr>
                <w:rStyle w:val="Hyperlink"/>
                <w:rFonts w:ascii="Segoe UI" w:hAnsi="Segoe UI" w:cs="Segoe UI"/>
                <w:color w:val="03697A"/>
                <w:sz w:val="18"/>
                <w:szCs w:val="18"/>
              </w:rPr>
              <w:t>StringInfo</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39"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0" w:history="1">
              <w:proofErr w:type="spellStart"/>
              <w:r w:rsidR="00A56392">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1"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2" w:history="1">
              <w:proofErr w:type="spellStart"/>
              <w:r w:rsidR="00A56392">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3" w:history="1">
              <w:proofErr w:type="spellStart"/>
              <w:r w:rsidR="00A56392">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4" w:history="1">
              <w:proofErr w:type="spellStart"/>
              <w:r w:rsidR="00A56392">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"http://msdn.microsoft.com/en-us/library/system.media.aspx" </w:instrText>
            </w:r>
            <w:r w:rsidR="00091919" w:rsidRPr="00091919">
              <w:fldChar w:fldCharType="separate"/>
            </w:r>
            <w:r>
              <w:rPr>
                <w:rStyle w:val="Hyperlink"/>
                <w:rFonts w:ascii="Segoe UI" w:hAnsi="Segoe UI" w:cs="Segoe UI"/>
                <w:color w:val="03697A"/>
                <w:sz w:val="18"/>
                <w:szCs w:val="18"/>
              </w:rPr>
              <w:t>System.Media</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5" w:history="1">
              <w:proofErr w:type="spellStart"/>
              <w:r w:rsidR="00A56392">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47" w:history="1">
              <w:proofErr w:type="spellStart"/>
              <w:r w:rsidR="00A56392">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"http://msdn.microsoft.com/en-us/library/system.numerics.aspx" </w:instrText>
            </w:r>
            <w:r w:rsidR="00091919" w:rsidRPr="00091919">
              <w:fldChar w:fldCharType="separate"/>
            </w:r>
            <w:r>
              <w:rPr>
                <w:rStyle w:val="Hyperlink"/>
                <w:rFonts w:ascii="Segoe UI" w:hAnsi="Segoe UI" w:cs="Segoe UI"/>
                <w:color w:val="03697A"/>
                <w:sz w:val="18"/>
                <w:szCs w:val="18"/>
              </w:rPr>
              <w:t>System.Numerics</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1" w:history="1">
              <w:proofErr w:type="spellStart"/>
              <w:r w:rsidR="00A56392">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2" w:history="1">
              <w:proofErr w:type="spellStart"/>
              <w:r w:rsidR="00A56392">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3" w:history="1">
              <w:proofErr w:type="spellStart"/>
              <w:r w:rsidR="00A56392">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4" w:history="1">
              <w:proofErr w:type="spellStart"/>
              <w:r w:rsidR="00A56392">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5" w:history="1">
              <w:proofErr w:type="spellStart"/>
              <w:r w:rsidR="00A56392">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6" w:history="1">
              <w:proofErr w:type="spellStart"/>
              <w:r w:rsidR="00A56392">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7" w:history="1">
              <w:proofErr w:type="spellStart"/>
              <w:r w:rsidR="00A56392">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8" w:history="1">
              <w:proofErr w:type="spellStart"/>
              <w:r w:rsidR="00A56392">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59" w:history="1">
              <w:proofErr w:type="spellStart"/>
              <w:r w:rsidR="00A56392">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0" w:history="1">
              <w:proofErr w:type="spellStart"/>
              <w:r w:rsidR="00A56392">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1" w:history="1">
              <w:proofErr w:type="spellStart"/>
              <w:r w:rsidR="00A56392">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"http://msdn.microsoft.com/en-us/library/system.timers.aspx" </w:instrText>
            </w:r>
            <w:r w:rsidR="00091919" w:rsidRPr="00091919">
              <w:fldChar w:fldCharType="separate"/>
            </w:r>
            <w:r>
              <w:rPr>
                <w:rStyle w:val="Hyperlink"/>
                <w:rFonts w:ascii="Segoe UI" w:hAnsi="Segoe UI" w:cs="Segoe UI"/>
                <w:color w:val="03697A"/>
                <w:sz w:val="18"/>
                <w:szCs w:val="18"/>
              </w:rPr>
              <w:t>System.Timers</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2"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3" w:history="1">
              <w:proofErr w:type="spellStart"/>
              <w:r w:rsidR="00A56392">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4" w:history="1">
              <w:proofErr w:type="spellStart"/>
              <w:r w:rsidR="00A56392">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5" w:history="1">
              <w:proofErr w:type="spellStart"/>
              <w:r w:rsidR="00A56392">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6" w:history="1">
              <w:proofErr w:type="spellStart"/>
              <w:r w:rsidR="00A56392">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7" w:history="1">
              <w:proofErr w:type="spellStart"/>
              <w:r w:rsidR="00A56392">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8" w:history="1">
              <w:proofErr w:type="spellStart"/>
              <w:r w:rsidR="00A56392">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1" w:history="1">
              <w:proofErr w:type="spellStart"/>
              <w:r w:rsidR="00A56392">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2" w:history="1">
              <w:proofErr w:type="spellStart"/>
              <w:r w:rsidR="00A56392">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"http://msdn.microsoft.com/en-us/library/microsoft.aspnet.snapin.aspx" </w:instrText>
            </w:r>
            <w:r w:rsidR="00091919" w:rsidRPr="00091919">
              <w:fldChar w:fldCharType="separate"/>
            </w:r>
            <w:r>
              <w:rPr>
                <w:rStyle w:val="Hyperlink"/>
                <w:rFonts w:ascii="Segoe UI" w:hAnsi="Segoe UI" w:cs="Segoe UI"/>
                <w:color w:val="03697A"/>
                <w:sz w:val="18"/>
                <w:szCs w:val="18"/>
              </w:rPr>
              <w:t>Microsoft.Aspnet.Snapin</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3"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4" w:history="1">
              <w:proofErr w:type="spellStart"/>
              <w:r w:rsidR="00A56392">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5" w:history="1">
              <w:proofErr w:type="spellStart"/>
              <w:r w:rsidR="00A56392">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6" w:history="1">
              <w:proofErr w:type="spellStart"/>
              <w:r w:rsidR="00A56392">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"http://msdn.microsoft.com/en-us/library/microsoft.data.entity.build.tasks.aspx" </w:instrText>
            </w:r>
            <w:r w:rsidR="00091919" w:rsidRPr="00091919">
              <w:fldChar w:fldCharType="separate"/>
            </w:r>
            <w:r>
              <w:rPr>
                <w:rStyle w:val="Hyperlink"/>
                <w:rFonts w:ascii="Segoe UI" w:hAnsi="Segoe UI" w:cs="Segoe UI"/>
                <w:color w:val="03697A"/>
                <w:sz w:val="18"/>
                <w:szCs w:val="18"/>
              </w:rPr>
              <w:t>Microsoft.Data.Entity.Build.Tasks</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7" w:history="1">
              <w:proofErr w:type="spellStart"/>
              <w:r w:rsidR="00A56392">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8" w:history="1">
              <w:proofErr w:type="spellStart"/>
              <w:r w:rsidR="00A56392">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91919" w:rsidRPr="00091919">
              <w:fldChar w:fldCharType="begin"/>
            </w:r>
            <w:r w:rsidR="000C6BFC">
              <w:instrText xml:space="preserve"> HYPERLINK "http://msdn.microsoft.com/en-us/library/microsoft.sqlserver.server.aspx" </w:instrText>
            </w:r>
            <w:r w:rsidR="00091919" w:rsidRPr="00091919">
              <w:fldChar w:fldCharType="separate"/>
            </w:r>
            <w:r>
              <w:rPr>
                <w:rStyle w:val="Hyperlink"/>
                <w:rFonts w:ascii="Segoe UI" w:hAnsi="Segoe UI" w:cs="Segoe UI"/>
                <w:color w:val="03697A"/>
                <w:sz w:val="18"/>
                <w:szCs w:val="18"/>
              </w:rPr>
              <w:t>Microsoft.SqlServer.Server</w:t>
            </w:r>
            <w:proofErr w:type="spellEnd"/>
            <w:r w:rsidR="00091919">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79" w:history="1">
              <w:proofErr w:type="spellStart"/>
              <w:r w:rsidR="00A56392">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80" w:history="1">
              <w:proofErr w:type="spellStart"/>
              <w:r w:rsidR="00A56392">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82" w:history="1">
              <w:proofErr w:type="spellStart"/>
              <w:r w:rsidR="00A56392">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83" w:history="1">
              <w:proofErr w:type="spellStart"/>
              <w:r w:rsidR="00A56392">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91919">
            <w:pPr>
              <w:spacing w:before="150" w:after="150" w:line="240" w:lineRule="atLeast"/>
              <w:ind w:left="150" w:right="150"/>
              <w:rPr>
                <w:rFonts w:ascii="Segoe UI" w:hAnsi="Segoe UI" w:cs="Segoe UI"/>
                <w:color w:val="2A2A2A"/>
                <w:sz w:val="18"/>
                <w:szCs w:val="18"/>
              </w:rPr>
            </w:pPr>
            <w:hyperlink r:id="rId184" w:history="1">
              <w:proofErr w:type="spellStart"/>
              <w:r w:rsidR="00A56392">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5"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MySQL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MySQL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186"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7"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88"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9"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0"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1"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2"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3"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4"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5"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6"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7"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98"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99"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0"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1"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2"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CD68D4" w:rsidRDefault="00CD68D4" w:rsidP="00CD68D4">
      <w:pPr>
        <w:pStyle w:val="Heading3"/>
        <w:rPr>
          <w:rFonts w:eastAsia="Times New Roman"/>
          <w:lang w:eastAsia="en-IN"/>
        </w:rPr>
      </w:pPr>
      <w:r>
        <w:rPr>
          <w:rFonts w:eastAsia="Times New Roman"/>
          <w:lang w:eastAsia="en-IN"/>
        </w:rPr>
        <w:lastRenderedPageBreak/>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03"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04"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05"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06"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07"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08"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09"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proofErr w:type="spellStart"/>
      <w:r w:rsidRPr="00DB3B2B">
        <w:rPr>
          <w:rFonts w:ascii="Arial" w:eastAsia="Times New Roman" w:hAnsi="Arial" w:cs="Arial"/>
          <w:lang w:bidi="ar-SA"/>
        </w:rPr>
        <w:fldChar w:fldCharType="begin"/>
      </w:r>
      <w:r w:rsidRPr="00DB3B2B">
        <w:rPr>
          <w:rFonts w:ascii="Arial" w:eastAsia="Times New Roman" w:hAnsi="Arial" w:cs="Arial"/>
          <w:lang w:bidi="ar-SA"/>
        </w:rPr>
        <w:instrText xml:space="preserve"> HYPERLINK "http://en.wikipedia.org/wiki/Java_bytecode" \o "Java bytecode" </w:instrText>
      </w:r>
      <w:r w:rsidRPr="00DB3B2B">
        <w:rPr>
          <w:rFonts w:ascii="Arial" w:eastAsia="Times New Roman" w:hAnsi="Arial" w:cs="Arial"/>
          <w:lang w:bidi="ar-SA"/>
        </w:rPr>
        <w:fldChar w:fldCharType="separate"/>
      </w:r>
      <w:r w:rsidRPr="00DB3B2B">
        <w:rPr>
          <w:rFonts w:ascii="Arial" w:eastAsia="Times New Roman" w:hAnsi="Arial" w:cs="Arial"/>
          <w:lang w:bidi="ar-SA"/>
        </w:rPr>
        <w:t>bytecode</w:t>
      </w:r>
      <w:proofErr w:type="spellEnd"/>
      <w:r w:rsidRPr="00DB3B2B">
        <w:rPr>
          <w:rFonts w:ascii="Arial" w:eastAsia="Times New Roman" w:hAnsi="Arial" w:cs="Arial"/>
          <w:lang w:bidi="ar-SA"/>
        </w:rPr>
        <w:fldChar w:fldCharType="end"/>
      </w:r>
      <w:r w:rsidRPr="00DB3B2B">
        <w:rPr>
          <w:rFonts w:ascii="Arial" w:eastAsia="Times New Roman" w:hAnsi="Arial" w:cs="Arial"/>
          <w:lang w:bidi="ar-SA"/>
        </w:rPr>
        <w:t> (</w:t>
      </w:r>
      <w:hyperlink r:id="rId210"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11"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12"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13" w:anchor="cite_note-10" w:history="1">
        <w:r w:rsidRPr="00DB3B2B">
          <w:rPr>
            <w:rFonts w:ascii="Arial" w:eastAsia="Times New Roman" w:hAnsi="Arial" w:cs="Arial"/>
            <w:vertAlign w:val="superscript"/>
            <w:lang w:bidi="ar-SA"/>
          </w:rPr>
          <w:t>[10]</w:t>
        </w:r>
      </w:hyperlink>
      <w:hyperlink r:id="rId214"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15"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16"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xml:space="preserve"> (which has </w:t>
      </w:r>
      <w:proofErr w:type="spellStart"/>
      <w:r w:rsidRPr="00DB3B2B">
        <w:rPr>
          <w:rFonts w:ascii="Arial" w:eastAsia="Times New Roman" w:hAnsi="Arial" w:cs="Arial"/>
          <w:lang w:bidi="ar-SA"/>
        </w:rPr>
        <w:t>since</w:t>
      </w:r>
      <w:hyperlink r:id="rId217" w:tooltip="Sun acquisition by Oracle" w:history="1">
        <w:r w:rsidRPr="00DB3B2B">
          <w:rPr>
            <w:rFonts w:ascii="Arial" w:eastAsia="Times New Roman" w:hAnsi="Arial" w:cs="Arial"/>
            <w:lang w:bidi="ar-SA"/>
          </w:rPr>
          <w:t>merged</w:t>
        </w:r>
        <w:proofErr w:type="spellEnd"/>
        <w:r w:rsidRPr="00DB3B2B">
          <w:rPr>
            <w:rFonts w:ascii="Arial" w:eastAsia="Times New Roman" w:hAnsi="Arial" w:cs="Arial"/>
            <w:lang w:bidi="ar-SA"/>
          </w:rPr>
          <w:t xml:space="preserve"> into Oracle Corporation</w:t>
        </w:r>
      </w:hyperlink>
      <w:r w:rsidRPr="00DB3B2B">
        <w:rPr>
          <w:rFonts w:ascii="Arial" w:eastAsia="Times New Roman" w:hAnsi="Arial" w:cs="Arial"/>
          <w:lang w:bidi="ar-SA"/>
        </w:rPr>
        <w:t>) and released in 1995 as a core component of Sun Microsystems' </w:t>
      </w:r>
      <w:hyperlink r:id="rId218"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19"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20"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21" w:tooltip="C++" w:history="1">
        <w:r w:rsidRPr="00DB3B2B">
          <w:rPr>
            <w:rFonts w:ascii="Arial" w:eastAsia="Times New Roman" w:hAnsi="Arial" w:cs="Arial"/>
            <w:lang w:bidi="ar-SA"/>
          </w:rPr>
          <w:t>C++</w:t>
        </w:r>
      </w:hyperlink>
      <w:r w:rsidRPr="00DB3B2B">
        <w:rPr>
          <w:rFonts w:ascii="Arial" w:eastAsia="Times New Roman" w:hAnsi="Arial" w:cs="Arial"/>
          <w:lang w:bidi="ar-SA"/>
        </w:rPr>
        <w:t xml:space="preserve">, but it has </w:t>
      </w:r>
      <w:proofErr w:type="spellStart"/>
      <w:r w:rsidRPr="00DB3B2B">
        <w:rPr>
          <w:rFonts w:ascii="Arial" w:eastAsia="Times New Roman" w:hAnsi="Arial" w:cs="Arial"/>
          <w:lang w:bidi="ar-SA"/>
        </w:rPr>
        <w:t>fewer</w:t>
      </w:r>
      <w:hyperlink r:id="rId222" w:tooltip="Low-level programming language" w:history="1">
        <w:r w:rsidRPr="00DB3B2B">
          <w:rPr>
            <w:rFonts w:ascii="Arial" w:eastAsia="Times New Roman" w:hAnsi="Arial" w:cs="Arial"/>
            <w:lang w:bidi="ar-SA"/>
          </w:rPr>
          <w:t>low</w:t>
        </w:r>
        <w:proofErr w:type="spellEnd"/>
        <w:r w:rsidRPr="00DB3B2B">
          <w:rPr>
            <w:rFonts w:ascii="Arial" w:eastAsia="Times New Roman" w:hAnsi="Arial" w:cs="Arial"/>
            <w:lang w:bidi="ar-SA"/>
          </w:rPr>
          <w:t>-level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23"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24"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25"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26"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27"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28"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29" w:tooltip="GNU Classpath" w:history="1">
        <w:r w:rsidRPr="00DB3B2B">
          <w:rPr>
            <w:rFonts w:ascii="Arial" w:eastAsia="Times New Roman" w:hAnsi="Arial" w:cs="Arial"/>
            <w:lang w:bidi="ar-SA"/>
          </w:rPr>
          <w:t xml:space="preserve">GNU </w:t>
        </w:r>
        <w:proofErr w:type="spellStart"/>
        <w:r w:rsidRPr="00DB3B2B">
          <w:rPr>
            <w:rFonts w:ascii="Arial" w:eastAsia="Times New Roman" w:hAnsi="Arial" w:cs="Arial"/>
            <w:lang w:bidi="ar-SA"/>
          </w:rPr>
          <w:t>Classpath</w:t>
        </w:r>
        <w:proofErr w:type="spellEnd"/>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 concept of Write-once-run-anywhere (known as the Platform independent) is one of the important key feature of java language that makes java as the most powerful language. Not even a single language is idle to this feature but java is </w:t>
      </w:r>
      <w:proofErr w:type="gramStart"/>
      <w:r w:rsidRPr="003E77BB">
        <w:rPr>
          <w:rFonts w:ascii="Arial" w:eastAsia="Times New Roman" w:hAnsi="Arial" w:cs="Arial"/>
          <w:color w:val="000000"/>
          <w:lang w:bidi="ar-SA"/>
        </w:rPr>
        <w:t>more closer</w:t>
      </w:r>
      <w:proofErr w:type="gramEnd"/>
      <w:r w:rsidRPr="003E77BB">
        <w:rPr>
          <w:rFonts w:ascii="Arial" w:eastAsia="Times New Roman" w:hAnsi="Arial" w:cs="Arial"/>
          <w:color w:val="000000"/>
          <w:lang w:bidi="ar-SA"/>
        </w:rPr>
        <w:t xml:space="preserve">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w:t>
      </w:r>
      <w:proofErr w:type="spellStart"/>
      <w:r w:rsidRPr="003E77BB">
        <w:rPr>
          <w:rFonts w:ascii="Arial" w:eastAsia="Times New Roman" w:hAnsi="Arial" w:cs="Arial"/>
          <w:color w:val="000000"/>
          <w:lang w:bidi="ar-SA"/>
        </w:rPr>
        <w:t>deallocation</w:t>
      </w:r>
      <w:proofErr w:type="spellEnd"/>
      <w:r w:rsidRPr="003E77BB">
        <w:rPr>
          <w:rFonts w:ascii="Arial" w:eastAsia="Times New Roman" w:hAnsi="Arial" w:cs="Arial"/>
          <w:color w:val="000000"/>
          <w:lang w:bidi="ar-SA"/>
        </w:rPr>
        <w:t xml:space="preserve">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w:t>
      </w:r>
      <w:proofErr w:type="gramStart"/>
      <w:r w:rsidRPr="003E77BB">
        <w:rPr>
          <w:rFonts w:ascii="Arial" w:eastAsia="Times New Roman" w:hAnsi="Arial" w:cs="Arial"/>
          <w:color w:val="000000"/>
          <w:lang w:bidi="ar-SA"/>
        </w:rPr>
        <w:t>  are</w:t>
      </w:r>
      <w:proofErr w:type="gramEnd"/>
      <w:r w:rsidRPr="003E77BB">
        <w:rPr>
          <w:rFonts w:ascii="Arial" w:eastAsia="Times New Roman" w:hAnsi="Arial" w:cs="Arial"/>
          <w:color w:val="000000"/>
          <w:lang w:bidi="ar-SA"/>
        </w:rPr>
        <w:t xml:space="preserve"> not fully object oriented languages because they are structured as well as object oriented languages. But in case of java,</w:t>
      </w:r>
      <w:proofErr w:type="gramStart"/>
      <w:r w:rsidRPr="003E77BB">
        <w:rPr>
          <w:rFonts w:ascii="Arial" w:eastAsia="Times New Roman" w:hAnsi="Arial" w:cs="Arial"/>
          <w:color w:val="000000"/>
          <w:lang w:bidi="ar-SA"/>
        </w:rPr>
        <w:t>  it</w:t>
      </w:r>
      <w:proofErr w:type="gramEnd"/>
      <w:r w:rsidRPr="003E77BB">
        <w:rPr>
          <w:rFonts w:ascii="Arial" w:eastAsia="Times New Roman" w:hAnsi="Arial" w:cs="Arial"/>
          <w:color w:val="000000"/>
          <w:lang w:bidi="ar-SA"/>
        </w:rPr>
        <w:t xml:space="preserve">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Java has the strong memory allocation and automatic garbage collection mechanism. It provides the powerful exception handling and type checking mechanism as compare to other programming languages. Compiler checks the program whether there any error and 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lastRenderedPageBreak/>
        <w:t>Portable</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feature Write-once-run-anywhere makes the java language portable provided that the system must have interpreter for the JVM. Java also </w:t>
      </w:r>
      <w:proofErr w:type="gramStart"/>
      <w:r>
        <w:rPr>
          <w:rFonts w:ascii="Arial" w:hAnsi="Arial" w:cs="Arial"/>
          <w:color w:val="000000"/>
          <w:sz w:val="20"/>
          <w:szCs w:val="20"/>
        </w:rPr>
        <w:t>have</w:t>
      </w:r>
      <w:proofErr w:type="gramEnd"/>
      <w:r>
        <w:rPr>
          <w:rFonts w:ascii="Arial" w:hAnsi="Arial" w:cs="Arial"/>
          <w:color w:val="000000"/>
          <w:sz w:val="20"/>
          <w:szCs w:val="20"/>
        </w:rPr>
        <w:t xml:space="preser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proofErr w:type="gramStart"/>
      <w:r>
        <w:rPr>
          <w:rFonts w:ascii="Arial" w:hAnsi="Arial" w:cs="Arial"/>
          <w:color w:val="000000"/>
          <w:sz w:val="20"/>
          <w:szCs w:val="20"/>
        </w:rPr>
        <w:t>While</w:t>
      </w:r>
      <w:proofErr w:type="gramEnd"/>
      <w:r>
        <w:rPr>
          <w:rFonts w:ascii="Arial" w:hAnsi="Arial" w:cs="Arial"/>
          <w:color w:val="000000"/>
          <w:sz w:val="20"/>
          <w:szCs w:val="20"/>
        </w:rPr>
        <w:t xml:space="preserv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 xml:space="preserve">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w:t>
      </w:r>
      <w:proofErr w:type="spellStart"/>
      <w:r>
        <w:rPr>
          <w:rFonts w:ascii="Arial" w:hAnsi="Arial" w:cs="Arial"/>
          <w:color w:val="000000"/>
          <w:sz w:val="20"/>
          <w:szCs w:val="20"/>
        </w:rPr>
        <w:t>bytecode</w:t>
      </w:r>
      <w:proofErr w:type="spellEnd"/>
      <w:r>
        <w:rPr>
          <w:rFonts w:ascii="Arial" w:hAnsi="Arial" w:cs="Arial"/>
          <w:color w:val="000000"/>
          <w:sz w:val="20"/>
          <w:szCs w:val="20"/>
        </w:rPr>
        <w:t xml:space="preserv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 xml:space="preserve">Java uses native code usage, and lightweight process called threads. In the beginning interpretation of byte code </w:t>
      </w:r>
      <w:proofErr w:type="gramStart"/>
      <w:r>
        <w:rPr>
          <w:rFonts w:ascii="Arial" w:hAnsi="Arial" w:cs="Arial"/>
          <w:color w:val="000000"/>
          <w:sz w:val="20"/>
          <w:szCs w:val="20"/>
        </w:rPr>
        <w:t>resulted</w:t>
      </w:r>
      <w:proofErr w:type="gramEnd"/>
      <w:r>
        <w:rPr>
          <w:rFonts w:ascii="Arial" w:hAnsi="Arial" w:cs="Arial"/>
          <w:color w:val="000000"/>
          <w:sz w:val="20"/>
          <w:szCs w:val="20"/>
        </w:rPr>
        <w:t xml:space="preserve">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Multithreading programming is a very interesting concept in Java. In multithreaded programs not even a single thread disturbs the execution of other thread. Threads are obtained from the pool of available ready to run threads and they run on the system 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proofErr w:type="gramStart"/>
      <w:r>
        <w:rPr>
          <w:rFonts w:ascii="Arial" w:hAnsi="Arial" w:cs="Arial"/>
          <w:color w:val="000000"/>
          <w:sz w:val="20"/>
          <w:szCs w:val="20"/>
        </w:rPr>
        <w:t>We</w:t>
      </w:r>
      <w:proofErr w:type="gramEnd"/>
      <w:r>
        <w:rPr>
          <w:rFonts w:ascii="Arial" w:hAnsi="Arial" w:cs="Arial"/>
          <w:color w:val="000000"/>
          <w:sz w:val="20"/>
          <w:szCs w:val="20"/>
        </w:rPr>
        <w:t xml:space="preserv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r>
      <w:r>
        <w:rPr>
          <w:rFonts w:ascii="Arial" w:hAnsi="Arial" w:cs="Arial"/>
          <w:color w:val="000000"/>
          <w:sz w:val="20"/>
          <w:szCs w:val="20"/>
        </w:rPr>
        <w:lastRenderedPageBreak/>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 xml:space="preserve">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w:t>
      </w:r>
      <w:proofErr w:type="gramStart"/>
      <w:r>
        <w:rPr>
          <w:rFonts w:ascii="Arial" w:hAnsi="Arial" w:cs="Arial"/>
          <w:color w:val="000000"/>
          <w:sz w:val="20"/>
          <w:szCs w:val="20"/>
        </w:rPr>
        <w:t>Operating</w:t>
      </w:r>
      <w:proofErr w:type="gramEnd"/>
      <w:r>
        <w:rPr>
          <w:rFonts w:ascii="Arial" w:hAnsi="Arial" w:cs="Arial"/>
          <w:color w:val="000000"/>
          <w:sz w:val="20"/>
          <w:szCs w:val="20"/>
        </w:rPr>
        <w:t xml:space="preserve">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 xml:space="preserve">Hence Java was designed to support applications on network. This feature of Java has </w:t>
      </w:r>
      <w:proofErr w:type="gramStart"/>
      <w:r>
        <w:rPr>
          <w:rFonts w:ascii="Arial" w:hAnsi="Arial" w:cs="Arial"/>
          <w:color w:val="000000"/>
          <w:sz w:val="20"/>
          <w:szCs w:val="20"/>
        </w:rPr>
        <w:t>thrived</w:t>
      </w:r>
      <w:proofErr w:type="gramEnd"/>
      <w:r>
        <w:rPr>
          <w:rFonts w:ascii="Arial" w:hAnsi="Arial" w:cs="Arial"/>
          <w:color w:val="000000"/>
          <w:sz w:val="20"/>
          <w:szCs w:val="20"/>
        </w:rPr>
        <w:t xml:space="preserve">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 xml:space="preserve">Within both families of tools, each SDK includes Java APIs, an emulator, documentation, code examples, and emulator based debugging tools. The SDKs can be used with either the </w:t>
      </w:r>
      <w:proofErr w:type="spellStart"/>
      <w:r>
        <w:t>NetBeans</w:t>
      </w:r>
      <w:proofErr w:type="spellEnd"/>
      <w:r>
        <w:t xml:space="preserve">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22290">
        <w:tc>
          <w:tcPr>
            <w:tcW w:w="5000" w:type="pct"/>
            <w:tcBorders>
              <w:top w:val="nil"/>
              <w:left w:val="nil"/>
              <w:bottom w:val="nil"/>
              <w:right w:val="nil"/>
            </w:tcBorders>
            <w:hideMark/>
          </w:tcPr>
          <w:p w:rsidR="009A565A" w:rsidRDefault="009A565A" w:rsidP="00522290">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w:t>
      </w:r>
      <w:proofErr w:type="spellStart"/>
      <w:r w:rsidRPr="009D01E9">
        <w:t>Asha</w:t>
      </w:r>
      <w:proofErr w:type="spellEnd"/>
      <w:r w:rsidRPr="009D01E9">
        <w:t xml:space="preserve"> 305, Nokia </w:t>
      </w:r>
      <w:proofErr w:type="spellStart"/>
      <w:r w:rsidRPr="009D01E9">
        <w:t>Asha</w:t>
      </w:r>
      <w:proofErr w:type="spellEnd"/>
      <w:r w:rsidRPr="009D01E9">
        <w:t xml:space="preserve"> 306, and Nokia </w:t>
      </w:r>
      <w:proofErr w:type="spellStart"/>
      <w:r w:rsidRPr="009D01E9">
        <w:t>Asha</w:t>
      </w:r>
      <w:proofErr w:type="spellEnd"/>
      <w:r w:rsidRPr="009D01E9">
        <w:t xml:space="preserve"> 311 using the Nokia SDK 2.0 for Java. Then test your apps in an emulator based on the Nokia </w:t>
      </w:r>
      <w:proofErr w:type="spellStart"/>
      <w:r w:rsidRPr="009D01E9">
        <w:t>Asha</w:t>
      </w:r>
      <w:proofErr w:type="spellEnd"/>
      <w:r w:rsidRPr="009D01E9">
        <w:t xml:space="preserve">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lastRenderedPageBreak/>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30"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 xml:space="preserve">LUWIT for Series 40 has graduated beta to a full </w:t>
      </w:r>
      <w:proofErr w:type="spellStart"/>
      <w:r w:rsidRPr="00383EDB">
        <w:rPr>
          <w:rFonts w:eastAsia="Times New Roman"/>
          <w:lang w:bidi="ar-SA"/>
        </w:rPr>
        <w:t>productised</w:t>
      </w:r>
      <w:proofErr w:type="spellEnd"/>
      <w:r w:rsidRPr="00383EDB">
        <w:rPr>
          <w:rFonts w:eastAsia="Times New Roman"/>
          <w:lang w:bidi="ar-SA"/>
        </w:rPr>
        <w:t xml:space="preserve"> release. With a number of new APIs — such as </w:t>
      </w:r>
      <w:proofErr w:type="spellStart"/>
      <w:r w:rsidRPr="00383EDB">
        <w:rPr>
          <w:rFonts w:eastAsia="Times New Roman"/>
          <w:lang w:bidi="ar-SA"/>
        </w:rPr>
        <w:t>PopUpChoiceGroup</w:t>
      </w:r>
      <w:proofErr w:type="spellEnd"/>
      <w:r w:rsidRPr="00383EDB">
        <w:rPr>
          <w:rFonts w:eastAsia="Times New Roman"/>
          <w:lang w:bidi="ar-SA"/>
        </w:rPr>
        <w:t xml:space="preserve">, </w:t>
      </w:r>
      <w:proofErr w:type="spellStart"/>
      <w:r w:rsidRPr="00383EDB">
        <w:rPr>
          <w:rFonts w:eastAsia="Times New Roman"/>
          <w:lang w:bidi="ar-SA"/>
        </w:rPr>
        <w:t>ContextMenu</w:t>
      </w:r>
      <w:proofErr w:type="spellEnd"/>
      <w:r w:rsidRPr="00383EDB">
        <w:rPr>
          <w:rFonts w:eastAsia="Times New Roman"/>
          <w:lang w:bidi="ar-SA"/>
        </w:rPr>
        <w:t xml:space="preserve">, and </w:t>
      </w:r>
      <w:proofErr w:type="spellStart"/>
      <w:r w:rsidRPr="00383EDB">
        <w:rPr>
          <w:rFonts w:eastAsia="Times New Roman"/>
          <w:lang w:bidi="ar-SA"/>
        </w:rPr>
        <w:t>NokiaListCellRenderer</w:t>
      </w:r>
      <w:proofErr w:type="spellEnd"/>
      <w:r w:rsidRPr="00383EDB">
        <w:rPr>
          <w:rFonts w:eastAsia="Times New Roman"/>
          <w:lang w:bidi="ar-SA"/>
        </w:rPr>
        <w:t xml:space="preserve"> — the 1.0 release includes significant improvements in performance, particularly in lists, themes loading, and the </w:t>
      </w:r>
      <w:proofErr w:type="spellStart"/>
      <w:r w:rsidRPr="00383EDB">
        <w:rPr>
          <w:rFonts w:eastAsia="Times New Roman"/>
          <w:lang w:bidi="ar-SA"/>
        </w:rPr>
        <w:t>HTMLComponent</w:t>
      </w:r>
      <w:proofErr w:type="spellEnd"/>
      <w:r w:rsidRPr="00383EDB">
        <w:rPr>
          <w:rFonts w:eastAsia="Times New Roman"/>
          <w:lang w:bidi="ar-SA"/>
        </w:rPr>
        <w: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3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The Nokia SDK 2.0 for Java delivers everything you need to develop apps for the exciting new full-touch UI equipped Nokia </w:t>
      </w:r>
      <w:proofErr w:type="spellStart"/>
      <w:r w:rsidRPr="00383EDB">
        <w:rPr>
          <w:rFonts w:eastAsia="Times New Roman"/>
          <w:lang w:bidi="ar-SA"/>
        </w:rPr>
        <w:t>Asha</w:t>
      </w:r>
      <w:proofErr w:type="spellEnd"/>
      <w:r w:rsidRPr="00383EDB">
        <w:rPr>
          <w:rFonts w:eastAsia="Times New Roman"/>
          <w:lang w:bidi="ar-SA"/>
        </w:rPr>
        <w:t xml:space="preserve"> 305, Nokia </w:t>
      </w:r>
      <w:proofErr w:type="spellStart"/>
      <w:r w:rsidRPr="00383EDB">
        <w:rPr>
          <w:rFonts w:eastAsia="Times New Roman"/>
          <w:lang w:bidi="ar-SA"/>
        </w:rPr>
        <w:t>Asha</w:t>
      </w:r>
      <w:proofErr w:type="spellEnd"/>
      <w:r w:rsidRPr="00383EDB">
        <w:rPr>
          <w:rFonts w:eastAsia="Times New Roman"/>
          <w:lang w:bidi="ar-SA"/>
        </w:rPr>
        <w:t xml:space="preserve"> 306, and Nokia </w:t>
      </w:r>
      <w:proofErr w:type="spellStart"/>
      <w:r w:rsidRPr="00383EDB">
        <w:rPr>
          <w:rFonts w:eastAsia="Times New Roman"/>
          <w:lang w:bidi="ar-SA"/>
        </w:rPr>
        <w:t>Asha</w:t>
      </w:r>
      <w:proofErr w:type="spellEnd"/>
      <w:r w:rsidRPr="00383EDB">
        <w:rPr>
          <w:rFonts w:eastAsia="Times New Roman"/>
          <w:lang w:bidi="ar-SA"/>
        </w:rPr>
        <w:t xml:space="preserve">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w:t>
      </w:r>
      <w:proofErr w:type="spellStart"/>
      <w:r w:rsidRPr="00383EDB">
        <w:rPr>
          <w:rFonts w:eastAsia="Times New Roman"/>
          <w:lang w:bidi="ar-SA"/>
        </w:rPr>
        <w:t>Asha</w:t>
      </w:r>
      <w:proofErr w:type="spellEnd"/>
      <w:r w:rsidRPr="00383EDB">
        <w:rPr>
          <w:rFonts w:eastAsia="Times New Roman"/>
          <w:lang w:bidi="ar-SA"/>
        </w:rPr>
        <w:t xml:space="preserve">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3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 xml:space="preserve">Right now, the Nokia </w:t>
      </w:r>
      <w:proofErr w:type="spellStart"/>
      <w:r w:rsidRPr="00383EDB">
        <w:rPr>
          <w:rFonts w:eastAsia="Times New Roman"/>
          <w:lang w:bidi="ar-SA"/>
        </w:rPr>
        <w:t>Asha</w:t>
      </w:r>
      <w:proofErr w:type="spellEnd"/>
      <w:r w:rsidRPr="00383EDB">
        <w:rPr>
          <w:rFonts w:eastAsia="Times New Roman"/>
          <w:lang w:bidi="ar-SA"/>
        </w:rPr>
        <w:t xml:space="preserve">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3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3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35"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lastRenderedPageBreak/>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w:t>
      </w:r>
      <w:proofErr w:type="spellStart"/>
      <w:r w:rsidRPr="0070713A">
        <w:t>perfom</w:t>
      </w:r>
      <w:proofErr w:type="spellEnd"/>
      <w:r w:rsidRPr="0070713A">
        <w:t xml:space="preserve">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36"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37" w:history="1">
        <w:r w:rsidRPr="0070713A">
          <w:rPr>
            <w:rStyle w:val="Hyperlink"/>
          </w:rPr>
          <w:t>Nokia Suite</w:t>
        </w:r>
      </w:hyperlink>
      <w:r w:rsidRPr="0070713A">
        <w:t> or </w:t>
      </w:r>
      <w:hyperlink r:id="rId238"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lastRenderedPageBreak/>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5"/>
      </w:pPr>
      <w:r>
        <w:t>Nokia design principles</w:t>
      </w:r>
    </w:p>
    <w:p w:rsidR="009A565A" w:rsidRDefault="009A565A" w:rsidP="009A565A">
      <w:r>
        <w:t>These design principles are common for all Nokia platforms and represent Nokia’s idea of good design. Keep these things in mind to make sure your application will be a success.</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Less is more.</w:t>
      </w:r>
    </w:p>
    <w:p w:rsidR="009A565A" w:rsidRDefault="009A565A" w:rsidP="00437A54">
      <w:pPr>
        <w:pStyle w:val="ListParagraph"/>
        <w:numPr>
          <w:ilvl w:val="0"/>
          <w:numId w:val="29"/>
        </w:numPr>
        <w:spacing w:before="0" w:line="288" w:lineRule="auto"/>
      </w:pPr>
      <w:r>
        <w:t>Keep it simple, easy, and intuitive to use. Make it obvious what your application does and how it works.</w:t>
      </w:r>
    </w:p>
    <w:p w:rsidR="009A565A" w:rsidRDefault="009A565A" w:rsidP="00437A54">
      <w:pPr>
        <w:pStyle w:val="ListParagraph"/>
        <w:numPr>
          <w:ilvl w:val="0"/>
          <w:numId w:val="29"/>
        </w:numPr>
        <w:spacing w:before="0" w:line="288" w:lineRule="auto"/>
      </w:pPr>
      <w:r>
        <w:t>The application is lean. There is no extra content. The application works fast and is powerful.</w:t>
      </w:r>
    </w:p>
    <w:p w:rsidR="009A565A" w:rsidRDefault="009A565A" w:rsidP="00437A54">
      <w:pPr>
        <w:pStyle w:val="ListParagraph"/>
        <w:numPr>
          <w:ilvl w:val="0"/>
          <w:numId w:val="29"/>
        </w:numPr>
        <w:spacing w:before="0" w:line="288" w:lineRule="auto"/>
      </w:pPr>
      <w:r>
        <w:t>The structure is flat. No deep hierarchy and endless scrolling.</w:t>
      </w:r>
    </w:p>
    <w:p w:rsidR="009A565A" w:rsidRDefault="009A565A" w:rsidP="00437A54">
      <w:pPr>
        <w:pStyle w:val="ListParagraph"/>
        <w:numPr>
          <w:ilvl w:val="0"/>
          <w:numId w:val="29"/>
        </w:numPr>
        <w:spacing w:before="0" w:line="288" w:lineRule="auto"/>
      </w:pPr>
      <w:r>
        <w:t>The design is elegant and simple and works without exceptions.</w:t>
      </w:r>
    </w:p>
    <w:p w:rsidR="009A565A" w:rsidRDefault="009A565A" w:rsidP="009A565A">
      <w:pPr>
        <w:pStyle w:val="Heading6"/>
        <w:rPr>
          <w:color w:val="555555"/>
        </w:rPr>
      </w:pPr>
      <w:proofErr w:type="gramStart"/>
      <w:r>
        <w:rPr>
          <w:rStyle w:val="Strong"/>
          <w:rFonts w:ascii="Tahoma" w:hAnsi="Tahoma" w:cs="Tahoma"/>
          <w:color w:val="666666"/>
          <w:sz w:val="16"/>
          <w:szCs w:val="16"/>
          <w:bdr w:val="none" w:sz="0" w:space="0" w:color="auto" w:frame="1"/>
        </w:rPr>
        <w:t>Every pixel counts.</w:t>
      </w:r>
      <w:proofErr w:type="gramEnd"/>
    </w:p>
    <w:p w:rsidR="009A565A" w:rsidRDefault="009A565A" w:rsidP="00437A54">
      <w:pPr>
        <w:pStyle w:val="ListParagraph"/>
        <w:numPr>
          <w:ilvl w:val="0"/>
          <w:numId w:val="30"/>
        </w:numPr>
        <w:spacing w:before="0" w:line="288" w:lineRule="auto"/>
      </w:pPr>
      <w:r>
        <w:t>Remember that mobile devices have limited screen real estate.</w:t>
      </w:r>
    </w:p>
    <w:p w:rsidR="009A565A" w:rsidRDefault="009A565A" w:rsidP="00437A54">
      <w:pPr>
        <w:pStyle w:val="ListParagraph"/>
        <w:numPr>
          <w:ilvl w:val="0"/>
          <w:numId w:val="30"/>
        </w:numPr>
        <w:spacing w:before="0" w:line="288" w:lineRule="auto"/>
      </w:pPr>
      <w:r>
        <w:t>Consider ergonomics and the size of peoples’ fingers when laying out your application and designing controls. The minimum dimensions for touch areas are 8 mm for thumb, 7 mm for finger, and 5 x 4.5 mm for pen.</w:t>
      </w:r>
    </w:p>
    <w:p w:rsidR="009A565A" w:rsidRDefault="009A565A" w:rsidP="009A565A">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9A565A" w:rsidRDefault="009A565A" w:rsidP="00437A54">
      <w:pPr>
        <w:pStyle w:val="ListParagraph"/>
        <w:numPr>
          <w:ilvl w:val="0"/>
          <w:numId w:val="31"/>
        </w:numPr>
        <w:spacing w:before="0" w:line="288" w:lineRule="auto"/>
      </w:pPr>
      <w:r>
        <w:t>The interaction is familiar, clear, and trustworthy.</w:t>
      </w:r>
    </w:p>
    <w:p w:rsidR="009A565A" w:rsidRDefault="009A565A" w:rsidP="00437A54">
      <w:pPr>
        <w:pStyle w:val="ListParagraph"/>
        <w:numPr>
          <w:ilvl w:val="0"/>
          <w:numId w:val="31"/>
        </w:numPr>
        <w:spacing w:before="0" w:line="288" w:lineRule="auto"/>
      </w:pPr>
      <w:r>
        <w:t>Basic interaction should be achieved with touch.</w:t>
      </w:r>
    </w:p>
    <w:p w:rsidR="009A565A" w:rsidRDefault="009A565A" w:rsidP="00437A54">
      <w:pPr>
        <w:pStyle w:val="ListParagraph"/>
        <w:numPr>
          <w:ilvl w:val="0"/>
          <w:numId w:val="31"/>
        </w:numPr>
        <w:spacing w:before="0" w:line="288" w:lineRule="auto"/>
      </w:pPr>
      <w:r>
        <w:t>Be consistent, logical, and coherent both within the application and within your target platform.</w:t>
      </w:r>
    </w:p>
    <w:p w:rsidR="009A565A" w:rsidRDefault="009A565A" w:rsidP="00437A54">
      <w:pPr>
        <w:pStyle w:val="ListParagraph"/>
        <w:numPr>
          <w:ilvl w:val="0"/>
          <w:numId w:val="31"/>
        </w:numPr>
        <w:spacing w:before="0" w:line="288" w:lineRule="auto"/>
      </w:pPr>
      <w:r>
        <w:t>Make sure that you use terms consistently.</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Remember the user.</w:t>
      </w:r>
    </w:p>
    <w:p w:rsidR="009A565A" w:rsidRDefault="009A565A" w:rsidP="00437A54">
      <w:pPr>
        <w:pStyle w:val="ListParagraph"/>
        <w:numPr>
          <w:ilvl w:val="0"/>
          <w:numId w:val="32"/>
        </w:numPr>
        <w:spacing w:before="0" w:line="288" w:lineRule="auto"/>
      </w:pPr>
      <w:r>
        <w:t>What does the user want to do with the application? Keep the big picture in mind when designing the application.</w:t>
      </w:r>
    </w:p>
    <w:p w:rsidR="009A565A" w:rsidRDefault="009A565A" w:rsidP="00437A54">
      <w:pPr>
        <w:pStyle w:val="ListParagraph"/>
        <w:numPr>
          <w:ilvl w:val="0"/>
          <w:numId w:val="32"/>
        </w:numPr>
        <w:spacing w:before="0" w:line="288" w:lineRule="auto"/>
      </w:pPr>
      <w:r>
        <w:t>Mobile devices are used in different situations. Check that the application can be used in those conditions where it should be used, e.g. in a bus, outdoors, in a noisy environment...</w:t>
      </w:r>
    </w:p>
    <w:p w:rsidR="009A565A" w:rsidRDefault="009A565A" w:rsidP="00437A54">
      <w:pPr>
        <w:pStyle w:val="ListParagraph"/>
        <w:numPr>
          <w:ilvl w:val="0"/>
          <w:numId w:val="32"/>
        </w:numPr>
        <w:spacing w:before="0" w:line="288" w:lineRule="auto"/>
      </w:pPr>
      <w:r>
        <w:t>You are creating the application for the end user, not for yourself.</w:t>
      </w:r>
    </w:p>
    <w:p w:rsidR="009A565A" w:rsidRDefault="009A565A" w:rsidP="00437A54">
      <w:pPr>
        <w:pStyle w:val="ListParagraph"/>
        <w:numPr>
          <w:ilvl w:val="0"/>
          <w:numId w:val="32"/>
        </w:numPr>
        <w:spacing w:before="0" w:line="288" w:lineRule="auto"/>
      </w:pPr>
      <w:r>
        <w:t>The application is intuitive and fun to use.</w:t>
      </w:r>
    </w:p>
    <w:p w:rsidR="009A565A" w:rsidRDefault="009A565A" w:rsidP="00437A54">
      <w:pPr>
        <w:pStyle w:val="ListParagraph"/>
        <w:numPr>
          <w:ilvl w:val="0"/>
          <w:numId w:val="32"/>
        </w:numPr>
        <w:spacing w:before="0" w:line="288" w:lineRule="auto"/>
      </w:pPr>
      <w:r>
        <w:t>The application makes the user smile but not laugh.</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Use fonts and colours wisely.</w:t>
      </w:r>
    </w:p>
    <w:p w:rsidR="009A565A" w:rsidRDefault="009A565A" w:rsidP="00437A54">
      <w:pPr>
        <w:pStyle w:val="ListParagraph"/>
        <w:numPr>
          <w:ilvl w:val="0"/>
          <w:numId w:val="33"/>
        </w:numPr>
        <w:spacing w:before="0" w:line="288" w:lineRule="auto"/>
      </w:pPr>
      <w:r>
        <w:t>The fonts you use are clear and easy to read from small screen.</w:t>
      </w:r>
    </w:p>
    <w:p w:rsidR="009A565A" w:rsidRDefault="009A565A" w:rsidP="00437A54">
      <w:pPr>
        <w:pStyle w:val="ListParagraph"/>
        <w:numPr>
          <w:ilvl w:val="0"/>
          <w:numId w:val="33"/>
        </w:numPr>
        <w:spacing w:before="0" w:line="288" w:lineRule="auto"/>
      </w:pPr>
      <w:r>
        <w:t>Check that the contrast is clear enough.</w:t>
      </w:r>
    </w:p>
    <w:p w:rsidR="009A565A" w:rsidRDefault="009A565A" w:rsidP="00437A54">
      <w:pPr>
        <w:pStyle w:val="ListParagraph"/>
        <w:numPr>
          <w:ilvl w:val="0"/>
          <w:numId w:val="33"/>
        </w:numPr>
        <w:spacing w:before="0" w:line="288" w:lineRule="auto"/>
      </w:pPr>
      <w:r>
        <w:t xml:space="preserve">Use a limited number of </w:t>
      </w:r>
      <w:proofErr w:type="spellStart"/>
      <w:r>
        <w:t>colours</w:t>
      </w:r>
      <w:proofErr w:type="spellEnd"/>
      <w:r>
        <w:t>.</w:t>
      </w:r>
    </w:p>
    <w:p w:rsidR="009A565A" w:rsidRDefault="009A565A" w:rsidP="00437A54">
      <w:pPr>
        <w:pStyle w:val="ListParagraph"/>
        <w:numPr>
          <w:ilvl w:val="0"/>
          <w:numId w:val="33"/>
        </w:numPr>
        <w:spacing w:before="0" w:line="288" w:lineRule="auto"/>
      </w:pPr>
      <w:r>
        <w:t xml:space="preserve">Remember the </w:t>
      </w:r>
      <w:proofErr w:type="spellStart"/>
      <w:r>
        <w:t>colour</w:t>
      </w:r>
      <w:proofErr w:type="spellEnd"/>
      <w:r>
        <w:t xml:space="preserve"> metaphors and cultural differences in perceiving </w:t>
      </w:r>
      <w:proofErr w:type="spellStart"/>
      <w:r>
        <w:t>colours</w:t>
      </w:r>
      <w:proofErr w:type="spellEnd"/>
      <w:r>
        <w:t>.</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lastRenderedPageBreak/>
        <w:t>Don’t be offensive.</w:t>
      </w:r>
    </w:p>
    <w:p w:rsidR="009A565A" w:rsidRDefault="009A565A" w:rsidP="00437A54">
      <w:pPr>
        <w:pStyle w:val="ListParagraph"/>
        <w:numPr>
          <w:ilvl w:val="0"/>
          <w:numId w:val="34"/>
        </w:numPr>
        <w:spacing w:before="0" w:line="288" w:lineRule="auto"/>
      </w:pPr>
      <w:r>
        <w:t>You have only one chance to make the first impression. Make the most of it.</w:t>
      </w:r>
    </w:p>
    <w:p w:rsidR="009A565A" w:rsidRDefault="009A565A" w:rsidP="00437A54">
      <w:pPr>
        <w:pStyle w:val="ListParagraph"/>
        <w:numPr>
          <w:ilvl w:val="0"/>
          <w:numId w:val="34"/>
        </w:numPr>
        <w:spacing w:before="0" w:line="288" w:lineRule="auto"/>
      </w:pPr>
      <w:r>
        <w:t>Check that the application is in line with the</w:t>
      </w:r>
      <w:r w:rsidRPr="008A301A">
        <w:rPr>
          <w:rStyle w:val="apple-converted-space"/>
          <w:rFonts w:ascii="Tahoma" w:hAnsi="Tahoma" w:cs="Tahoma"/>
          <w:color w:val="555555"/>
          <w:sz w:val="16"/>
          <w:szCs w:val="16"/>
        </w:rPr>
        <w:t> </w:t>
      </w:r>
      <w:proofErr w:type="spellStart"/>
      <w:r w:rsidR="00091919" w:rsidRPr="00091919">
        <w:fldChar w:fldCharType="begin"/>
      </w:r>
      <w:r w:rsidR="000C6BFC">
        <w:instrText xml:space="preserve"> HYPERLINK "https://publish.ovi.com/account/content_guidelines" \t "_blank" </w:instrText>
      </w:r>
      <w:r w:rsidR="00091919" w:rsidRPr="00091919">
        <w:fldChar w:fldCharType="separate"/>
      </w:r>
      <w:r w:rsidRPr="008A301A">
        <w:rPr>
          <w:rStyle w:val="Hyperlink"/>
          <w:rFonts w:ascii="Tahoma" w:hAnsi="Tahoma" w:cs="Tahoma"/>
          <w:color w:val="395796"/>
          <w:sz w:val="16"/>
          <w:szCs w:val="16"/>
          <w:bdr w:val="none" w:sz="0" w:space="0" w:color="auto" w:frame="1"/>
        </w:rPr>
        <w:t>Ovi</w:t>
      </w:r>
      <w:proofErr w:type="spellEnd"/>
      <w:r w:rsidRPr="008A301A">
        <w:rPr>
          <w:rStyle w:val="Hyperlink"/>
          <w:rFonts w:ascii="Tahoma" w:hAnsi="Tahoma" w:cs="Tahoma"/>
          <w:color w:val="395796"/>
          <w:sz w:val="16"/>
          <w:szCs w:val="16"/>
          <w:bdr w:val="none" w:sz="0" w:space="0" w:color="auto" w:frame="1"/>
        </w:rPr>
        <w:t xml:space="preserve"> Store content guidelines</w:t>
      </w:r>
      <w:r w:rsidR="00091919">
        <w:rPr>
          <w:rStyle w:val="Hyperlink"/>
          <w:rFonts w:ascii="Tahoma" w:hAnsi="Tahoma" w:cs="Tahoma"/>
          <w:color w:val="395796"/>
          <w:sz w:val="16"/>
          <w:szCs w:val="16"/>
          <w:bdr w:val="none" w:sz="0" w:space="0" w:color="auto" w:frame="1"/>
        </w:rPr>
        <w:fldChar w:fldCharType="end"/>
      </w:r>
      <w:r>
        <w:t>.</w:t>
      </w:r>
    </w:p>
    <w:p w:rsidR="009A565A" w:rsidRPr="0070713A" w:rsidRDefault="009A565A" w:rsidP="009A565A"/>
    <w:p w:rsidR="009A565A" w:rsidRDefault="009A565A" w:rsidP="009A565A">
      <w:pPr>
        <w:pStyle w:val="Heading4"/>
      </w:pPr>
      <w:r>
        <w:t>Xpress Web App Builder</w:t>
      </w:r>
    </w:p>
    <w:p w:rsidR="009A565A" w:rsidRDefault="009A565A" w:rsidP="009A565A">
      <w:r>
        <w:t xml:space="preserve">Xpress Web App Builder is an online tool that guides you through the process of creating rich web apps, with no coding required. Select from a variety of templates, </w:t>
      </w:r>
      <w:proofErr w:type="spellStart"/>
      <w:r>
        <w:t>customise</w:t>
      </w:r>
      <w:proofErr w:type="spellEnd"/>
      <w:r>
        <w:t xml:space="preserv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 xml:space="preserve">a wide range of content widgets for clipped web content; RSS feeds; video from YouTube; pictures from Flickr, Picasa, and other photo sharing sites; and blogs from </w:t>
      </w:r>
      <w:proofErr w:type="spellStart"/>
      <w:r>
        <w:t>Tumblr</w:t>
      </w:r>
      <w:proofErr w:type="spellEnd"/>
      <w:r>
        <w:t xml:space="preserve"> and </w:t>
      </w:r>
      <w:proofErr w:type="spellStart"/>
      <w:r>
        <w:t>WordPress</w:t>
      </w:r>
      <w:proofErr w:type="spellEnd"/>
      <w:r>
        <w:t>.</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SMS and call capabilities, static HERE Maps, and in-app advertising from</w:t>
      </w:r>
      <w:r w:rsidRPr="0070713A">
        <w:rPr>
          <w:rStyle w:val="apple-converted-space"/>
          <w:rFonts w:ascii="Tahoma" w:hAnsi="Tahoma" w:cs="Tahoma"/>
          <w:color w:val="555555"/>
          <w:sz w:val="16"/>
          <w:szCs w:val="16"/>
        </w:rPr>
        <w:t> </w:t>
      </w:r>
      <w:hyperlink r:id="rId239"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w:t>
      </w:r>
      <w:proofErr w:type="spellStart"/>
      <w:r>
        <w:t>customise</w:t>
      </w:r>
      <w:proofErr w:type="spellEnd"/>
      <w:r>
        <w:t xml:space="preserve"> your app's </w:t>
      </w:r>
      <w:proofErr w:type="spellStart"/>
      <w:r>
        <w:t>colour</w:t>
      </w:r>
      <w:proofErr w:type="spellEnd"/>
      <w:r>
        <w:t xml:space="preserve"> scheme, including header and font </w:t>
      </w:r>
      <w:proofErr w:type="spellStart"/>
      <w:r>
        <w:t>colours</w:t>
      </w:r>
      <w:proofErr w:type="spellEnd"/>
      <w:r>
        <w:t>.</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 xml:space="preserve">When you've completed your web app, the tool provides a short URL for testing the app on your phone, and lets you submit the app to Nokia Publish to start the process of publication in Nokia store. However, if you want to </w:t>
      </w:r>
      <w:proofErr w:type="spellStart"/>
      <w:r>
        <w:t>customise</w:t>
      </w:r>
      <w:proofErr w:type="spellEnd"/>
      <w:r>
        <w:t xml:space="preserv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t>
      </w:r>
      <w:proofErr w:type="spellStart"/>
      <w:r>
        <w:t>WebKit</w:t>
      </w:r>
      <w:proofErr w:type="spellEnd"/>
      <w:r>
        <w:t xml:space="preserve"> technology, Web developer can easily transform web apps and web services into powerful native applications. </w:t>
      </w:r>
      <w:proofErr w:type="spellStart"/>
      <w:r>
        <w:t>Qt</w:t>
      </w:r>
      <w:proofErr w:type="spellEnd"/>
      <w:r>
        <w:t xml:space="preserve">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proofErr w:type="spellStart"/>
      <w:r>
        <w:lastRenderedPageBreak/>
        <w:t>APIBridge</w:t>
      </w:r>
      <w:proofErr w:type="spellEnd"/>
      <w:r>
        <w:t xml:space="preserve"> is a component for Nokia Symbian devices that enables WRT widgets, Adobe Flash Lite content, and Java applications to access device features through a plug-in architecture. The </w:t>
      </w:r>
      <w:proofErr w:type="spellStart"/>
      <w:r>
        <w:t>APIBridge</w:t>
      </w:r>
      <w:proofErr w:type="spellEnd"/>
      <w:r>
        <w:t xml:space="preserve"> package ships with a set of plug-ins and the components to enable the features of the plug-ins to be used. Developers can extend the </w:t>
      </w:r>
      <w:proofErr w:type="spellStart"/>
      <w:r>
        <w:t>APIBridge</w:t>
      </w:r>
      <w:proofErr w:type="spellEnd"/>
      <w:r>
        <w:t xml:space="preserv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4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lastRenderedPageBreak/>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41"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437A54">
      <w:pPr>
        <w:pStyle w:val="ListParagraph"/>
        <w:numPr>
          <w:ilvl w:val="0"/>
          <w:numId w:val="19"/>
        </w:numPr>
        <w:spacing w:before="0" w:line="288" w:lineRule="auto"/>
      </w:pPr>
      <w:r w:rsidRPr="00726E05">
        <w:lastRenderedPageBreak/>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lastRenderedPageBreak/>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 xml:space="preserve">In order to access information about diagrams a </w:t>
      </w:r>
      <w:proofErr w:type="spellStart"/>
      <w:r w:rsidRPr="00726E05">
        <w:t>Cacoo</w:t>
      </w:r>
      <w:proofErr w:type="spellEnd"/>
      <w:r w:rsidRPr="00726E05">
        <w:t xml:space="preserve"> ID and password are requited.</w:t>
      </w:r>
    </w:p>
    <w:p w:rsidR="00753790" w:rsidRPr="00726E05" w:rsidRDefault="00753790" w:rsidP="00437A54">
      <w:pPr>
        <w:pStyle w:val="ListParagraph"/>
        <w:numPr>
          <w:ilvl w:val="0"/>
          <w:numId w:val="24"/>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 xml:space="preserve">You can access </w:t>
      </w:r>
      <w:proofErr w:type="spellStart"/>
      <w:r w:rsidRPr="00726E05">
        <w:t>Cacoo</w:t>
      </w:r>
      <w:proofErr w:type="spellEnd"/>
      <w:r w:rsidRPr="00726E05">
        <w:t xml:space="preserve"> using the API.</w:t>
      </w:r>
    </w:p>
    <w:p w:rsidR="00B2280E" w:rsidRDefault="00B2280E" w:rsidP="00437A54">
      <w:pPr>
        <w:pStyle w:val="ListParagraph"/>
        <w:numPr>
          <w:ilvl w:val="0"/>
          <w:numId w:val="25"/>
        </w:numPr>
        <w:spacing w:before="0"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B2280E" w:rsidRDefault="00B2280E" w:rsidP="00B2280E">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B2280E" w:rsidRDefault="00B2280E" w:rsidP="00B2280E">
      <w:pPr>
        <w:pStyle w:val="NoSpacing"/>
      </w:pPr>
      <w:r>
        <w:t>Authorization Methods</w:t>
      </w:r>
    </w:p>
    <w:p w:rsidR="00B2280E" w:rsidRDefault="00B2280E" w:rsidP="00B2280E">
      <w:pPr>
        <w:pStyle w:val="NoSpacing"/>
      </w:pPr>
      <w:r>
        <w:t xml:space="preserve">There are two ways to access the </w:t>
      </w:r>
      <w:proofErr w:type="spellStart"/>
      <w:r>
        <w:t>Cacoo</w:t>
      </w:r>
      <w:proofErr w:type="spellEnd"/>
      <w:r>
        <w:t xml:space="preserve"> API.</w:t>
      </w:r>
    </w:p>
    <w:p w:rsidR="00B2280E" w:rsidRDefault="00B2280E" w:rsidP="00B2280E">
      <w:pPr>
        <w:pStyle w:val="Heading4"/>
      </w:pPr>
      <w:r>
        <w:t>1. API Key</w:t>
      </w:r>
    </w:p>
    <w:p w:rsidR="00B2280E" w:rsidRDefault="00B2280E" w:rsidP="00B2280E">
      <w:pPr>
        <w:pStyle w:val="NoSpacing"/>
      </w:pPr>
      <w:r>
        <w:t xml:space="preserve">The API key allows you make requests to the </w:t>
      </w:r>
      <w:proofErr w:type="spellStart"/>
      <w:r>
        <w:t>Cacoo</w:t>
      </w:r>
      <w:proofErr w:type="spellEnd"/>
      <w:r>
        <w:t xml:space="preserve">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B2280E" w:rsidRDefault="00B2280E" w:rsidP="00B2280E">
      <w:pPr>
        <w:pStyle w:val="Heading4"/>
      </w:pPr>
      <w:r>
        <w:t>applications</w:t>
      </w:r>
    </w:p>
    <w:p w:rsidR="00B2280E" w:rsidRDefault="00B2280E" w:rsidP="00B2280E">
      <w:pPr>
        <w:pStyle w:val="NoSpacing"/>
      </w:pPr>
      <w:r>
        <w:t xml:space="preserve">Access </w:t>
      </w:r>
      <w:proofErr w:type="spellStart"/>
      <w:r>
        <w:t>Token:https</w:t>
      </w:r>
      <w:proofErr w:type="spellEnd"/>
      <w:r>
        <w:t>://cacoo.com/oauth/access_token</w:t>
      </w:r>
    </w:p>
    <w:p w:rsidR="00B2280E" w:rsidRDefault="00B2280E" w:rsidP="00B2280E">
      <w:pPr>
        <w:pStyle w:val="NoSpacing"/>
      </w:pPr>
      <w:proofErr w:type="spellStart"/>
      <w:r>
        <w:t>Authorize:https</w:t>
      </w:r>
      <w:proofErr w:type="spellEnd"/>
      <w:r>
        <w:t>://cacoo.com/oauth/authorize</w:t>
      </w:r>
    </w:p>
    <w:p w:rsidR="00B2280E" w:rsidRDefault="00B2280E" w:rsidP="00B2280E">
      <w:pPr>
        <w:pStyle w:val="NoSpacing"/>
      </w:pPr>
      <w:r>
        <w:t xml:space="preserve">Request </w:t>
      </w:r>
      <w:proofErr w:type="spellStart"/>
      <w:r>
        <w:t>Token:https</w:t>
      </w:r>
      <w:proofErr w:type="spellEnd"/>
      <w:r>
        <w:t>://cacoo.com/oauth/request_token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lastRenderedPageBreak/>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A54" w:rsidRDefault="00437A54" w:rsidP="003E74D4">
      <w:pPr>
        <w:spacing w:before="0" w:after="0" w:line="240" w:lineRule="auto"/>
      </w:pPr>
      <w:r>
        <w:separator/>
      </w:r>
    </w:p>
  </w:endnote>
  <w:endnote w:type="continuationSeparator" w:id="0">
    <w:p w:rsidR="00437A54" w:rsidRDefault="00437A54"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A54" w:rsidRDefault="00437A54" w:rsidP="003E74D4">
      <w:pPr>
        <w:spacing w:before="0" w:after="0" w:line="240" w:lineRule="auto"/>
      </w:pPr>
      <w:r>
        <w:separator/>
      </w:r>
    </w:p>
  </w:footnote>
  <w:footnote w:type="continuationSeparator" w:id="0">
    <w:p w:rsidR="00437A54" w:rsidRDefault="00437A54"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9191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A3DBD"/>
    <w:rsid w:val="001E3D45"/>
    <w:rsid w:val="001E5C5B"/>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A54"/>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A6DC1"/>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7197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expander.aspx" TargetMode="External"/><Relationship Id="rId138" Type="http://schemas.openxmlformats.org/officeDocument/2006/relationships/hyperlink" Target="http://msdn.microsoft.com/en-us/library/system.globalization.aspx" TargetMode="External"/><Relationship Id="rId159" Type="http://schemas.openxmlformats.org/officeDocument/2006/relationships/hyperlink" Target="http://msdn.microsoft.com/en-us/library/gg145012.aspx" TargetMode="External"/><Relationship Id="rId170" Type="http://schemas.openxmlformats.org/officeDocument/2006/relationships/hyperlink" Target="http://msdn.microsoft.com/en-us/library/accessibility.aspx" TargetMode="External"/><Relationship Id="rId191" Type="http://schemas.openxmlformats.org/officeDocument/2006/relationships/hyperlink" Target="http://en.wikipedia.org/wiki/Imperative_programming" TargetMode="External"/><Relationship Id="rId205" Type="http://schemas.openxmlformats.org/officeDocument/2006/relationships/hyperlink" Target="http://en.wikipedia.org/wiki/Concurrent_computing" TargetMode="External"/><Relationship Id="rId226" Type="http://schemas.openxmlformats.org/officeDocument/2006/relationships/hyperlink" Target="http://en.wikipedia.org/wiki/Java_Community_Process" TargetMode="External"/><Relationship Id="rId107" Type="http://schemas.openxmlformats.org/officeDocument/2006/relationships/hyperlink" Target="http://msdn.microsoft.com/en-IN/library/system.windows.controls.primitives.popup.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controls.button.aspx" TargetMode="External"/><Relationship Id="rId128" Type="http://schemas.openxmlformats.org/officeDocument/2006/relationships/hyperlink" Target="http://msdn.microsoft.com/en-us/library/gg145042.aspx" TargetMode="External"/><Relationship Id="rId149" Type="http://schemas.openxmlformats.org/officeDocument/2006/relationships/hyperlink" Target="http://msdn.microsoft.com/en-us/library/system.double.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primitives.thumb.aspx" TargetMode="External"/><Relationship Id="rId160" Type="http://schemas.openxmlformats.org/officeDocument/2006/relationships/hyperlink" Target="http://msdn.microsoft.com/en-us/library/gg145014.aspx" TargetMode="External"/><Relationship Id="rId181" Type="http://schemas.openxmlformats.org/officeDocument/2006/relationships/hyperlink" Target="http://msdn.microsoft.com/en-us/library/gg145011.aspx" TargetMode="External"/><Relationship Id="rId216" Type="http://schemas.openxmlformats.org/officeDocument/2006/relationships/hyperlink" Target="http://en.wikipedia.org/wiki/Sun_Microsystems" TargetMode="External"/><Relationship Id="rId237" Type="http://schemas.openxmlformats.org/officeDocument/2006/relationships/hyperlink" Target="http://www.nokia.com/nokiasuite" TargetMode="Externa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javascript:void(0)" TargetMode="External"/><Relationship Id="rId139" Type="http://schemas.openxmlformats.org/officeDocument/2006/relationships/hyperlink" Target="http://msdn.microsoft.com/en-us/library/system.globalization.textinfo.aspx" TargetMode="External"/><Relationship Id="rId85" Type="http://schemas.openxmlformats.org/officeDocument/2006/relationships/hyperlink" Target="http://msdn.microsoft.com/en-IN/library/system.windows.controls.grid.aspx" TargetMode="External"/><Relationship Id="rId150" Type="http://schemas.openxmlformats.org/officeDocument/2006/relationships/hyperlink" Target="http://msdn.microsoft.com/en-us/library/system.int32.aspx" TargetMode="External"/><Relationship Id="rId171" Type="http://schemas.openxmlformats.org/officeDocument/2006/relationships/hyperlink" Target="http://msdn.microsoft.com/en-us/library/hh135392.aspx" TargetMode="External"/><Relationship Id="rId192" Type="http://schemas.openxmlformats.org/officeDocument/2006/relationships/hyperlink" Target="http://en.wikipedia.org/wiki/Declarative_programming" TargetMode="External"/><Relationship Id="rId206" Type="http://schemas.openxmlformats.org/officeDocument/2006/relationships/hyperlink" Target="http://en.wikipedia.org/wiki/Class-based" TargetMode="External"/><Relationship Id="rId227" Type="http://schemas.openxmlformats.org/officeDocument/2006/relationships/hyperlink" Target="http://en.wikipedia.org/wiki/GNU_General_Public_License" TargetMode="External"/><Relationship Id="rId201" Type="http://schemas.openxmlformats.org/officeDocument/2006/relationships/hyperlink" Target="http://en.wikipedia.org/wiki/International_Organization_for_Standardization" TargetMode="External"/><Relationship Id="rId222" Type="http://schemas.openxmlformats.org/officeDocument/2006/relationships/hyperlink" Target="http://en.wikipedia.org/wiki/Low-level_programming_language" TargetMode="External"/><Relationship Id="rId243"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page.aspx" TargetMode="External"/><Relationship Id="rId108" Type="http://schemas.openxmlformats.org/officeDocument/2006/relationships/hyperlink" Target="http://msdn.microsoft.com/en-IN/library/system.windows.controls.progressbar.aspx" TargetMode="External"/><Relationship Id="rId124" Type="http://schemas.openxmlformats.org/officeDocument/2006/relationships/hyperlink" Target="http://msdn.microsoft.com/en-us/library/gg145022.aspx" TargetMode="External"/><Relationship Id="rId129" Type="http://schemas.openxmlformats.org/officeDocument/2006/relationships/hyperlink" Target="http://msdn.microsoft.com/en-us/library/gg145027.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separator.aspx" TargetMode="External"/><Relationship Id="rId96" Type="http://schemas.openxmlformats.org/officeDocument/2006/relationships/hyperlink" Target="http://msdn.microsoft.com/en-IN/library/system.windows.controls.viewbox.aspx" TargetMode="External"/><Relationship Id="rId140" Type="http://schemas.openxmlformats.org/officeDocument/2006/relationships/hyperlink" Target="http://msdn.microsoft.com/en-us/library/gg145031.aspx" TargetMode="External"/><Relationship Id="rId145" Type="http://schemas.openxmlformats.org/officeDocument/2006/relationships/hyperlink" Target="http://msdn.microsoft.com/en-us/library/gg145046.aspx" TargetMode="External"/><Relationship Id="rId161" Type="http://schemas.openxmlformats.org/officeDocument/2006/relationships/hyperlink" Target="http://msdn.microsoft.com/en-us/library/system.timers.aspx" TargetMode="External"/><Relationship Id="rId166" Type="http://schemas.openxmlformats.org/officeDocument/2006/relationships/hyperlink" Target="http://msdn.microsoft.com/en-us/library/gg145026.aspx" TargetMode="External"/><Relationship Id="rId182" Type="http://schemas.openxmlformats.org/officeDocument/2006/relationships/hyperlink" Target="http://msdn.microsoft.com/en-us/library/hh135393.aspx" TargetMode="External"/><Relationship Id="rId187" Type="http://schemas.openxmlformats.org/officeDocument/2006/relationships/image" Target="media/image29.jpeg"/><Relationship Id="rId217" Type="http://schemas.openxmlformats.org/officeDocument/2006/relationships/hyperlink" Target="http://en.wikipedia.org/wiki/Sun_acquisition_by_Oracle"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en.wikipedia.org/wiki/Computer_architecture" TargetMode="External"/><Relationship Id="rId233" Type="http://schemas.openxmlformats.org/officeDocument/2006/relationships/image" Target="media/image35.png"/><Relationship Id="rId238" Type="http://schemas.openxmlformats.org/officeDocument/2006/relationships/hyperlink" Target="http://www.nokia.com/global/support/nokia-pc-suite/"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image" Target="media/image25.jpeg"/><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primitives.bulletdecorator.aspx" TargetMode="External"/><Relationship Id="rId86" Type="http://schemas.openxmlformats.org/officeDocument/2006/relationships/hyperlink" Target="http://msdn.microsoft.com/en-IN/library/system.windows.controls.gridview.aspx" TargetMode="External"/><Relationship Id="rId130" Type="http://schemas.openxmlformats.org/officeDocument/2006/relationships/hyperlink" Target="http://msdn.microsoft.com/en-us/library/gg145028.aspx" TargetMode="External"/><Relationship Id="rId135" Type="http://schemas.openxmlformats.org/officeDocument/2006/relationships/hyperlink" Target="http://msdn.microsoft.com/en-us/library/gg145023.aspx" TargetMode="External"/><Relationship Id="rId151" Type="http://schemas.openxmlformats.org/officeDocument/2006/relationships/hyperlink" Target="http://msdn.microsoft.com/en-us/library/gg145044.aspx" TargetMode="External"/><Relationship Id="rId156" Type="http://schemas.openxmlformats.org/officeDocument/2006/relationships/hyperlink" Target="http://msdn.microsoft.com/en-us/library/gg145010.aspx" TargetMode="External"/><Relationship Id="rId177" Type="http://schemas.openxmlformats.org/officeDocument/2006/relationships/hyperlink" Target="http://msdn.microsoft.com/en-us/library/gg145041.aspx" TargetMode="External"/><Relationship Id="rId198" Type="http://schemas.openxmlformats.org/officeDocument/2006/relationships/hyperlink" Target="http://en.wikipedia.org/wiki/Microsoft" TargetMode="External"/><Relationship Id="rId172" Type="http://schemas.openxmlformats.org/officeDocument/2006/relationships/hyperlink" Target="http://msdn.microsoft.com/en-us/library/microsoft.aspnet.snapin.aspx" TargetMode="External"/><Relationship Id="rId193" Type="http://schemas.openxmlformats.org/officeDocument/2006/relationships/hyperlink" Target="http://en.wikipedia.org/wiki/Functional_programming" TargetMode="External"/><Relationship Id="rId202" Type="http://schemas.openxmlformats.org/officeDocument/2006/relationships/hyperlink" Target="http://en.wikipedia.org/wiki/Common_Language_Infrastructure" TargetMode="External"/><Relationship Id="rId207" Type="http://schemas.openxmlformats.org/officeDocument/2006/relationships/hyperlink" Target="http://en.wikipedia.org/wiki/Object-oriented_programming" TargetMode="External"/><Relationship Id="rId223" Type="http://schemas.openxmlformats.org/officeDocument/2006/relationships/hyperlink" Target="http://en.wikipedia.org/wiki/Reference_implementation_(computing)" TargetMode="External"/><Relationship Id="rId228" Type="http://schemas.openxmlformats.org/officeDocument/2006/relationships/hyperlink" Target="http://en.wikipedia.org/wiki/GNU_Compiler_for_Java" TargetMode="External"/><Relationship Id="rId244" Type="http://schemas.microsoft.com/office/2007/relationships/stylesWithEffects" Target="stylesWithEffects.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statusbar.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window.aspx" TargetMode="External"/><Relationship Id="rId104" Type="http://schemas.openxmlformats.org/officeDocument/2006/relationships/hyperlink" Target="http://msdn.microsoft.com/en-IN/library/system.windows.controls.slider.aspx" TargetMode="External"/><Relationship Id="rId120" Type="http://schemas.openxmlformats.org/officeDocument/2006/relationships/image" Target="media/image26.png"/><Relationship Id="rId125" Type="http://schemas.openxmlformats.org/officeDocument/2006/relationships/hyperlink" Target="http://msdn.microsoft.com/en-us/library/gg145020.aspx" TargetMode="External"/><Relationship Id="rId141" Type="http://schemas.openxmlformats.org/officeDocument/2006/relationships/hyperlink" Target="http://msdn.microsoft.com/en-us/library/gg145019.aspx" TargetMode="External"/><Relationship Id="rId146" Type="http://schemas.openxmlformats.org/officeDocument/2006/relationships/hyperlink" Target="http://msdn.microsoft.com/en-us/library/gg145039.aspx" TargetMode="External"/><Relationship Id="rId167" Type="http://schemas.openxmlformats.org/officeDocument/2006/relationships/hyperlink" Target="http://msdn.microsoft.com/en-us/library/gg145048.aspx" TargetMode="External"/><Relationship Id="rId188" Type="http://schemas.openxmlformats.org/officeDocument/2006/relationships/hyperlink" Target="http://www.mysql.com/products/workbench/"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primitives.scrollbar.aspx" TargetMode="External"/><Relationship Id="rId162" Type="http://schemas.openxmlformats.org/officeDocument/2006/relationships/hyperlink" Target="http://msdn.microsoft.com/en-us/library/system.timers.timer.aspx" TargetMode="External"/><Relationship Id="rId183" Type="http://schemas.openxmlformats.org/officeDocument/2006/relationships/hyperlink" Target="http://msdn.microsoft.com/en-us/library/uiautomationclientsideproviders.aspx" TargetMode="External"/><Relationship Id="rId213" Type="http://schemas.openxmlformats.org/officeDocument/2006/relationships/hyperlink" Target="http://en.wikipedia.org/wiki/Java_(programming_language)" TargetMode="External"/><Relationship Id="rId218" Type="http://schemas.openxmlformats.org/officeDocument/2006/relationships/hyperlink" Target="http://en.wikipedia.org/wiki/Java_(software_platform)" TargetMode="External"/><Relationship Id="rId234" Type="http://schemas.openxmlformats.org/officeDocument/2006/relationships/image" Target="media/image36.png"/><Relationship Id="rId239" Type="http://schemas.openxmlformats.org/officeDocument/2006/relationships/hyperlink" Target="http://www.developer.nokia.com/NAX"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splitter.aspx" TargetMode="External"/><Relationship Id="rId110" Type="http://schemas.openxmlformats.org/officeDocument/2006/relationships/hyperlink" Target="http://msdn.microsoft.com/en-IN/library/system.windows.controls.textblock.aspx" TargetMode="External"/><Relationship Id="rId115" Type="http://schemas.openxmlformats.org/officeDocument/2006/relationships/hyperlink" Target="http://msdn.microsoft.com/en-IN/library/system.windows.controls.stackpanel.aspx" TargetMode="External"/><Relationship Id="rId131" Type="http://schemas.openxmlformats.org/officeDocument/2006/relationships/hyperlink" Target="http://msdn.microsoft.com/en-us/library/gg145029.aspx" TargetMode="External"/><Relationship Id="rId136" Type="http://schemas.openxmlformats.org/officeDocument/2006/relationships/hyperlink" Target="http://msdn.microsoft.com/en-us/library/system.dynamic.aspx" TargetMode="External"/><Relationship Id="rId157" Type="http://schemas.openxmlformats.org/officeDocument/2006/relationships/hyperlink" Target="http://msdn.microsoft.com/en-us/library/gg145038.aspx" TargetMode="External"/><Relationship Id="rId178" Type="http://schemas.openxmlformats.org/officeDocument/2006/relationships/hyperlink" Target="http://msdn.microsoft.com/en-us/library/microsoft.sqlserver.server.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canvas.aspx" TargetMode="External"/><Relationship Id="rId152" Type="http://schemas.openxmlformats.org/officeDocument/2006/relationships/hyperlink" Target="http://msdn.microsoft.com/en-us/library/gg145033.aspx" TargetMode="External"/><Relationship Id="rId173" Type="http://schemas.openxmlformats.org/officeDocument/2006/relationships/hyperlink" Target="http://go.microsoft.com/fwlink/?linkid=37118" TargetMode="External"/><Relationship Id="rId194" Type="http://schemas.openxmlformats.org/officeDocument/2006/relationships/hyperlink" Target="http://en.wikipedia.org/wiki/Generic_programming" TargetMode="External"/><Relationship Id="rId199" Type="http://schemas.openxmlformats.org/officeDocument/2006/relationships/hyperlink" Target="http://en.wikipedia.org/wiki/.NET_Framework" TargetMode="External"/><Relationship Id="rId203" Type="http://schemas.openxmlformats.org/officeDocument/2006/relationships/image" Target="media/image31.png"/><Relationship Id="rId208" Type="http://schemas.openxmlformats.org/officeDocument/2006/relationships/hyperlink" Target="http://en.wikipedia.org/wiki/Computer_programming_language" TargetMode="External"/><Relationship Id="rId229" Type="http://schemas.openxmlformats.org/officeDocument/2006/relationships/hyperlink" Target="http://en.wikipedia.org/wiki/GNU_Classpath" TargetMode="External"/><Relationship Id="rId19" Type="http://schemas.openxmlformats.org/officeDocument/2006/relationships/image" Target="media/image11.png"/><Relationship Id="rId224" Type="http://schemas.openxmlformats.org/officeDocument/2006/relationships/hyperlink" Target="http://en.wikipedia.org/wiki/Compiler" TargetMode="External"/><Relationship Id="rId240" Type="http://schemas.openxmlformats.org/officeDocument/2006/relationships/image" Target="media/image37.jpe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menu.aspx" TargetMode="External"/><Relationship Id="rId105" Type="http://schemas.openxmlformats.org/officeDocument/2006/relationships/hyperlink" Target="http://msdn.microsoft.com/en-IN/library/system.windows.controls.accesstext.aspx" TargetMode="External"/><Relationship Id="rId126" Type="http://schemas.openxmlformats.org/officeDocument/2006/relationships/hyperlink" Target="http://msdn.microsoft.com/en-us/library/gg145034.aspx" TargetMode="External"/><Relationship Id="rId147" Type="http://schemas.openxmlformats.org/officeDocument/2006/relationships/hyperlink" Target="http://msdn.microsoft.com/en-us/library/system.numerics.aspx" TargetMode="External"/><Relationship Id="rId168" Type="http://schemas.openxmlformats.org/officeDocument/2006/relationships/hyperlink" Target="http://msdn.microsoft.com/en-us/library/gg14503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scrollviewer.aspx" TargetMode="External"/><Relationship Id="rId98" Type="http://schemas.openxmlformats.org/officeDocument/2006/relationships/hyperlink" Target="http://msdn.microsoft.com/en-IN/library/system.windows.controls.wrappanel.aspx" TargetMode="External"/><Relationship Id="rId121" Type="http://schemas.openxmlformats.org/officeDocument/2006/relationships/image" Target="media/image27.jpeg"/><Relationship Id="rId142" Type="http://schemas.openxmlformats.org/officeDocument/2006/relationships/hyperlink" Target="http://msdn.microsoft.com/en-us/library/gg145016.aspx" TargetMode="External"/><Relationship Id="rId163" Type="http://schemas.openxmlformats.org/officeDocument/2006/relationships/hyperlink" Target="http://msdn.microsoft.com/en-us/library/gg145032.aspx" TargetMode="External"/><Relationship Id="rId184" Type="http://schemas.openxmlformats.org/officeDocument/2006/relationships/hyperlink" Target="http://msdn.microsoft.com/en-us/library/xamlgeneratednamespace.aspx" TargetMode="External"/><Relationship Id="rId189" Type="http://schemas.openxmlformats.org/officeDocument/2006/relationships/image" Target="media/image30.png"/><Relationship Id="rId219" Type="http://schemas.openxmlformats.org/officeDocument/2006/relationships/hyperlink" Target="http://en.wikipedia.org/wiki/Syntax_(programming_languages)" TargetMode="External"/><Relationship Id="rId3" Type="http://schemas.openxmlformats.org/officeDocument/2006/relationships/numbering" Target="numbering.xml"/><Relationship Id="rId214" Type="http://schemas.openxmlformats.org/officeDocument/2006/relationships/hyperlink" Target="http://en.wikipedia.org/wiki/Java_(programming_language)" TargetMode="External"/><Relationship Id="rId230" Type="http://schemas.openxmlformats.org/officeDocument/2006/relationships/image" Target="media/image32.png"/><Relationship Id="rId235" Type="http://schemas.openxmlformats.org/officeDocument/2006/relationships/hyperlink" Target="http://www.developer.nokia.com/info/sw.nokia.com/id/054b94d5-4cdf-4b17-b268-bedcfc421ba6/Nokia_Web_Tools_1_2_for_Symbian.html"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virtualizingstackpanel.aspx" TargetMode="External"/><Relationship Id="rId137" Type="http://schemas.openxmlformats.org/officeDocument/2006/relationships/hyperlink" Target="http://msdn.microsoft.com/en-us/library/gg145047.aspx" TargetMode="External"/><Relationship Id="rId158" Type="http://schemas.openxmlformats.org/officeDocument/2006/relationships/hyperlink" Target="http://msdn.microsoft.com/en-us/library/gg145021.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dockpanel.aspx" TargetMode="External"/><Relationship Id="rId88" Type="http://schemas.openxmlformats.org/officeDocument/2006/relationships/hyperlink" Target="http://msdn.microsoft.com/en-IN/library/system.windows.controls.groupbox.aspx" TargetMode="External"/><Relationship Id="rId111" Type="http://schemas.openxmlformats.org/officeDocument/2006/relationships/hyperlink" Target="http://msdn.microsoft.com/en-IN/library/system.windows.controls.tooltip.aspx" TargetMode="External"/><Relationship Id="rId132" Type="http://schemas.openxmlformats.org/officeDocument/2006/relationships/hyperlink" Target="http://msdn.microsoft.com/en-us/library/system.device.location.aspx" TargetMode="External"/><Relationship Id="rId153" Type="http://schemas.openxmlformats.org/officeDocument/2006/relationships/hyperlink" Target="http://msdn.microsoft.com/en-us/library/gg145043.aspx" TargetMode="External"/><Relationship Id="rId174" Type="http://schemas.openxmlformats.org/officeDocument/2006/relationships/hyperlink" Target="http://msdn.microsoft.com/en-us/library/gg145008.aspx" TargetMode="External"/><Relationship Id="rId179" Type="http://schemas.openxmlformats.org/officeDocument/2006/relationships/hyperlink" Target="http://msdn.microsoft.com/en-us/library/gg145009.aspx" TargetMode="External"/><Relationship Id="rId195" Type="http://schemas.openxmlformats.org/officeDocument/2006/relationships/hyperlink" Target="http://en.wikipedia.org/wiki/Object-oriented_programming" TargetMode="External"/><Relationship Id="rId209" Type="http://schemas.openxmlformats.org/officeDocument/2006/relationships/hyperlink" Target="http://en.wikipedia.org/wiki/Compiler" TargetMode="External"/><Relationship Id="rId190" Type="http://schemas.openxmlformats.org/officeDocument/2006/relationships/hyperlink" Target="http://en.wikipedia.org/wiki/Multi-paradigm_programming_language" TargetMode="External"/><Relationship Id="rId204" Type="http://schemas.openxmlformats.org/officeDocument/2006/relationships/hyperlink" Target="http://en.wikipedia.org/wiki/General_purpose_programming_language" TargetMode="External"/><Relationship Id="rId220" Type="http://schemas.openxmlformats.org/officeDocument/2006/relationships/hyperlink" Target="http://en.wikipedia.org/wiki/C_(programming_language)" TargetMode="External"/><Relationship Id="rId225" Type="http://schemas.openxmlformats.org/officeDocument/2006/relationships/hyperlink" Target="http://en.wikipedia.org/wiki/Library_(computing)" TargetMode="External"/><Relationship Id="rId241" Type="http://schemas.openxmlformats.org/officeDocument/2006/relationships/image" Target="media/image38.png"/><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label.aspx" TargetMode="External"/><Relationship Id="rId127" Type="http://schemas.openxmlformats.org/officeDocument/2006/relationships/hyperlink" Target="http://msdn.microsoft.com/en-us/library/gg145035.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tackpanel.aspx" TargetMode="External"/><Relationship Id="rId99" Type="http://schemas.openxmlformats.org/officeDocument/2006/relationships/hyperlink" Target="http://msdn.microsoft.com/en-IN/library/system.windows.controls.image.aspx" TargetMode="External"/><Relationship Id="rId101" Type="http://schemas.openxmlformats.org/officeDocument/2006/relationships/hyperlink" Target="http://msdn.microsoft.com/en-IN/library/system.windows.controls.frame.aspx" TargetMode="External"/><Relationship Id="rId122" Type="http://schemas.openxmlformats.org/officeDocument/2006/relationships/hyperlink" Target="http://msdn.microsoft.com/en-us/library/system.aspx" TargetMode="External"/><Relationship Id="rId143" Type="http://schemas.openxmlformats.org/officeDocument/2006/relationships/hyperlink" Target="http://msdn.microsoft.com/en-us/library/gg145024.aspx" TargetMode="External"/><Relationship Id="rId148" Type="http://schemas.openxmlformats.org/officeDocument/2006/relationships/hyperlink" Target="http://msdn.microsoft.com/en-us/library/system.byte.aspx" TargetMode="External"/><Relationship Id="rId164" Type="http://schemas.openxmlformats.org/officeDocument/2006/relationships/hyperlink" Target="http://msdn.microsoft.com/en-us/library/gg145018.aspx" TargetMode="External"/><Relationship Id="rId169" Type="http://schemas.openxmlformats.org/officeDocument/2006/relationships/hyperlink" Target="http://msdn.microsoft.com/en-us/library/accessibility.aspx" TargetMode="External"/><Relationship Id="rId185"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40.aspx" TargetMode="External"/><Relationship Id="rId210" Type="http://schemas.openxmlformats.org/officeDocument/2006/relationships/hyperlink" Target="http://en.wikipedia.org/wiki/Class_(file_format)" TargetMode="External"/><Relationship Id="rId215" Type="http://schemas.openxmlformats.org/officeDocument/2006/relationships/hyperlink" Target="http://en.wikipedia.org/wiki/James_Gosling" TargetMode="External"/><Relationship Id="rId236" Type="http://schemas.openxmlformats.org/officeDocument/2006/relationships/hyperlink" Target="http://www.developer.nokia.com/Resources/Library/Series_40_web_apps_library/" TargetMode="External"/><Relationship Id="rId26" Type="http://schemas.openxmlformats.org/officeDocument/2006/relationships/image" Target="media/image18.png"/><Relationship Id="rId231" Type="http://schemas.openxmlformats.org/officeDocument/2006/relationships/image" Target="media/image33.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panel.aspx" TargetMode="External"/><Relationship Id="rId112" Type="http://schemas.openxmlformats.org/officeDocument/2006/relationships/hyperlink" Target="http://msdn.microsoft.com/en-IN/library/system.windows.controls.canvas.aspx" TargetMode="External"/><Relationship Id="rId133" Type="http://schemas.openxmlformats.org/officeDocument/2006/relationships/hyperlink" Target="http://msdn.microsoft.com/en-us/library/gg145030.aspx" TargetMode="External"/><Relationship Id="rId154" Type="http://schemas.openxmlformats.org/officeDocument/2006/relationships/hyperlink" Target="http://msdn.microsoft.com/en-us/library/gg145017.aspx" TargetMode="External"/><Relationship Id="rId175" Type="http://schemas.openxmlformats.org/officeDocument/2006/relationships/hyperlink" Target="http://msdn.microsoft.com/en-us/library/gg145015.aspx" TargetMode="External"/><Relationship Id="rId196" Type="http://schemas.openxmlformats.org/officeDocument/2006/relationships/hyperlink" Target="http://en.wikipedia.org/wiki/Class_(computer_science)" TargetMode="External"/><Relationship Id="rId200" Type="http://schemas.openxmlformats.org/officeDocument/2006/relationships/hyperlink" Target="http://en.wikipedia.org/wiki/Ecma_International" TargetMode="External"/><Relationship Id="rId16" Type="http://schemas.openxmlformats.org/officeDocument/2006/relationships/image" Target="media/image8.png"/><Relationship Id="rId221" Type="http://schemas.openxmlformats.org/officeDocument/2006/relationships/hyperlink" Target="http://en.wikipedia.org/wiki/C%2B%2B" TargetMode="External"/><Relationship Id="rId242" Type="http://schemas.openxmlformats.org/officeDocument/2006/relationships/fontTable" Target="fontTable.xml"/><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stickynotecontrol.aspx" TargetMode="External"/><Relationship Id="rId102" Type="http://schemas.openxmlformats.org/officeDocument/2006/relationships/hyperlink" Target="http://msdn.microsoft.com/en-IN/library/system.windows.documents.hyperlink.aspx" TargetMode="External"/><Relationship Id="rId123" Type="http://schemas.openxmlformats.org/officeDocument/2006/relationships/hyperlink" Target="http://msdn.microsoft.com/en-us/library/system.aspx" TargetMode="External"/><Relationship Id="rId144" Type="http://schemas.openxmlformats.org/officeDocument/2006/relationships/hyperlink" Target="http://msdn.microsoft.com/en-us/library/system.media.aspx" TargetMode="External"/><Relationship Id="rId90" Type="http://schemas.openxmlformats.org/officeDocument/2006/relationships/hyperlink" Target="http://msdn.microsoft.com/en-IN/library/system.windows.controls.primitives.resizegrip.aspx" TargetMode="External"/><Relationship Id="rId165" Type="http://schemas.openxmlformats.org/officeDocument/2006/relationships/hyperlink" Target="http://msdn.microsoft.com/en-us/library/gg145013.aspx" TargetMode="External"/><Relationship Id="rId186" Type="http://schemas.openxmlformats.org/officeDocument/2006/relationships/hyperlink" Target="http://searchenterpriselinux.techtarget.com/definition/MySQL-Connector-ODBC" TargetMode="External"/><Relationship Id="rId211" Type="http://schemas.openxmlformats.org/officeDocument/2006/relationships/hyperlink" Target="http://en.wikipedia.org/wiki/Java_virtual_machine" TargetMode="External"/><Relationship Id="rId232" Type="http://schemas.openxmlformats.org/officeDocument/2006/relationships/image" Target="media/image34.png"/><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dockpanel.aspx" TargetMode="External"/><Relationship Id="rId134" Type="http://schemas.openxmlformats.org/officeDocument/2006/relationships/hyperlink" Target="http://msdn.microsoft.com/en-us/library/gg145037.aspx" TargetMode="External"/><Relationship Id="rId80" Type="http://schemas.openxmlformats.org/officeDocument/2006/relationships/hyperlink" Target="http://msdn.microsoft.com/en-IN/library/system.windows.controls.border.aspx" TargetMode="External"/><Relationship Id="rId155" Type="http://schemas.openxmlformats.org/officeDocument/2006/relationships/hyperlink" Target="http://msdn.microsoft.com/en-us/library/gg145025.aspx" TargetMode="External"/><Relationship Id="rId176" Type="http://schemas.openxmlformats.org/officeDocument/2006/relationships/hyperlink" Target="http://msdn.microsoft.com/en-us/library/microsoft.data.entity.build.tasks.aspx" TargetMode="External"/><Relationship Id="rId197" Type="http://schemas.openxmlformats.org/officeDocument/2006/relationships/hyperlink" Target="http://en.wikipedia.org/wiki/Component-based_software_engineering"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97951-3056-429B-98A5-09531746E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82</Pages>
  <Words>21440</Words>
  <Characters>122211</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143365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164</cp:revision>
  <dcterms:created xsi:type="dcterms:W3CDTF">2013-01-18T10:03:00Z</dcterms:created>
  <dcterms:modified xsi:type="dcterms:W3CDTF">2013-03-23T20:39:00Z</dcterms:modified>
</cp:coreProperties>
</file>