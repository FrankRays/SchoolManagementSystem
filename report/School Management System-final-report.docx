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BF188C">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5F0D55" w:rsidRDefault="005F0D5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5F0D55" w:rsidRDefault="005F0D55">
                            <w:pPr>
                              <w:pStyle w:val="NoSpacing"/>
                              <w:spacing w:line="360" w:lineRule="auto"/>
                              <w:rPr>
                                <w:color w:val="FFFFFF" w:themeColor="background1"/>
                              </w:rPr>
                            </w:pPr>
                            <w:r w:rsidRPr="0073478C">
                              <w:rPr>
                                <w:b/>
                                <w:color w:val="FFFFFF" w:themeColor="background1"/>
                                <w:sz w:val="52"/>
                                <w:szCs w:val="52"/>
                              </w:rPr>
                              <w:t>SUSMITA PODDER</w:t>
                            </w:r>
                          </w:p>
                        </w:sdtContent>
                      </w:sdt>
                      <w:p w:rsidR="005F0D55" w:rsidRDefault="005F0D5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5F0D55" w:rsidRDefault="005F0D5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BF188C">
          <w:pPr>
            <w:rPr>
              <w:rFonts w:asciiTheme="majorHAnsi" w:eastAsiaTheme="majorEastAsia" w:hAnsiTheme="majorHAnsi" w:cstheme="majorBidi"/>
              <w:b/>
              <w:bCs/>
              <w:color w:val="21798E" w:themeColor="accent1" w:themeShade="BF"/>
              <w:sz w:val="48"/>
              <w:szCs w:val="48"/>
            </w:rPr>
          </w:pPr>
          <w:r w:rsidRPr="00BF188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5F0D55" w:rsidRDefault="005F0D5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BF188C">
          <w:pPr>
            <w:pStyle w:val="TOC1"/>
            <w:tabs>
              <w:tab w:val="right" w:leader="dot" w:pos="9350"/>
            </w:tabs>
            <w:rPr>
              <w:noProof/>
            </w:rPr>
          </w:pPr>
          <w:r w:rsidRPr="00BF188C">
            <w:fldChar w:fldCharType="begin"/>
          </w:r>
          <w:r w:rsidR="005660EA">
            <w:instrText xml:space="preserve"> TOC \o "1-3" \h \z \u </w:instrText>
          </w:r>
          <w:r w:rsidRPr="00BF188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BF188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BF188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BF188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BF188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BF188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BF188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The software must have a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database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r>
              <w:t>Susmita</w:t>
            </w:r>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r>
              <w:t>Susmita</w:t>
            </w:r>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r>
              <w:t>Susmita</w:t>
            </w:r>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r>
              <w:t>Susmita</w:t>
            </w:r>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r>
              <w:t>Susmita</w:t>
            </w:r>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r>
              <w:t>Susmita</w:t>
            </w:r>
          </w:p>
        </w:tc>
      </w:tr>
      <w:tr w:rsidR="005F0D55" w:rsidTr="009A0389">
        <w:tc>
          <w:tcPr>
            <w:tcW w:w="1915" w:type="dxa"/>
          </w:tcPr>
          <w:p w:rsidR="005F0D55" w:rsidRDefault="005F0D55" w:rsidP="009A0389">
            <w:r>
              <w:t>SMS - 011</w:t>
            </w:r>
          </w:p>
        </w:tc>
        <w:tc>
          <w:tcPr>
            <w:tcW w:w="1915" w:type="dxa"/>
          </w:tcPr>
          <w:p w:rsidR="005F0D55" w:rsidRDefault="005F0D55" w:rsidP="00C911D1">
            <w:r>
              <w:t>EditCourse</w:t>
            </w:r>
          </w:p>
        </w:tc>
        <w:tc>
          <w:tcPr>
            <w:tcW w:w="1915" w:type="dxa"/>
          </w:tcPr>
          <w:p w:rsidR="005F0D55" w:rsidRDefault="005F0D55" w:rsidP="00C40C94">
            <w:r>
              <w:t>Select Edit option to edit Course details.</w:t>
            </w:r>
          </w:p>
        </w:tc>
        <w:tc>
          <w:tcPr>
            <w:tcW w:w="1915" w:type="dxa"/>
          </w:tcPr>
          <w:p w:rsidR="005F0D55" w:rsidRDefault="005F0D55" w:rsidP="009A0389">
            <w:r>
              <w:t>Successfully updated the Course details.</w:t>
            </w:r>
          </w:p>
        </w:tc>
        <w:tc>
          <w:tcPr>
            <w:tcW w:w="1916" w:type="dxa"/>
          </w:tcPr>
          <w:p w:rsidR="005F0D55" w:rsidRDefault="005F0D55" w:rsidP="009A0389">
            <w:r>
              <w:t>Susmita</w:t>
            </w:r>
          </w:p>
        </w:tc>
      </w:tr>
      <w:tr w:rsidR="00C40C94" w:rsidTr="009A0389">
        <w:tc>
          <w:tcPr>
            <w:tcW w:w="1915" w:type="dxa"/>
          </w:tcPr>
          <w:p w:rsidR="00C40C94" w:rsidRDefault="00C40C94" w:rsidP="009A0389">
            <w:r>
              <w:t>SMS – 01</w:t>
            </w:r>
            <w:r w:rsidR="005F0D55">
              <w:t>2</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r>
              <w:t>Susmita</w:t>
            </w:r>
          </w:p>
          <w:p w:rsidR="005F0D55" w:rsidRDefault="005F0D55" w:rsidP="009A0389"/>
        </w:tc>
      </w:tr>
      <w:tr w:rsidR="005F0D55" w:rsidTr="009A0389">
        <w:tc>
          <w:tcPr>
            <w:tcW w:w="1915" w:type="dxa"/>
          </w:tcPr>
          <w:p w:rsidR="005F0D55" w:rsidRDefault="005F0D55" w:rsidP="009A0389">
            <w:r>
              <w:t>SMS – 013</w:t>
            </w:r>
          </w:p>
        </w:tc>
        <w:tc>
          <w:tcPr>
            <w:tcW w:w="1915" w:type="dxa"/>
          </w:tcPr>
          <w:p w:rsidR="005F0D55" w:rsidRDefault="005F0D55" w:rsidP="00C911D1">
            <w:r>
              <w:t>Student</w:t>
            </w:r>
          </w:p>
        </w:tc>
        <w:tc>
          <w:tcPr>
            <w:tcW w:w="1915" w:type="dxa"/>
          </w:tcPr>
          <w:p w:rsidR="005F0D55" w:rsidRDefault="005F0D55" w:rsidP="00C40C94">
            <w:r>
              <w:t>Click Student to open Student window.</w:t>
            </w:r>
          </w:p>
        </w:tc>
        <w:tc>
          <w:tcPr>
            <w:tcW w:w="1915" w:type="dxa"/>
          </w:tcPr>
          <w:p w:rsidR="005F0D55" w:rsidRDefault="005F0D55" w:rsidP="009A0389">
            <w:r>
              <w:t>Successfully opened.</w:t>
            </w:r>
          </w:p>
        </w:tc>
        <w:tc>
          <w:tcPr>
            <w:tcW w:w="1916" w:type="dxa"/>
          </w:tcPr>
          <w:p w:rsidR="005F0D55" w:rsidRDefault="005F0D55" w:rsidP="009A0389"/>
        </w:tc>
      </w:tr>
      <w:tr w:rsidR="005F0D55" w:rsidTr="009A0389">
        <w:tc>
          <w:tcPr>
            <w:tcW w:w="1915" w:type="dxa"/>
          </w:tcPr>
          <w:p w:rsidR="005F0D55" w:rsidRDefault="005F0D55" w:rsidP="009A0389">
            <w:r>
              <w:t>SMS – 014</w:t>
            </w:r>
          </w:p>
        </w:tc>
        <w:tc>
          <w:tcPr>
            <w:tcW w:w="1915" w:type="dxa"/>
          </w:tcPr>
          <w:p w:rsidR="005F0D55" w:rsidRDefault="005F0D55" w:rsidP="00C911D1">
            <w:r>
              <w:t>Submit</w:t>
            </w:r>
          </w:p>
        </w:tc>
        <w:tc>
          <w:tcPr>
            <w:tcW w:w="1915" w:type="dxa"/>
          </w:tcPr>
          <w:p w:rsidR="005F0D55" w:rsidRDefault="005F0D55" w:rsidP="00C40C94">
            <w:r>
              <w:t>Select Submit to add the details of the Student.</w:t>
            </w:r>
          </w:p>
        </w:tc>
        <w:tc>
          <w:tcPr>
            <w:tcW w:w="1915" w:type="dxa"/>
          </w:tcPr>
          <w:p w:rsidR="005F0D55" w:rsidRDefault="005F0D55" w:rsidP="009A0389">
            <w:r>
              <w:t xml:space="preserve">Successfully added the details of the Student into School Management System.  </w:t>
            </w:r>
          </w:p>
        </w:tc>
        <w:tc>
          <w:tcPr>
            <w:tcW w:w="1916" w:type="dxa"/>
          </w:tcPr>
          <w:p w:rsidR="005F0D55" w:rsidRDefault="005F0D55" w:rsidP="009A0389"/>
        </w:tc>
      </w:tr>
      <w:tr w:rsidR="005F0D55" w:rsidTr="009A0389">
        <w:tc>
          <w:tcPr>
            <w:tcW w:w="1915" w:type="dxa"/>
          </w:tcPr>
          <w:p w:rsidR="005F0D55" w:rsidRDefault="005F0D55" w:rsidP="009A0389">
            <w:r>
              <w:t xml:space="preserve">SMS – </w:t>
            </w:r>
            <w:r w:rsidR="002B1A90">
              <w:t>015</w:t>
            </w:r>
          </w:p>
        </w:tc>
        <w:tc>
          <w:tcPr>
            <w:tcW w:w="1915" w:type="dxa"/>
          </w:tcPr>
          <w:p w:rsidR="005F0D55" w:rsidRDefault="005F0D55" w:rsidP="00C911D1">
            <w:r>
              <w:t>EditStudent</w:t>
            </w:r>
          </w:p>
        </w:tc>
        <w:tc>
          <w:tcPr>
            <w:tcW w:w="1915" w:type="dxa"/>
          </w:tcPr>
          <w:p w:rsidR="005F0D55" w:rsidRDefault="005F0D55" w:rsidP="00C40C94">
            <w:r>
              <w:t>Select Edit option to edit Student details.</w:t>
            </w:r>
          </w:p>
        </w:tc>
        <w:tc>
          <w:tcPr>
            <w:tcW w:w="1915" w:type="dxa"/>
          </w:tcPr>
          <w:p w:rsidR="005F0D55" w:rsidRDefault="005F0D55" w:rsidP="009A0389">
            <w:r>
              <w:t>Successfully updated the Student details.</w:t>
            </w:r>
          </w:p>
        </w:tc>
        <w:tc>
          <w:tcPr>
            <w:tcW w:w="1916" w:type="dxa"/>
          </w:tcPr>
          <w:p w:rsidR="005F0D55" w:rsidRDefault="005F0D55" w:rsidP="009A0389"/>
        </w:tc>
      </w:tr>
      <w:tr w:rsidR="002B1A90" w:rsidTr="009A0389">
        <w:tc>
          <w:tcPr>
            <w:tcW w:w="1915" w:type="dxa"/>
          </w:tcPr>
          <w:p w:rsidR="002B1A90" w:rsidRDefault="002B1A90" w:rsidP="009A0389">
            <w:r>
              <w:lastRenderedPageBreak/>
              <w:t>SMS – 016</w:t>
            </w:r>
          </w:p>
        </w:tc>
        <w:tc>
          <w:tcPr>
            <w:tcW w:w="1915" w:type="dxa"/>
          </w:tcPr>
          <w:p w:rsidR="002B1A90" w:rsidRDefault="002B1A90" w:rsidP="00C911D1">
            <w:r>
              <w:t>Cancel</w:t>
            </w:r>
          </w:p>
        </w:tc>
        <w:tc>
          <w:tcPr>
            <w:tcW w:w="1915" w:type="dxa"/>
          </w:tcPr>
          <w:p w:rsidR="002B1A90" w:rsidRDefault="002B1A90" w:rsidP="00C40C94">
            <w:r>
              <w:t>Select Cannel to close the Student window.</w:t>
            </w:r>
          </w:p>
        </w:tc>
        <w:tc>
          <w:tcPr>
            <w:tcW w:w="1915" w:type="dxa"/>
          </w:tcPr>
          <w:p w:rsidR="002B1A90" w:rsidRDefault="002B1A90" w:rsidP="009A0389">
            <w:r>
              <w:t>Successfully cancelled.</w:t>
            </w:r>
          </w:p>
        </w:tc>
        <w:tc>
          <w:tcPr>
            <w:tcW w:w="1916" w:type="dxa"/>
          </w:tcPr>
          <w:p w:rsidR="002B1A90" w:rsidRDefault="002B1A90" w:rsidP="009A0389"/>
        </w:tc>
      </w:tr>
      <w:tr w:rsidR="002B1A90" w:rsidTr="009A0389">
        <w:tc>
          <w:tcPr>
            <w:tcW w:w="1915" w:type="dxa"/>
          </w:tcPr>
          <w:p w:rsidR="002B1A90" w:rsidRDefault="002B1A90" w:rsidP="009A0389">
            <w:r>
              <w:t>SMS – 017</w:t>
            </w:r>
          </w:p>
        </w:tc>
        <w:tc>
          <w:tcPr>
            <w:tcW w:w="1915" w:type="dxa"/>
          </w:tcPr>
          <w:p w:rsidR="002B1A90" w:rsidRDefault="002B1A90" w:rsidP="00C911D1">
            <w:r>
              <w:t>Library</w:t>
            </w:r>
          </w:p>
        </w:tc>
        <w:tc>
          <w:tcPr>
            <w:tcW w:w="1915" w:type="dxa"/>
          </w:tcPr>
          <w:p w:rsidR="002B1A90" w:rsidRDefault="002B1A90" w:rsidP="00C40C94">
            <w:r>
              <w:t>Click Library to open Library window.</w:t>
            </w:r>
          </w:p>
        </w:tc>
        <w:tc>
          <w:tcPr>
            <w:tcW w:w="1915" w:type="dxa"/>
          </w:tcPr>
          <w:p w:rsidR="002B1A90" w:rsidRDefault="002B1A90" w:rsidP="009A0389">
            <w:r>
              <w:t>Successfully opened.</w:t>
            </w:r>
          </w:p>
        </w:tc>
        <w:tc>
          <w:tcPr>
            <w:tcW w:w="1916" w:type="dxa"/>
          </w:tcPr>
          <w:p w:rsidR="002B1A90" w:rsidRDefault="002B1A90" w:rsidP="009A0389"/>
        </w:tc>
      </w:tr>
      <w:tr w:rsidR="002B1A90" w:rsidTr="009A0389">
        <w:tc>
          <w:tcPr>
            <w:tcW w:w="1915" w:type="dxa"/>
          </w:tcPr>
          <w:p w:rsidR="002B1A90" w:rsidRDefault="002B1A90" w:rsidP="009A0389">
            <w:r>
              <w:t>SMS – 018</w:t>
            </w:r>
          </w:p>
        </w:tc>
        <w:tc>
          <w:tcPr>
            <w:tcW w:w="1915" w:type="dxa"/>
          </w:tcPr>
          <w:p w:rsidR="002B1A90" w:rsidRDefault="002B1A90" w:rsidP="00C911D1">
            <w:r>
              <w:t>Submit</w:t>
            </w:r>
          </w:p>
        </w:tc>
        <w:tc>
          <w:tcPr>
            <w:tcW w:w="1915" w:type="dxa"/>
          </w:tcPr>
          <w:p w:rsidR="002B1A90" w:rsidRDefault="002B1A90" w:rsidP="00C40C94">
            <w:r>
              <w:t>Select Submit to add the details of the Book.</w:t>
            </w:r>
          </w:p>
        </w:tc>
        <w:tc>
          <w:tcPr>
            <w:tcW w:w="1915" w:type="dxa"/>
          </w:tcPr>
          <w:p w:rsidR="002B1A90" w:rsidRDefault="002B1A90" w:rsidP="009A0389">
            <w:r>
              <w:t xml:space="preserve">Successfully added the details of the Book into School Management System.  </w:t>
            </w:r>
          </w:p>
        </w:tc>
        <w:tc>
          <w:tcPr>
            <w:tcW w:w="1916" w:type="dxa"/>
          </w:tcPr>
          <w:p w:rsidR="002B1A90" w:rsidRDefault="002B1A90" w:rsidP="009A0389"/>
        </w:tc>
      </w:tr>
      <w:tr w:rsidR="002B1A90" w:rsidTr="009A0389">
        <w:tc>
          <w:tcPr>
            <w:tcW w:w="1915" w:type="dxa"/>
          </w:tcPr>
          <w:p w:rsidR="002B1A90" w:rsidRDefault="002B1A90" w:rsidP="009A0389">
            <w:r>
              <w:t>SMS – 019</w:t>
            </w:r>
          </w:p>
        </w:tc>
        <w:tc>
          <w:tcPr>
            <w:tcW w:w="1915" w:type="dxa"/>
          </w:tcPr>
          <w:p w:rsidR="002B1A90" w:rsidRDefault="002B1A90" w:rsidP="00C911D1">
            <w:r>
              <w:t>EditBook</w:t>
            </w:r>
          </w:p>
        </w:tc>
        <w:tc>
          <w:tcPr>
            <w:tcW w:w="1915" w:type="dxa"/>
          </w:tcPr>
          <w:p w:rsidR="002B1A90" w:rsidRDefault="002B1A90" w:rsidP="002B1A90">
            <w:r>
              <w:t>Select Edit option to edit Book details.</w:t>
            </w:r>
          </w:p>
        </w:tc>
        <w:tc>
          <w:tcPr>
            <w:tcW w:w="1915" w:type="dxa"/>
          </w:tcPr>
          <w:p w:rsidR="002B1A90" w:rsidRDefault="002B1A90" w:rsidP="009A0389">
            <w:r>
              <w:t>Successfully updated the Book details.</w:t>
            </w:r>
          </w:p>
        </w:tc>
        <w:tc>
          <w:tcPr>
            <w:tcW w:w="1916" w:type="dxa"/>
          </w:tcPr>
          <w:p w:rsidR="002B1A90" w:rsidRDefault="002B1A90" w:rsidP="009A0389"/>
        </w:tc>
      </w:tr>
      <w:tr w:rsidR="002B1A90" w:rsidTr="009A0389">
        <w:tc>
          <w:tcPr>
            <w:tcW w:w="1915" w:type="dxa"/>
          </w:tcPr>
          <w:p w:rsidR="002B1A90" w:rsidRDefault="002B1A90" w:rsidP="009A0389">
            <w:r>
              <w:t>SMS – 020</w:t>
            </w:r>
          </w:p>
        </w:tc>
        <w:tc>
          <w:tcPr>
            <w:tcW w:w="1915" w:type="dxa"/>
          </w:tcPr>
          <w:p w:rsidR="002B1A90" w:rsidRDefault="002B1A90" w:rsidP="00C911D1">
            <w:r>
              <w:t>Cancel</w:t>
            </w:r>
          </w:p>
        </w:tc>
        <w:tc>
          <w:tcPr>
            <w:tcW w:w="1915" w:type="dxa"/>
          </w:tcPr>
          <w:p w:rsidR="002B1A90" w:rsidRDefault="002B1A90" w:rsidP="00C40C94">
            <w:r>
              <w:t>Sel</w:t>
            </w:r>
            <w:r w:rsidR="00B106E9">
              <w:t xml:space="preserve">ect Cannel to close the Library </w:t>
            </w:r>
            <w:r>
              <w:t>window.</w:t>
            </w:r>
          </w:p>
        </w:tc>
        <w:tc>
          <w:tcPr>
            <w:tcW w:w="1915" w:type="dxa"/>
          </w:tcPr>
          <w:p w:rsidR="002B1A90" w:rsidRDefault="002B1A90" w:rsidP="009A0389">
            <w:r>
              <w:t>Successfully cancelled.</w:t>
            </w:r>
          </w:p>
        </w:tc>
        <w:tc>
          <w:tcPr>
            <w:tcW w:w="1916" w:type="dxa"/>
          </w:tcPr>
          <w:p w:rsidR="002B1A90" w:rsidRDefault="002B1A90" w:rsidP="009A0389"/>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r>
              <w:t>Susmita</w:t>
            </w:r>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r>
              <w:t>Susmita</w:t>
            </w:r>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r>
              <w:t>Susmita</w:t>
            </w:r>
          </w:p>
        </w:tc>
      </w:tr>
    </w:tbl>
    <w:p w:rsidR="007974F0" w:rsidRDefault="007974F0" w:rsidP="007974F0"/>
    <w:p w:rsidR="007974F0" w:rsidRDefault="00842240" w:rsidP="00792993">
      <w:pPr>
        <w:pStyle w:val="Heading1"/>
      </w:pPr>
      <w:bookmarkStart w:id="34" w:name="_Toc346626352"/>
      <w:r>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lastRenderedPageBreak/>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Pr>
          <w:rFonts w:ascii="Arial" w:hAnsi="Arial" w:cs="Arial"/>
        </w:rPr>
        <w:t>SMS:</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SMS.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lastRenderedPageBreak/>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 xml:space="preserve">Output (I/O) failures or invalid </w:t>
      </w:r>
      <w:r w:rsidRPr="00515199">
        <w:rPr>
          <w:rFonts w:ascii="Arial" w:hAnsi="Arial" w:cs="Arial"/>
          <w:lang w:val="en-GB"/>
        </w:rPr>
        <w:lastRenderedPageBreak/>
        <w:t>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lastRenderedPageBreak/>
        <w:t>DATABASE / DATA SECURITY</w:t>
      </w:r>
      <w:bookmarkEnd w:id="50"/>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BF188C"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BF188C"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BF188C"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BF188C"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BF188C"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BF188C"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BF188C"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BF188C"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BF188C"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BF188C"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BF188C"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BF188C"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reliable and flexible application architecture. It can save you years of development time. The NetBeans Platform gives you a time-tested architecture for free. An architecture that encourages sustainable development practices. Because the NetBeans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The main reusable features and components comprising the NetBeans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modular nature of a NetBeans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Since your application can use either standard NetBeans Platform modules or OSGi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Just as application servers, such as GlassFish or WebLogic, provide lifecycle services to web applications, the NetBeans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Application servers understand how to compose web modules, EJB modules, and related artifacts, into a single web application. In a comparable manner, the NetBeans runtime container understands how to compose NetBeans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There is no need to write a main method for your application because the NetBeans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NetBeans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Platform provides a virtual file system, which is a hierarhical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Most serious applications need more than one window. Coding good interaction between multiple windows is not a trivial task. The NetBeans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Swing and JavaFX are the standard UI toolkits on the Java desktop and can be used throughout the NetBeans Platform. Related benefits include the ability to change the look and feel easily via "Look and Feel" support in Swing and CSS integration in JavaFX, as well as the portability of GUI components across all operating systems and the easy incorporation of many free and commercial third-party Swing and JavaFX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With the NetBeans Platform you're not constrained by one of the typical pain points in Swing: the JTree model is completely different to the JList model, even though they present the same data. Switching between them means rewriting the model. The NetBeans Nodes API provides a generic model for presenting your data. The NetBeans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In addition to a window system, the NetBeans Platform provides many other UI-related components, such as a property sheet, a palette, complex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The NetBeans IDE, which is the software development kit (SDK) of the NewtBeans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r>
        <w:rPr>
          <w:rFonts w:ascii="Arial" w:hAnsi="Arial" w:cs="Arial"/>
          <w:color w:val="333333"/>
          <w:shd w:val="clear" w:color="auto" w:fill="FFFFFF"/>
        </w:rPr>
        <w:t>NetBeans IDE provides first-class comprehensive support for the newest Java technologies and latest Java enhancements before other IDEs. It is the first IDE providing support for JDK 7, Java EE 6, and JavaFX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its constantly improving Java Editor, many rich features and an extensive range of tools, templates and samples, NetBeans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An IDE is much more than a text editor. The NetBeans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editor supports many languages from Java, C/C++, XML and HTML, to PHP, Groovy, Javadoc,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Keeping a clear overview of large applications, with thousands of folders and files, and millions of lines of code, is a daunting task. NetBeans IDE 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Design GUIs for Java EE, Java SE, and Java ME applications quickly and smoothly by dragging and positioning GUI components from a palette into the NetBeans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Java SE applications, the NetBeans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NetBeans Profiler provides expert assistance for optimizing your application's speed and memory usage, and makes it easier to build reliable and scalable Java SE, JavaFX and Java EE applications. NetBeans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74"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91"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05"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14"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4"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3"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8"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39"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0"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1"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2"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BF188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43"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BF188C" w:rsidP="006D3AE6">
      <w:pPr>
        <w:tabs>
          <w:tab w:val="center" w:pos="4680"/>
        </w:tabs>
      </w:pPr>
      <w:hyperlink r:id="rId144"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5"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46"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The Java Swing provides the multiple platform independent APIs interfaces for interacting between the users and GUIs components. All Java Swing classes imports form the import javax.swing.*; package.  Java provides an interactive features for design the </w:t>
      </w:r>
      <w:r w:rsidRPr="00186AE5">
        <w:rPr>
          <w:b/>
          <w:bCs/>
        </w:rPr>
        <w:t>GUI</w:t>
      </w:r>
      <w:r w:rsidRPr="00186AE5">
        <w:t>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JFrame, JWindow, JDialog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performed the action with the ActionListenerwhere the multiple controls are used for same purposes.</w:t>
            </w:r>
          </w:p>
        </w:tc>
      </w:tr>
      <w:tr w:rsidR="00CA6E55" w:rsidRPr="00186AE5" w:rsidTr="005F0D55">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BoundedRangeModel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defines the data model of components like: sliders and progressBars.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state model for the buttons like: radio buttons, check boxes etc.</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CellEditor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by the developer for creating the new editor and it has the new components implement interfaces. TheCellEditor implements the wrapper based approach.</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ComboBoxEditor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this interface, the editor component used to JComboBoxcomponents.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represents the data model in a list model with the selected items.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DesktopManager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JDesktopPane object. The JInternalFrameimplements in the JDesktopPane with the help of DesktopManager.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graphical representation of the components. It has fixed size picture.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JComboBox.KeySelectionManager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KeySelectionManager and used for the combo box data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ListCellRenderer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paint the cell in the list with the help of "rubber stamps"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JList components method. It gets the value of each cell of list.</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ListSelectionModel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indicates the components, which are stable or not.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MenuElement</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where the any components are implements in the menu.</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MutableComboBoxModel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extends from the ComboBoxModel. It is a mutable version of ComboBoxModel.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defines the requirements of an object for displaying the values.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RootPaneContainer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uses the RootPane properties and it has the components like: JFrame, JInternalFrame and JWindow etc. </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provides the scrolling to show the large amount of data with the help of JScrollPane.</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for JScrollPane components.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SingleSelectionModel</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used to select the one index in a model.</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You can set the components on the screen to own requirements.</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UIDefaults.ActiveValue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constructs the DefaultListCellRenderer.</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UIDefaults.LazyValue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enables one to store an entry in the default table. The entered value is not constructed until first time is a real value is created through it using LazyValue.createValue() method.</w:t>
            </w:r>
          </w:p>
        </w:tc>
      </w:tr>
      <w:tr w:rsidR="00CA6E55" w:rsidRPr="00186AE5" w:rsidTr="005F0D55">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WindowConstants</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interface has two methods setDefaultCloseOperation and getDefaultCloseOperation and provides the window close opration.</w:t>
            </w:r>
          </w:p>
        </w:tc>
      </w:tr>
    </w:tbl>
    <w:p w:rsidR="00CA6E55" w:rsidRPr="00186AE5" w:rsidRDefault="00CA6E55" w:rsidP="00CA6E55">
      <w:r w:rsidRPr="00186AE5">
        <w:t>The following classes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5F0D55">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AbstractAction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handles the any types of action and provides JFC Action interface.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nature of buttons and menu items.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a list and contents of the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AbstractListModel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defines the data model which provides the list with its contents.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ActionMap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works with InputMap and performs any action when the key is pressed.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BorderFactory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Object and creates the Border instance in the factory.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fixed spaces between two components and uses the BoxLayout object of the layout 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Box.Filler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participates in the Layout and uses the lightweight components.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BoxLayout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arranging the multiple components either horizontally or vertically. The Box container uses this class.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ButtonGroup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the multiple buttons in aButtonGroup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CellRandererPane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insert the components like: JList, JTable and JTree.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ComponentInputMap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ComponentInputMap constructor and creates the components with the help of InpuMap.</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DebugGraphics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from the Graphics and used to debug the graphics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DefaultBoundedRangeModel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implementation of default BoundedRangeModel.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generic ButtonModel.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DefaultCellEditor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TableCellEditor and TreeCellEditor for the table and tree cells.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DefaultComboBoxModel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default model for combo boxes.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DefaultDesktopManager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DesktopManager. The DesktopManager has the JInternalFrame for creating the internal fame in a frame.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implementing the FocusManager.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default ListCellRanderer.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DefaultListCellRanderer.UIResource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DefaultListCellRanderer and implementing in the 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AbstractListModel and implementing thejava.util.Vector.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DefaultListSelectionModel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for select the list in a data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DefaultSingleSelectionModel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default SingleSelectionModel.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FocusManager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handles all focus like: gainedFocus and lostFocus.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GrayFilter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RGBImageFilter and used for disabling the image through the button.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ImageIcon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implements the Icon and paints the icons from the images.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uses the ActionMap to performed the action when you press any key of keyboard. It bounds data between the input event and an object.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InputVerifier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helps you when you works with the text fields through the focus.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JApplet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Applet and implements the Accessibleand RootPaneContainer.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AbstractButton and you can create the new button.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JToggleButton and implements the check box in which buttons are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JCheckBoxMenuItem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determines the items which is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JColorChooser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implementing the Accessable. Here, you choose and manipulate the colors.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JComboBox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JComboBox. It provides the drop-down list where user select only one item or value at a time. But combo box is a combination of multiple text or buttons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JComponent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In java swing, All components are used the JComponent except the top-level containers like: JFrame, JDialog etc.</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JDesktopPane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JLayeredPane and when you create the object of JInternalFrame to be maintained in the JDesktopPane. The JDesktopPane has DesktopManager.</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JDialog</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Dialog. This class used to create the dialog window and when you want to create the custom dialog window with the help of JOptionPane method.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JEditorPane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the JTextComponent. It edits the component by the EditorKit.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JFileChooser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facility to choosing the file.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Frame and supports the swing components architecture.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extends from the JComponent and provides the facility to dragging, closing, resizing and menu bar of the internal frame. The JInternalFrame added into the JDesktopPane.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JInternalFrame.JDesktopIcon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displays the desktop icon and create the instance of JInternalFrame and iconify.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JLabel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show the small text and image.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JLayeredPane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JFC/Swing container that can be used to overlap the components to each other.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JList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list where you select the one or more than objects.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new menu where you add the JMenuItems. When you select the item then shows the popup menu items in the JMenuBar.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a new menu bar where the JMenu objects are added.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new menu items in the mebus.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JOptionPane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used to create some different types of dialog box like: message dialog box, error dialog box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JPanel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JComponent and used to create a new panel.</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JPassworkField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single line text editing. Here, don't available the original characters but view type indication characters are available.</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popup menu. It provides small window where the various types of choices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JPopupMenu.Separator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Here the popup menu and the separator are available.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JProgressBar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integer types values in percent within a bounded range to determine the working process.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radio button and shows the state of an item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JRadioButtonMenuItem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JMenuItem and implements the radio button menu item</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JRootPane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behind the scenes by JFrame, JWindow, JDialog etc. for providing the task-orientation and functionality.</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create a scroll bar. It provides the view content area where you show the content to scroll this.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JScrollPane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scrollable view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 the separator among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JSlider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a control to represent a numeric value by dragging the slider.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JSplitPane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used to divides the two components graphically like: top and button, left and right.</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JTabbedPane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JTable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user interface component and represents the two dimensional data.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JTextArea</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multi line plain text area.</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JTextField</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facility to editing the text in a single line.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JTextPane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provides the component like JTexArea for multiple lines text with more capabalities.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two state button that means selected or deselected.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JToggleButton.ToggleButtonModel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DefaultButtonModel and provides theToggleButton model.</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set of command buttons icons that performs the different actions or controls.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JToolBar.Separator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tool bar separator.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JToolTip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tool tips related to it's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shows the data in a hierarchical way.</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JTree.DynamicUtilTreeNode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extends the DefaultMutableTreeNode and create children nodes.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JTree.EmptySelectionModel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does not allows the any selection.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JViewPort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gives you about the underlying information.</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JWindow</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window and shows the any location or area on the desktop. It couldn't any title bar and window management buttons.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KeyStroke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controls the key events on the keyboard for the equivalent device.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LayoutFocusTraversalPolicy</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conducts the sorting objects according to their size, type, position or orientation.</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LookAndFeel</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MenuSelectionManager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has menu selection hierarchy. </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OverlayLayout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The layout manager arrange the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is used to monitoring the progress of any operation to be done.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ProgressMonitorInputStream</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progress monitor to monitor the progress of reading input from the input stream. It cleanups all the rights when the stream is closed.</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RepaintManager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manage and override the repaint requests.</w:t>
            </w:r>
          </w:p>
        </w:tc>
      </w:tr>
      <w:tr w:rsidR="00CA6E55" w:rsidRPr="00186AE5" w:rsidTr="005F0D55">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manage the components like: scroll bar, row header, column header etc.</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ScrollPaneLayout.UIResource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ScrollPaneLayout and implements theUIResource.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SizeRequirements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calculates the size and positions of components.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SizeSequence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represents the order list of size and it's positions.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SwingUtilities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utilities methods for swing.</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Actions perform the predefined rate.</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ToolTipManager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manages the all tool tips.</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extends the Hashtable and you set/get the value with the help of UIManager.</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UIDefaults.LazyInputMap</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creates a Input Map through it's createValue() method. The array of key after binding is passed to the constructor of this. Example of binding of key is array of pressing key information (e.g. ctrl + c or alt + f).</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UIDefaults.ProxyLazyValue</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lastRenderedPageBreak/>
              <w:t>UIManager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class has track of the current look and feel details.</w:t>
            </w:r>
          </w:p>
        </w:tc>
      </w:tr>
      <w:tr w:rsidR="00CA6E55" w:rsidRPr="00186AE5" w:rsidTr="005F0D55">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UIManager.LookAndFeelInfo</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is the nested class of UIManager class i.e. used for getting information about all the look and feels installed with the software development kit.</w:t>
            </w:r>
          </w:p>
        </w:tc>
      </w:tr>
      <w:tr w:rsidR="00CA6E55" w:rsidRPr="00186AE5" w:rsidTr="005F0D55">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5F0D55">
            <w:pPr>
              <w:pStyle w:val="NoSpacing"/>
            </w:pPr>
            <w:r w:rsidRPr="00186AE5">
              <w:t>ViewportLayout</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It implements the LayoutManager and defines the policy for the layout.</w:t>
            </w:r>
          </w:p>
        </w:tc>
      </w:tr>
    </w:tbl>
    <w:p w:rsidR="00CA6E55" w:rsidRPr="00186AE5" w:rsidRDefault="00CA6E55" w:rsidP="00CA6E55">
      <w:pPr>
        <w:rPr>
          <w:ins w:id="65" w:author="Unknown"/>
          <w:u w:val="single"/>
        </w:rPr>
      </w:pPr>
      <w:ins w:id="66" w:author="Unknown">
        <w:r w:rsidRPr="00186AE5">
          <w:rPr>
            <w:u w:val="single"/>
          </w:rPr>
          <w:t>The following Exceptions and it's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5F0D55">
            <w:pPr>
              <w:pStyle w:val="NoSpacing"/>
            </w:pPr>
            <w:r w:rsidRPr="00186AE5">
              <w:t>Descriptions</w:t>
            </w:r>
          </w:p>
        </w:tc>
      </w:tr>
      <w:tr w:rsidR="00CA6E55" w:rsidRPr="00186AE5" w:rsidTr="005F0D55">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UnsupportedLookAndFeelException</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5F0D55">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7"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0"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1"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System.AddIn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2"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3"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4"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5"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6"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7"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58"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59"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60"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1"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2"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3"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4"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5"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67"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8"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69"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70"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6"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7"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0"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81"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82"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6"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7"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8"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System.ServiceProcess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System.Text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4"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5"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96"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8"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199"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0"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1"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4"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07"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08"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2"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3"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4"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5"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Microsoft.VisualC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BF188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22"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23"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4"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25"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6"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27"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28"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29"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30"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31"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32"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33"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34"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35"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36"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37"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38"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39"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40"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41"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42"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43"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44"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45"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46"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hyperlink r:id="rId247" w:tooltip="Java bytecode" w:history="1">
        <w:r w:rsidRPr="00DB3B2B">
          <w:rPr>
            <w:rFonts w:ascii="Arial" w:eastAsia="Times New Roman" w:hAnsi="Arial" w:cs="Arial"/>
            <w:lang w:bidi="ar-SA"/>
          </w:rPr>
          <w:t>bytecode</w:t>
        </w:r>
      </w:hyperlink>
      <w:r w:rsidRPr="00DB3B2B">
        <w:rPr>
          <w:rFonts w:ascii="Arial" w:eastAsia="Times New Roman" w:hAnsi="Arial" w:cs="Arial"/>
          <w:lang w:bidi="ar-SA"/>
        </w:rPr>
        <w:t> (</w:t>
      </w:r>
      <w:hyperlink r:id="rId248"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49"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50"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51" w:anchor="cite_note-10" w:history="1">
        <w:r w:rsidRPr="00DB3B2B">
          <w:rPr>
            <w:rFonts w:ascii="Arial" w:eastAsia="Times New Roman" w:hAnsi="Arial" w:cs="Arial"/>
            <w:vertAlign w:val="superscript"/>
            <w:lang w:bidi="ar-SA"/>
          </w:rPr>
          <w:t>[10]</w:t>
        </w:r>
      </w:hyperlink>
      <w:hyperlink r:id="rId252"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53"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54"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(which has since</w:t>
      </w:r>
      <w:hyperlink r:id="rId255" w:tooltip="Sun acquisition by Oracle" w:history="1">
        <w:r w:rsidRPr="00DB3B2B">
          <w:rPr>
            <w:rFonts w:ascii="Arial" w:eastAsia="Times New Roman" w:hAnsi="Arial" w:cs="Arial"/>
            <w:lang w:bidi="ar-SA"/>
          </w:rPr>
          <w:t>merged into Oracle Corporation</w:t>
        </w:r>
      </w:hyperlink>
      <w:r w:rsidRPr="00DB3B2B">
        <w:rPr>
          <w:rFonts w:ascii="Arial" w:eastAsia="Times New Roman" w:hAnsi="Arial" w:cs="Arial"/>
          <w:lang w:bidi="ar-SA"/>
        </w:rPr>
        <w:t>) and released in 1995 as a core component of Sun Microsystems' </w:t>
      </w:r>
      <w:hyperlink r:id="rId256"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57"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58"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59" w:tooltip="C++" w:history="1">
        <w:r w:rsidRPr="00DB3B2B">
          <w:rPr>
            <w:rFonts w:ascii="Arial" w:eastAsia="Times New Roman" w:hAnsi="Arial" w:cs="Arial"/>
            <w:lang w:bidi="ar-SA"/>
          </w:rPr>
          <w:t>C++</w:t>
        </w:r>
      </w:hyperlink>
      <w:r w:rsidRPr="00DB3B2B">
        <w:rPr>
          <w:rFonts w:ascii="Arial" w:eastAsia="Times New Roman" w:hAnsi="Arial" w:cs="Arial"/>
          <w:lang w:bidi="ar-SA"/>
        </w:rPr>
        <w:t>, but it has fewer</w:t>
      </w:r>
      <w:hyperlink r:id="rId260" w:tooltip="Low-level programming language" w:history="1">
        <w:r w:rsidRPr="00DB3B2B">
          <w:rPr>
            <w:rFonts w:ascii="Arial" w:eastAsia="Times New Roman" w:hAnsi="Arial" w:cs="Arial"/>
            <w:lang w:bidi="ar-SA"/>
          </w:rPr>
          <w:t>low-level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61"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62"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63"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64"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65"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66"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67" w:tooltip="GNU Classpath" w:history="1">
        <w:r w:rsidRPr="00DB3B2B">
          <w:rPr>
            <w:rFonts w:ascii="Arial" w:eastAsia="Times New Roman" w:hAnsi="Arial" w:cs="Arial"/>
            <w:lang w:bidi="ar-SA"/>
          </w:rPr>
          <w:t>GNU Classpath</w:t>
        </w:r>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 concept of Write-once-run-anywhere (known as the Platform independent) is one of the important key feature of java language that makes java as the most powerful language. Not even a single language is idle to this feature but java is more closer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deallocation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  are not fully object oriented languages because they are structured as well as object oriented languages. But in case of java,  it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r>
        <w:rPr>
          <w:rFonts w:ascii="Arial" w:hAnsi="Arial" w:cs="Arial"/>
          <w:color w:val="000000"/>
          <w:sz w:val="20"/>
          <w:szCs w:val="20"/>
        </w:rPr>
        <w:t>The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r>
        <w:rPr>
          <w:rFonts w:ascii="Arial" w:hAnsi="Arial" w:cs="Arial"/>
          <w:color w:val="000000"/>
          <w:sz w:val="20"/>
          <w:szCs w:val="20"/>
        </w:rPr>
        <w:t>The feature Write-once-run-anywhere makes the java language portable provided that the system must have interpreter for the JVM. Java also have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r>
        <w:rPr>
          <w:rFonts w:ascii="Arial" w:hAnsi="Arial" w:cs="Arial"/>
          <w:color w:val="000000"/>
          <w:sz w:val="20"/>
          <w:szCs w:val="20"/>
        </w:rPr>
        <w:t>While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bytecode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Java uses native code usage, and lightweight process called threads. In the beginning interpretation of byte code resulted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r>
        <w:rPr>
          <w:rFonts w:ascii="Arial" w:hAnsi="Arial" w:cs="Arial"/>
          <w:color w:val="000000"/>
          <w:sz w:val="20"/>
          <w:szCs w:val="20"/>
        </w:rPr>
        <w:t>We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Operating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Hence Java was designed to support applications on network. This feature of Java has thrived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6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6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7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7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7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7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7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75" w:history="1">
        <w:r w:rsidRPr="0070713A">
          <w:rPr>
            <w:rStyle w:val="Hyperlink"/>
          </w:rPr>
          <w:t>Nokia Suite</w:t>
        </w:r>
      </w:hyperlink>
      <w:r w:rsidRPr="0070713A">
        <w:t> or </w:t>
      </w:r>
      <w:hyperlink r:id="rId27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the ability to add SMS and call capabilities, static HERE Maps, and in-app advertising from</w:t>
      </w:r>
      <w:r w:rsidRPr="0070713A">
        <w:rPr>
          <w:rStyle w:val="apple-converted-space"/>
          <w:rFonts w:ascii="Tahoma" w:hAnsi="Tahoma" w:cs="Tahoma"/>
          <w:color w:val="555555"/>
          <w:sz w:val="16"/>
          <w:szCs w:val="16"/>
        </w:rPr>
        <w:t> </w:t>
      </w:r>
      <w:hyperlink r:id="rId27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7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7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0E36" w:rsidRDefault="00C00E36" w:rsidP="003E74D4">
      <w:pPr>
        <w:spacing w:before="0" w:after="0" w:line="240" w:lineRule="auto"/>
      </w:pPr>
      <w:r>
        <w:separator/>
      </w:r>
    </w:p>
  </w:endnote>
  <w:endnote w:type="continuationSeparator" w:id="1">
    <w:p w:rsidR="00C00E36" w:rsidRDefault="00C00E36"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0E36" w:rsidRDefault="00C00E36" w:rsidP="003E74D4">
      <w:pPr>
        <w:spacing w:before="0" w:after="0" w:line="240" w:lineRule="auto"/>
      </w:pPr>
      <w:r>
        <w:separator/>
      </w:r>
    </w:p>
  </w:footnote>
  <w:footnote w:type="continuationSeparator" w:id="1">
    <w:p w:rsidR="00C00E36" w:rsidRDefault="00C00E36"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06F98"/>
    <w:rsid w:val="0001103E"/>
    <w:rsid w:val="00014417"/>
    <w:rsid w:val="00032C33"/>
    <w:rsid w:val="0003346A"/>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915A1"/>
    <w:rsid w:val="001A3DBD"/>
    <w:rsid w:val="001E3D45"/>
    <w:rsid w:val="001E5C5B"/>
    <w:rsid w:val="001F65E1"/>
    <w:rsid w:val="002162CC"/>
    <w:rsid w:val="00217F7D"/>
    <w:rsid w:val="00246808"/>
    <w:rsid w:val="00255110"/>
    <w:rsid w:val="00271419"/>
    <w:rsid w:val="002763E3"/>
    <w:rsid w:val="002879E5"/>
    <w:rsid w:val="002A4CD7"/>
    <w:rsid w:val="002B0DC3"/>
    <w:rsid w:val="002B1A90"/>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0D55"/>
    <w:rsid w:val="005F6DAA"/>
    <w:rsid w:val="00611CFF"/>
    <w:rsid w:val="006404AB"/>
    <w:rsid w:val="006607B0"/>
    <w:rsid w:val="00667E0C"/>
    <w:rsid w:val="00694C4A"/>
    <w:rsid w:val="0069600C"/>
    <w:rsid w:val="006A07FA"/>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47DFF"/>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06E9"/>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188C"/>
    <w:rsid w:val="00BF29B3"/>
    <w:rsid w:val="00C00E36"/>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D5FCB"/>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oundplayeraction.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microsoft.win32.savefiledialog.aspx" TargetMode="External"/><Relationship Id="rId138" Type="http://schemas.openxmlformats.org/officeDocument/2006/relationships/hyperlink" Target="http://msdn.microsoft.com/en-IN/library/system.windows.controls.canvas.aspx" TargetMode="External"/><Relationship Id="rId159" Type="http://schemas.openxmlformats.org/officeDocument/2006/relationships/hyperlink" Target="http://msdn.microsoft.com/en-us/library/system.device.location.aspx" TargetMode="External"/><Relationship Id="rId170" Type="http://schemas.openxmlformats.org/officeDocument/2006/relationships/hyperlink" Target="http://msdn.microsoft.com/en-us/library/system.globalization.textinfo.aspx" TargetMode="External"/><Relationship Id="rId191" Type="http://schemas.openxmlformats.org/officeDocument/2006/relationships/hyperlink" Target="http://msdn.microsoft.com/en-us/library/gg145021.aspx" TargetMode="External"/><Relationship Id="rId205" Type="http://schemas.openxmlformats.org/officeDocument/2006/relationships/hyperlink" Target="http://msdn.microsoft.com/en-us/library/hh135392.aspx" TargetMode="External"/><Relationship Id="rId226" Type="http://schemas.openxmlformats.org/officeDocument/2006/relationships/image" Target="media/image30.png"/><Relationship Id="rId247" Type="http://schemas.openxmlformats.org/officeDocument/2006/relationships/hyperlink" Target="http://en.wikipedia.org/wiki/Java_bytecode" TargetMode="External"/><Relationship Id="rId107" Type="http://schemas.openxmlformats.org/officeDocument/2006/relationships/hyperlink" Target="http://msdn.microsoft.com/en-IN/library/system.windows.controls.primitives.scrollbar.aspx" TargetMode="External"/><Relationship Id="rId268" Type="http://schemas.openxmlformats.org/officeDocument/2006/relationships/image" Target="media/image32.png"/><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aspx" TargetMode="External"/><Relationship Id="rId128" Type="http://schemas.openxmlformats.org/officeDocument/2006/relationships/hyperlink" Target="http://msdn.microsoft.com/en-IN/library/system.windows.controls.listbox.aspx" TargetMode="External"/><Relationship Id="rId149" Type="http://schemas.openxmlformats.org/officeDocument/2006/relationships/hyperlink" Target="http://msdn.microsoft.com/en-us/library/system.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border.aspx" TargetMode="External"/><Relationship Id="rId160" Type="http://schemas.openxmlformats.org/officeDocument/2006/relationships/hyperlink" Target="http://msdn.microsoft.com/en-us/library/system.device.location.aspx" TargetMode="External"/><Relationship Id="rId181" Type="http://schemas.openxmlformats.org/officeDocument/2006/relationships/hyperlink" Target="http://msdn.microsoft.com/en-us/library/system.byte.aspx" TargetMode="External"/><Relationship Id="rId216" Type="http://schemas.openxmlformats.org/officeDocument/2006/relationships/hyperlink" Target="http://msdn.microsoft.com/en-us/library/gg145009.aspx" TargetMode="External"/><Relationship Id="rId237" Type="http://schemas.openxmlformats.org/officeDocument/2006/relationships/hyperlink" Target="http://en.wikipedia.org/wiki/Ecma_International" TargetMode="External"/><Relationship Id="rId258" Type="http://schemas.openxmlformats.org/officeDocument/2006/relationships/hyperlink" Target="http://en.wikipedia.org/wiki/C_(programming_language)" TargetMode="External"/><Relationship Id="rId279" Type="http://schemas.openxmlformats.org/officeDocument/2006/relationships/image" Target="media/image38.png"/><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contextmenu.aspx" TargetMode="External"/><Relationship Id="rId139" Type="http://schemas.openxmlformats.org/officeDocument/2006/relationships/hyperlink" Target="http://msdn.microsoft.com/en-IN/library/system.windows.controls.dockpanel.aspx" TargetMode="External"/><Relationship Id="rId85" Type="http://schemas.openxmlformats.org/officeDocument/2006/relationships/hyperlink" Target="http://msdn.microsoft.com/en-IN/library/system.windows.controls.inkcanvas.aspx" TargetMode="External"/><Relationship Id="rId150" Type="http://schemas.openxmlformats.org/officeDocument/2006/relationships/hyperlink" Target="http://msdn.microsoft.com/en-us/library/gg145022.aspx" TargetMode="External"/><Relationship Id="rId171" Type="http://schemas.openxmlformats.org/officeDocument/2006/relationships/hyperlink" Target="http://msdn.microsoft.com/en-us/library/gg145031.aspx" TargetMode="External"/><Relationship Id="rId192" Type="http://schemas.openxmlformats.org/officeDocument/2006/relationships/hyperlink" Target="http://msdn.microsoft.com/en-us/library/gg145012.aspx" TargetMode="External"/><Relationship Id="rId206" Type="http://schemas.openxmlformats.org/officeDocument/2006/relationships/hyperlink" Target="http://msdn.microsoft.com/en-us/library/microsoft.aspnet.snapin.aspx" TargetMode="External"/><Relationship Id="rId227" Type="http://schemas.openxmlformats.org/officeDocument/2006/relationships/hyperlink" Target="http://en.wikipedia.org/wiki/Multi-paradigm_programming_language" TargetMode="External"/><Relationship Id="rId248" Type="http://schemas.openxmlformats.org/officeDocument/2006/relationships/hyperlink" Target="http://en.wikipedia.org/wiki/Class_(file_format)" TargetMode="External"/><Relationship Id="rId269" Type="http://schemas.openxmlformats.org/officeDocument/2006/relationships/image" Target="media/image33.png"/><Relationship Id="rId12" Type="http://schemas.openxmlformats.org/officeDocument/2006/relationships/image" Target="media/image4.jpeg"/><Relationship Id="rId33" Type="http://schemas.openxmlformats.org/officeDocument/2006/relationships/hyperlink" Target="http://www.codeplex.com/" TargetMode="External"/><Relationship Id="rId108" Type="http://schemas.openxmlformats.org/officeDocument/2006/relationships/hyperlink" Target="http://msdn.microsoft.com/en-IN/library/system.windows.controls.scrollviewer.aspx" TargetMode="External"/><Relationship Id="rId129" Type="http://schemas.openxmlformats.org/officeDocument/2006/relationships/hyperlink" Target="http://msdn.microsoft.com/en-IN/library/system.windows.controls.radiobutton.aspx" TargetMode="External"/><Relationship Id="rId280" Type="http://schemas.openxmlformats.org/officeDocument/2006/relationships/fontTable" Target="fontTable.xml"/><Relationship Id="rId54" Type="http://schemas.openxmlformats.org/officeDocument/2006/relationships/hyperlink" Target="http://www.vogella.com/articles/Git/article.html" TargetMode="External"/><Relationship Id="rId75" Type="http://schemas.openxmlformats.org/officeDocument/2006/relationships/hyperlink" Target="http://msdn.microsoft.com/en-IN/library/system.windows.controls.button.aspx" TargetMode="External"/><Relationship Id="rId96" Type="http://schemas.openxmlformats.org/officeDocument/2006/relationships/hyperlink" Target="http://msdn.microsoft.com/en-IN/library/system.windows.controls.primitives.bulletdecorator.aspx" TargetMode="External"/><Relationship Id="rId140" Type="http://schemas.openxmlformats.org/officeDocument/2006/relationships/hyperlink" Target="http://msdn.microsoft.com/en-IN/library/system.windows.controls.grid.aspx" TargetMode="External"/><Relationship Id="rId161" Type="http://schemas.openxmlformats.org/officeDocument/2006/relationships/hyperlink" Target="http://msdn.microsoft.com/en-us/library/gg145030.aspx" TargetMode="External"/><Relationship Id="rId182" Type="http://schemas.openxmlformats.org/officeDocument/2006/relationships/hyperlink" Target="http://msdn.microsoft.com/en-us/library/system.double.aspx" TargetMode="External"/><Relationship Id="rId217" Type="http://schemas.openxmlformats.org/officeDocument/2006/relationships/hyperlink" Target="http://msdn.microsoft.com/en-us/library/gg145040.aspx" TargetMode="External"/><Relationship Id="rId6" Type="http://schemas.openxmlformats.org/officeDocument/2006/relationships/webSettings" Target="webSettings.xml"/><Relationship Id="rId238" Type="http://schemas.openxmlformats.org/officeDocument/2006/relationships/hyperlink" Target="http://en.wikipedia.org/wiki/International_Organization_for_Standardization" TargetMode="External"/><Relationship Id="rId259" Type="http://schemas.openxmlformats.org/officeDocument/2006/relationships/hyperlink" Target="http://en.wikipedia.org/wiki/C%2B%2B" TargetMode="External"/><Relationship Id="rId23" Type="http://schemas.openxmlformats.org/officeDocument/2006/relationships/image" Target="media/image15.png"/><Relationship Id="rId119" Type="http://schemas.openxmlformats.org/officeDocument/2006/relationships/hyperlink" Target="http://msdn.microsoft.com/en-IN/library/system.windows.controls.menu.aspx" TargetMode="External"/><Relationship Id="rId270" Type="http://schemas.openxmlformats.org/officeDocument/2006/relationships/image" Target="media/image34.png"/><Relationship Id="rId44" Type="http://schemas.openxmlformats.org/officeDocument/2006/relationships/hyperlink" Target="https://www.facebook.com/creatormyapp" TargetMode="External"/><Relationship Id="rId65" Type="http://schemas.openxmlformats.org/officeDocument/2006/relationships/hyperlink" Target="http://en.wikipedia.org/wiki/Database_schema" TargetMode="External"/><Relationship Id="rId86" Type="http://schemas.openxmlformats.org/officeDocument/2006/relationships/hyperlink" Target="http://msdn.microsoft.com/en-IN/library/system.windows.controls.inkpresenter.aspx" TargetMode="External"/><Relationship Id="rId130" Type="http://schemas.openxmlformats.org/officeDocument/2006/relationships/hyperlink" Target="http://msdn.microsoft.com/en-IN/library/system.windows.controls.slider.aspx" TargetMode="External"/><Relationship Id="rId151" Type="http://schemas.openxmlformats.org/officeDocument/2006/relationships/hyperlink" Target="http://msdn.microsoft.com/en-us/library/gg145020.aspx" TargetMode="External"/><Relationship Id="rId172" Type="http://schemas.openxmlformats.org/officeDocument/2006/relationships/hyperlink" Target="http://msdn.microsoft.com/en-us/library/gg145019.aspx" TargetMode="External"/><Relationship Id="rId193" Type="http://schemas.openxmlformats.org/officeDocument/2006/relationships/hyperlink" Target="http://msdn.microsoft.com/en-us/library/gg145014.aspx" TargetMode="External"/><Relationship Id="rId202" Type="http://schemas.openxmlformats.org/officeDocument/2006/relationships/hyperlink" Target="http://msdn.microsoft.com/en-us/library/gg145036.aspx" TargetMode="External"/><Relationship Id="rId207" Type="http://schemas.openxmlformats.org/officeDocument/2006/relationships/hyperlink" Target="http://msdn.microsoft.com/en-us/library/microsoft.aspnet.snapin.aspx" TargetMode="External"/><Relationship Id="rId223" Type="http://schemas.openxmlformats.org/officeDocument/2006/relationships/hyperlink" Target="http://searchenterpriselinux.techtarget.com/definition/MySQL-Connector-ODBC" TargetMode="External"/><Relationship Id="rId228" Type="http://schemas.openxmlformats.org/officeDocument/2006/relationships/hyperlink" Target="http://en.wikipedia.org/wiki/Imperative_programming" TargetMode="External"/><Relationship Id="rId244" Type="http://schemas.openxmlformats.org/officeDocument/2006/relationships/hyperlink" Target="http://en.wikipedia.org/wiki/Object-oriented_programming" TargetMode="External"/><Relationship Id="rId249" Type="http://schemas.openxmlformats.org/officeDocument/2006/relationships/hyperlink" Target="http://en.wikipedia.org/wiki/Java_virtual_machin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stackpanel.aspx" TargetMode="External"/><Relationship Id="rId260" Type="http://schemas.openxmlformats.org/officeDocument/2006/relationships/hyperlink" Target="http://en.wikipedia.org/wiki/Low-level_programming_language" TargetMode="External"/><Relationship Id="rId265" Type="http://schemas.openxmlformats.org/officeDocument/2006/relationships/hyperlink" Target="http://en.wikipedia.org/wiki/GNU_General_Public_License" TargetMode="External"/><Relationship Id="rId281" Type="http://schemas.openxmlformats.org/officeDocument/2006/relationships/theme" Target="theme/theme1.xm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primitives.repeatbutton.aspx" TargetMode="External"/><Relationship Id="rId97" Type="http://schemas.openxmlformats.org/officeDocument/2006/relationships/hyperlink" Target="http://msdn.microsoft.com/en-IN/library/system.windows.controls.canvas.aspx" TargetMode="External"/><Relationship Id="rId104" Type="http://schemas.openxmlformats.org/officeDocument/2006/relationships/hyperlink" Target="http://msdn.microsoft.com/en-IN/library/system.windows.controls.panel.aspx" TargetMode="External"/><Relationship Id="rId120" Type="http://schemas.openxmlformats.org/officeDocument/2006/relationships/hyperlink" Target="http://msdn.microsoft.com/en-IN/library/system.windows.controls.toolbar.aspx" TargetMode="External"/><Relationship Id="rId125" Type="http://schemas.openxmlformats.org/officeDocument/2006/relationships/hyperlink" Target="http://msdn.microsoft.com/en-IN/library/system.windows.controls.tabcontrol.aspx" TargetMode="External"/><Relationship Id="rId141" Type="http://schemas.openxmlformats.org/officeDocument/2006/relationships/hyperlink" Target="http://msdn.microsoft.com/en-IN/library/system.windows.controls.stackpanel.aspx" TargetMode="External"/><Relationship Id="rId146" Type="http://schemas.openxmlformats.org/officeDocument/2006/relationships/image" Target="media/image26.png"/><Relationship Id="rId167" Type="http://schemas.openxmlformats.org/officeDocument/2006/relationships/hyperlink" Target="http://msdn.microsoft.com/en-us/library/system.globalization.aspx" TargetMode="External"/><Relationship Id="rId188" Type="http://schemas.openxmlformats.org/officeDocument/2006/relationships/hyperlink" Target="http://msdn.microsoft.com/en-us/library/gg145025.aspx"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textbox.aspx" TargetMode="External"/><Relationship Id="rId162" Type="http://schemas.openxmlformats.org/officeDocument/2006/relationships/hyperlink" Target="http://msdn.microsoft.com/en-us/library/gg145037.aspx" TargetMode="External"/><Relationship Id="rId183" Type="http://schemas.openxmlformats.org/officeDocument/2006/relationships/hyperlink" Target="http://msdn.microsoft.com/en-us/library/system.int32.aspx" TargetMode="External"/><Relationship Id="rId213" Type="http://schemas.openxmlformats.org/officeDocument/2006/relationships/hyperlink" Target="http://msdn.microsoft.com/en-us/library/gg145041.aspx" TargetMode="External"/><Relationship Id="rId218" Type="http://schemas.openxmlformats.org/officeDocument/2006/relationships/hyperlink" Target="http://msdn.microsoft.com/en-us/library/gg145011.aspx" TargetMode="External"/><Relationship Id="rId234" Type="http://schemas.openxmlformats.org/officeDocument/2006/relationships/hyperlink" Target="http://en.wikipedia.org/wiki/Component-based_software_engineering" TargetMode="External"/><Relationship Id="rId239" Type="http://schemas.openxmlformats.org/officeDocument/2006/relationships/hyperlink" Target="http://en.wikipedia.org/wiki/Common_Language_Infrastructure"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Computer_architecture" TargetMode="External"/><Relationship Id="rId255" Type="http://schemas.openxmlformats.org/officeDocument/2006/relationships/hyperlink" Target="http://en.wikipedia.org/wiki/Sun_acquisition_by_Oracle" TargetMode="External"/><Relationship Id="rId271" Type="http://schemas.openxmlformats.org/officeDocument/2006/relationships/image" Target="media/image35.png"/><Relationship Id="rId276" Type="http://schemas.openxmlformats.org/officeDocument/2006/relationships/hyperlink" Target="http://www.nokia.com/global/support/nokia-pc-suite/" TargetMode="External"/><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documentviewer.aspx" TargetMode="External"/><Relationship Id="rId110" Type="http://schemas.openxmlformats.org/officeDocument/2006/relationships/hyperlink" Target="http://msdn.microsoft.com/en-IN/library/system.windows.controls.primitives.thumb.aspx" TargetMode="External"/><Relationship Id="rId115" Type="http://schemas.openxmlformats.org/officeDocument/2006/relationships/hyperlink" Target="http://msdn.microsoft.com/en-IN/library/system.windows.controls.image.aspx" TargetMode="External"/><Relationship Id="rId131" Type="http://schemas.openxmlformats.org/officeDocument/2006/relationships/hyperlink" Target="http://msdn.microsoft.com/en-IN/library/system.windows.controls.accesstext.aspx" TargetMode="External"/><Relationship Id="rId136" Type="http://schemas.openxmlformats.org/officeDocument/2006/relationships/hyperlink" Target="http://msdn.microsoft.com/en-IN/library/system.windows.controls.textblock.aspx" TargetMode="External"/><Relationship Id="rId157" Type="http://schemas.openxmlformats.org/officeDocument/2006/relationships/hyperlink" Target="http://msdn.microsoft.com/en-us/library/gg145029.aspx" TargetMode="External"/><Relationship Id="rId178" Type="http://schemas.openxmlformats.org/officeDocument/2006/relationships/hyperlink" Target="http://msdn.microsoft.com/en-us/library/gg145039.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microsoft.win32.openfiledialog.aspx" TargetMode="External"/><Relationship Id="rId152" Type="http://schemas.openxmlformats.org/officeDocument/2006/relationships/hyperlink" Target="http://msdn.microsoft.com/en-us/library/gg145034.aspx" TargetMode="External"/><Relationship Id="rId173" Type="http://schemas.openxmlformats.org/officeDocument/2006/relationships/hyperlink" Target="http://msdn.microsoft.com/en-us/library/gg145016.aspx" TargetMode="External"/><Relationship Id="rId194" Type="http://schemas.openxmlformats.org/officeDocument/2006/relationships/hyperlink" Target="http://msdn.microsoft.com/en-us/library/system.timers.aspx" TargetMode="External"/><Relationship Id="rId199" Type="http://schemas.openxmlformats.org/officeDocument/2006/relationships/hyperlink" Target="http://msdn.microsoft.com/en-us/library/gg145013.aspx" TargetMode="External"/><Relationship Id="rId203" Type="http://schemas.openxmlformats.org/officeDocument/2006/relationships/hyperlink" Target="http://msdn.microsoft.com/en-us/library/accessibility.aspx" TargetMode="External"/><Relationship Id="rId208" Type="http://schemas.openxmlformats.org/officeDocument/2006/relationships/hyperlink" Target="http://go.microsoft.com/fwlink/?linkid=37118" TargetMode="External"/><Relationship Id="rId229" Type="http://schemas.openxmlformats.org/officeDocument/2006/relationships/hyperlink" Target="http://en.wikipedia.org/wiki/Declarative_programming" TargetMode="External"/><Relationship Id="rId19" Type="http://schemas.openxmlformats.org/officeDocument/2006/relationships/image" Target="media/image11.png"/><Relationship Id="rId224" Type="http://schemas.openxmlformats.org/officeDocument/2006/relationships/image" Target="media/image29.jpeg"/><Relationship Id="rId240" Type="http://schemas.openxmlformats.org/officeDocument/2006/relationships/image" Target="media/image31.png"/><Relationship Id="rId245" Type="http://schemas.openxmlformats.org/officeDocument/2006/relationships/hyperlink" Target="http://en.wikipedia.org/wiki/Computer_programming_language" TargetMode="External"/><Relationship Id="rId261" Type="http://schemas.openxmlformats.org/officeDocument/2006/relationships/hyperlink" Target="http://en.wikipedia.org/wiki/Reference_implementation_(computing)" TargetMode="External"/><Relationship Id="rId266" Type="http://schemas.openxmlformats.org/officeDocument/2006/relationships/hyperlink" Target="http://en.wikipedia.org/wiki/GNU_Compiler_for_Java" TargetMode="Externa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datagrid.aspx" TargetMode="External"/><Relationship Id="rId100" Type="http://schemas.openxmlformats.org/officeDocument/2006/relationships/hyperlink" Target="http://msdn.microsoft.com/en-IN/library/system.windows.controls.grid.aspx" TargetMode="External"/><Relationship Id="rId105" Type="http://schemas.openxmlformats.org/officeDocument/2006/relationships/hyperlink" Target="http://msdn.microsoft.com/en-IN/library/system.windows.controls.primitives.resizegrip.aspx" TargetMode="External"/><Relationship Id="rId126" Type="http://schemas.openxmlformats.org/officeDocument/2006/relationships/hyperlink" Target="http://msdn.microsoft.com/en-IN/library/system.windows.controls.checkbox.aspx" TargetMode="External"/><Relationship Id="rId147" Type="http://schemas.openxmlformats.org/officeDocument/2006/relationships/image" Target="media/image27.jpeg"/><Relationship Id="rId168" Type="http://schemas.openxmlformats.org/officeDocument/2006/relationships/hyperlink" Target="http://msdn.microsoft.com/en-us/library/system.globalization.aspx" TargetMode="External"/><Relationship Id="rId282"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richtextbox.aspx" TargetMode="External"/><Relationship Id="rId98" Type="http://schemas.openxmlformats.org/officeDocument/2006/relationships/hyperlink" Target="http://msdn.microsoft.com/en-IN/library/system.windows.controls.dockpanel.aspx" TargetMode="External"/><Relationship Id="rId121" Type="http://schemas.openxmlformats.org/officeDocument/2006/relationships/hyperlink" Target="http://msdn.microsoft.com/en-IN/library/system.windows.controls.frame.aspx" TargetMode="External"/><Relationship Id="rId142" Type="http://schemas.openxmlformats.org/officeDocument/2006/relationships/hyperlink" Target="http://msdn.microsoft.com/en-IN/library/system.windows.controls.virtualizingstackpanel.aspx" TargetMode="External"/><Relationship Id="rId163" Type="http://schemas.openxmlformats.org/officeDocument/2006/relationships/hyperlink" Target="http://msdn.microsoft.com/en-us/library/gg145023.aspx" TargetMode="External"/><Relationship Id="rId184" Type="http://schemas.openxmlformats.org/officeDocument/2006/relationships/hyperlink" Target="http://msdn.microsoft.com/en-us/library/gg145044.aspx" TargetMode="External"/><Relationship Id="rId189" Type="http://schemas.openxmlformats.org/officeDocument/2006/relationships/hyperlink" Target="http://msdn.microsoft.com/en-us/library/gg145010.aspx" TargetMode="External"/><Relationship Id="rId219" Type="http://schemas.openxmlformats.org/officeDocument/2006/relationships/hyperlink" Target="http://msdn.microsoft.com/en-us/library/hh135393.aspx" TargetMode="External"/><Relationship Id="rId3" Type="http://schemas.openxmlformats.org/officeDocument/2006/relationships/numbering" Target="numbering.xml"/><Relationship Id="rId214" Type="http://schemas.openxmlformats.org/officeDocument/2006/relationships/hyperlink" Target="http://msdn.microsoft.com/en-us/library/microsoft.sqlserver.server.aspx" TargetMode="External"/><Relationship Id="rId230" Type="http://schemas.openxmlformats.org/officeDocument/2006/relationships/hyperlink" Target="http://en.wikipedia.org/wiki/Functional_programming" TargetMode="External"/><Relationship Id="rId235" Type="http://schemas.openxmlformats.org/officeDocument/2006/relationships/hyperlink" Target="http://en.wikipedia.org/wiki/Microsoft" TargetMode="External"/><Relationship Id="rId251" Type="http://schemas.openxmlformats.org/officeDocument/2006/relationships/hyperlink" Target="http://en.wikipedia.org/wiki/Java_(programming_language)" TargetMode="External"/><Relationship Id="rId256" Type="http://schemas.openxmlformats.org/officeDocument/2006/relationships/hyperlink" Target="http://en.wikipedia.org/wiki/Java_(software_platform)" TargetMode="External"/><Relationship Id="rId277" Type="http://schemas.openxmlformats.org/officeDocument/2006/relationships/hyperlink" Target="http://www.developer.nokia.com/NAX" TargetMode="Externa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mediaelement.aspx" TargetMode="External"/><Relationship Id="rId137" Type="http://schemas.openxmlformats.org/officeDocument/2006/relationships/hyperlink" Target="http://msdn.microsoft.com/en-IN/library/system.windows.controls.tooltip.aspx" TargetMode="External"/><Relationship Id="rId158" Type="http://schemas.openxmlformats.org/officeDocument/2006/relationships/hyperlink" Target="http://msdn.microsoft.com/en-us/library/system.device.location.aspx" TargetMode="External"/><Relationship Id="rId272"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printdialog.aspx" TargetMode="External"/><Relationship Id="rId88" Type="http://schemas.openxmlformats.org/officeDocument/2006/relationships/hyperlink" Target="http://msdn.microsoft.com/en-IN/library/system.windows.controls.flowdocumentpageviewer.aspx" TargetMode="External"/><Relationship Id="rId111" Type="http://schemas.openxmlformats.org/officeDocument/2006/relationships/hyperlink" Target="http://msdn.microsoft.com/en-IN/library/system.windows.controls.viewbox.aspx" TargetMode="External"/><Relationship Id="rId132" Type="http://schemas.openxmlformats.org/officeDocument/2006/relationships/hyperlink" Target="http://msdn.microsoft.com/en-IN/library/system.windows.controls.label.aspx" TargetMode="External"/><Relationship Id="rId153" Type="http://schemas.openxmlformats.org/officeDocument/2006/relationships/hyperlink" Target="http://msdn.microsoft.com/en-us/library/gg145035.aspx" TargetMode="External"/><Relationship Id="rId174" Type="http://schemas.openxmlformats.org/officeDocument/2006/relationships/hyperlink" Target="http://msdn.microsoft.com/en-us/library/gg145024.aspx" TargetMode="External"/><Relationship Id="rId179" Type="http://schemas.openxmlformats.org/officeDocument/2006/relationships/hyperlink" Target="http://msdn.microsoft.com/en-us/library/system.numerics.aspx" TargetMode="External"/><Relationship Id="rId195" Type="http://schemas.openxmlformats.org/officeDocument/2006/relationships/hyperlink" Target="http://msdn.microsoft.com/en-us/library/system.timers.aspx" TargetMode="External"/><Relationship Id="rId209" Type="http://schemas.openxmlformats.org/officeDocument/2006/relationships/hyperlink" Target="http://msdn.microsoft.com/en-us/library/gg145008.aspx" TargetMode="External"/><Relationship Id="rId190" Type="http://schemas.openxmlformats.org/officeDocument/2006/relationships/hyperlink" Target="http://msdn.microsoft.com/en-us/library/gg145038.aspx" TargetMode="External"/><Relationship Id="rId204" Type="http://schemas.openxmlformats.org/officeDocument/2006/relationships/hyperlink" Target="http://msdn.microsoft.com/en-us/library/accessibility.aspx" TargetMode="External"/><Relationship Id="rId220" Type="http://schemas.openxmlformats.org/officeDocument/2006/relationships/hyperlink" Target="http://msdn.microsoft.com/en-us/library/uiautomationclientsideproviders.aspx" TargetMode="External"/><Relationship Id="rId225" Type="http://schemas.openxmlformats.org/officeDocument/2006/relationships/hyperlink" Target="http://www.mysql.com/products/workbench/" TargetMode="External"/><Relationship Id="rId241" Type="http://schemas.openxmlformats.org/officeDocument/2006/relationships/hyperlink" Target="http://en.wikipedia.org/wiki/General_purpose_programming_language" TargetMode="External"/><Relationship Id="rId246" Type="http://schemas.openxmlformats.org/officeDocument/2006/relationships/hyperlink" Target="http://en.wikipedia.org/wiki/Compiler" TargetMode="External"/><Relationship Id="rId267" Type="http://schemas.openxmlformats.org/officeDocument/2006/relationships/hyperlink" Target="http://en.wikipedia.org/wiki/GNU_Classpath" TargetMode="Externa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eparator.aspx" TargetMode="External"/><Relationship Id="rId127" Type="http://schemas.openxmlformats.org/officeDocument/2006/relationships/hyperlink" Target="http://msdn.microsoft.com/en-IN/library/system.windows.controls.combobox.aspx" TargetMode="External"/><Relationship Id="rId262" Type="http://schemas.openxmlformats.org/officeDocument/2006/relationships/hyperlink" Target="http://en.wikipedia.org/wiki/Compiler"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listview.aspx" TargetMode="External"/><Relationship Id="rId94" Type="http://schemas.openxmlformats.org/officeDocument/2006/relationships/hyperlink" Target="http://msdn.microsoft.com/en-IN/library/system.windows.controls.passwordbox.aspx" TargetMode="External"/><Relationship Id="rId99" Type="http://schemas.openxmlformats.org/officeDocument/2006/relationships/hyperlink" Target="http://msdn.microsoft.com/en-IN/library/system.windows.controls.expander.aspx" TargetMode="External"/><Relationship Id="rId101" Type="http://schemas.openxmlformats.org/officeDocument/2006/relationships/hyperlink" Target="http://msdn.microsoft.com/en-IN/library/system.windows.controls.gridview.aspx" TargetMode="External"/><Relationship Id="rId122" Type="http://schemas.openxmlformats.org/officeDocument/2006/relationships/hyperlink" Target="http://msdn.microsoft.com/en-IN/library/system.windows.documents.hyperlink.aspx" TargetMode="External"/><Relationship Id="rId143" Type="http://schemas.openxmlformats.org/officeDocument/2006/relationships/hyperlink" Target="http://msdn.microsoft.com/en-IN/library/system.windows.controls.wrappanel.aspx" TargetMode="External"/><Relationship Id="rId148" Type="http://schemas.openxmlformats.org/officeDocument/2006/relationships/hyperlink" Target="http://msdn.microsoft.com/en-us/library/system.aspx" TargetMode="External"/><Relationship Id="rId164" Type="http://schemas.openxmlformats.org/officeDocument/2006/relationships/hyperlink" Target="http://msdn.microsoft.com/en-us/library/system.dynamic.aspx" TargetMode="External"/><Relationship Id="rId169" Type="http://schemas.openxmlformats.org/officeDocument/2006/relationships/hyperlink" Target="http://msdn.microsoft.com/en-us/library/system.globalization.stringinfo.aspx" TargetMode="External"/><Relationship Id="rId185" Type="http://schemas.openxmlformats.org/officeDocument/2006/relationships/hyperlink" Target="http://msdn.microsoft.com/en-us/library/gg145033.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system.numerics.aspx" TargetMode="External"/><Relationship Id="rId210" Type="http://schemas.openxmlformats.org/officeDocument/2006/relationships/hyperlink" Target="http://msdn.microsoft.com/en-us/library/gg145015.aspx" TargetMode="External"/><Relationship Id="rId215" Type="http://schemas.openxmlformats.org/officeDocument/2006/relationships/hyperlink" Target="http://msdn.microsoft.com/en-us/library/microsoft.sqlserver.server.aspx" TargetMode="External"/><Relationship Id="rId236" Type="http://schemas.openxmlformats.org/officeDocument/2006/relationships/hyperlink" Target="http://en.wikipedia.org/wiki/.NET_Framework" TargetMode="External"/><Relationship Id="rId257" Type="http://schemas.openxmlformats.org/officeDocument/2006/relationships/hyperlink" Target="http://en.wikipedia.org/wiki/Syntax_(programming_languages)" TargetMode="External"/><Relationship Id="rId278" Type="http://schemas.openxmlformats.org/officeDocument/2006/relationships/image" Target="media/image37.jpeg"/><Relationship Id="rId26" Type="http://schemas.openxmlformats.org/officeDocument/2006/relationships/image" Target="media/image18.png"/><Relationship Id="rId231" Type="http://schemas.openxmlformats.org/officeDocument/2006/relationships/hyperlink" Target="http://en.wikipedia.org/wiki/Generic_programming" TargetMode="External"/><Relationship Id="rId252" Type="http://schemas.openxmlformats.org/officeDocument/2006/relationships/hyperlink" Target="http://en.wikipedia.org/wiki/Java_(programming_language)" TargetMode="External"/><Relationship Id="rId273" Type="http://schemas.openxmlformats.org/officeDocument/2006/relationships/hyperlink" Target="http://www.developer.nokia.com/info/sw.nokia.com/id/054b94d5-4cdf-4b17-b268-bedcfc421ba6/Nokia_Web_Tools_1_2_for_Symbian.html"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flowdocumentreader.aspx" TargetMode="External"/><Relationship Id="rId112" Type="http://schemas.openxmlformats.org/officeDocument/2006/relationships/hyperlink" Target="http://msdn.microsoft.com/en-IN/library/system.windows.controls.virtualizingstackpanel.aspx" TargetMode="External"/><Relationship Id="rId133" Type="http://schemas.openxmlformats.org/officeDocument/2006/relationships/hyperlink" Target="http://msdn.microsoft.com/en-IN/library/system.windows.controls.primitives.popup.aspx" TargetMode="External"/><Relationship Id="rId154" Type="http://schemas.openxmlformats.org/officeDocument/2006/relationships/hyperlink" Target="http://msdn.microsoft.com/en-us/library/gg145042.aspx" TargetMode="External"/><Relationship Id="rId175" Type="http://schemas.openxmlformats.org/officeDocument/2006/relationships/hyperlink" Target="http://msdn.microsoft.com/en-us/library/system.media.aspx" TargetMode="External"/><Relationship Id="rId196" Type="http://schemas.openxmlformats.org/officeDocument/2006/relationships/hyperlink" Target="http://msdn.microsoft.com/en-us/library/system.timers.timer.aspx" TargetMode="External"/><Relationship Id="rId200" Type="http://schemas.openxmlformats.org/officeDocument/2006/relationships/hyperlink" Target="http://msdn.microsoft.com/en-us/library/gg145026.aspx" TargetMode="External"/><Relationship Id="rId16" Type="http://schemas.openxmlformats.org/officeDocument/2006/relationships/image" Target="media/image8.png"/><Relationship Id="rId221" Type="http://schemas.openxmlformats.org/officeDocument/2006/relationships/hyperlink" Target="http://msdn.microsoft.com/en-us/library/xamlgeneratednamespace.aspx" TargetMode="External"/><Relationship Id="rId242" Type="http://schemas.openxmlformats.org/officeDocument/2006/relationships/hyperlink" Target="http://en.wikipedia.org/wiki/Concurrent_computing" TargetMode="External"/><Relationship Id="rId263" Type="http://schemas.openxmlformats.org/officeDocument/2006/relationships/hyperlink" Target="http://en.wikipedia.org/wiki/Library_(computing)" TargetMode="External"/><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treeview.aspx" TargetMode="External"/><Relationship Id="rId102" Type="http://schemas.openxmlformats.org/officeDocument/2006/relationships/hyperlink" Target="http://msdn.microsoft.com/en-IN/library/system.windows.controls.gridsplitter.aspx" TargetMode="External"/><Relationship Id="rId123" Type="http://schemas.openxmlformats.org/officeDocument/2006/relationships/hyperlink" Target="http://msdn.microsoft.com/en-IN/library/system.windows.controls.page.aspx" TargetMode="External"/><Relationship Id="rId144" Type="http://schemas.openxmlformats.org/officeDocument/2006/relationships/hyperlink" Target="javascript:void(0)" TargetMode="External"/><Relationship Id="rId90" Type="http://schemas.openxmlformats.org/officeDocument/2006/relationships/hyperlink" Target="http://msdn.microsoft.com/en-IN/library/system.windows.controls.flowdocumentscrollviewer.aspx" TargetMode="External"/><Relationship Id="rId165" Type="http://schemas.openxmlformats.org/officeDocument/2006/relationships/hyperlink" Target="http://msdn.microsoft.com/en-us/library/system.dynamic.aspx" TargetMode="External"/><Relationship Id="rId186" Type="http://schemas.openxmlformats.org/officeDocument/2006/relationships/hyperlink" Target="http://msdn.microsoft.com/en-us/library/gg145043.aspx" TargetMode="External"/><Relationship Id="rId211" Type="http://schemas.openxmlformats.org/officeDocument/2006/relationships/hyperlink" Target="http://msdn.microsoft.com/en-us/library/microsoft.data.entity.build.tasks.aspx" TargetMode="External"/><Relationship Id="rId232" Type="http://schemas.openxmlformats.org/officeDocument/2006/relationships/hyperlink" Target="http://en.wikipedia.org/wiki/Object-oriented_programming" TargetMode="External"/><Relationship Id="rId253" Type="http://schemas.openxmlformats.org/officeDocument/2006/relationships/hyperlink" Target="http://en.wikipedia.org/wiki/James_Gosling" TargetMode="External"/><Relationship Id="rId274" Type="http://schemas.openxmlformats.org/officeDocument/2006/relationships/hyperlink" Target="http://www.developer.nokia.com/Resources/Library/Series_40_web_apps_library/" TargetMode="External"/><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window.aspx" TargetMode="External"/><Relationship Id="rId134" Type="http://schemas.openxmlformats.org/officeDocument/2006/relationships/hyperlink" Target="http://msdn.microsoft.com/en-IN/library/system.windows.controls.progressbar.aspx" TargetMode="External"/><Relationship Id="rId80" Type="http://schemas.openxmlformats.org/officeDocument/2006/relationships/hyperlink" Target="http://msdn.microsoft.com/en-IN/library/system.windows.controls.calendar.aspx" TargetMode="External"/><Relationship Id="rId155" Type="http://schemas.openxmlformats.org/officeDocument/2006/relationships/hyperlink" Target="http://msdn.microsoft.com/en-us/library/gg145027.aspx" TargetMode="External"/><Relationship Id="rId176" Type="http://schemas.openxmlformats.org/officeDocument/2006/relationships/hyperlink" Target="http://msdn.microsoft.com/en-us/library/system.media.aspx" TargetMode="External"/><Relationship Id="rId197" Type="http://schemas.openxmlformats.org/officeDocument/2006/relationships/hyperlink" Target="http://msdn.microsoft.com/en-us/library/gg145032.aspx" TargetMode="External"/><Relationship Id="rId201" Type="http://schemas.openxmlformats.org/officeDocument/2006/relationships/hyperlink" Target="http://msdn.microsoft.com/en-us/library/gg145048.aspx" TargetMode="External"/><Relationship Id="rId222" Type="http://schemas.openxmlformats.org/officeDocument/2006/relationships/image" Target="media/image28.jpeg"/><Relationship Id="rId243" Type="http://schemas.openxmlformats.org/officeDocument/2006/relationships/hyperlink" Target="http://en.wikipedia.org/wiki/Class-based" TargetMode="External"/><Relationship Id="rId264" Type="http://schemas.openxmlformats.org/officeDocument/2006/relationships/hyperlink" Target="http://en.wikipedia.org/wiki/Java_Community_Process" TargetMode="External"/><Relationship Id="rId17" Type="http://schemas.openxmlformats.org/officeDocument/2006/relationships/image" Target="media/image9.png"/><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groupbox.aspx" TargetMode="External"/><Relationship Id="rId124" Type="http://schemas.openxmlformats.org/officeDocument/2006/relationships/hyperlink" Target="http://msdn.microsoft.com/en-IN/library/system.windows.navigation.navigationwindow.aspx" TargetMode="External"/><Relationship Id="rId70" Type="http://schemas.openxmlformats.org/officeDocument/2006/relationships/hyperlink" Target="http://en.wikipedia.org/wiki/Software_development_lifecycle" TargetMode="External"/><Relationship Id="rId91" Type="http://schemas.openxmlformats.org/officeDocument/2006/relationships/hyperlink" Target="http://msdn.microsoft.com/en-IN/library/system.windows.controls.stickynotecontrol.aspx" TargetMode="External"/><Relationship Id="rId145" Type="http://schemas.openxmlformats.org/officeDocument/2006/relationships/image" Target="media/image25.jpeg"/><Relationship Id="rId166" Type="http://schemas.openxmlformats.org/officeDocument/2006/relationships/hyperlink" Target="http://msdn.microsoft.com/en-us/library/gg145047.aspx" TargetMode="External"/><Relationship Id="rId187" Type="http://schemas.openxmlformats.org/officeDocument/2006/relationships/hyperlink" Target="http://msdn.microsoft.com/en-us/library/gg145017.aspx" TargetMode="External"/><Relationship Id="rId1" Type="http://schemas.openxmlformats.org/officeDocument/2006/relationships/customXml" Target="../customXml/item1.xml"/><Relationship Id="rId212" Type="http://schemas.openxmlformats.org/officeDocument/2006/relationships/hyperlink" Target="http://msdn.microsoft.com/en-us/library/microsoft.data.entity.build.tasks.aspx" TargetMode="External"/><Relationship Id="rId233" Type="http://schemas.openxmlformats.org/officeDocument/2006/relationships/hyperlink" Target="http://en.wikipedia.org/wiki/Class_(computer_science)" TargetMode="External"/><Relationship Id="rId254" Type="http://schemas.openxmlformats.org/officeDocument/2006/relationships/hyperlink" Target="http://en.wikipedia.org/wiki/Sun_Microsystems" TargetMode="External"/><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wrappanel.aspx" TargetMode="External"/><Relationship Id="rId275" Type="http://schemas.openxmlformats.org/officeDocument/2006/relationships/hyperlink" Target="http://www.nokia.com/nokiasuite" TargetMode="External"/><Relationship Id="rId60" Type="http://schemas.openxmlformats.org/officeDocument/2006/relationships/hyperlink" Target="http://en.wikipedia.org/wiki/IntelliSense" TargetMode="External"/><Relationship Id="rId81" Type="http://schemas.openxmlformats.org/officeDocument/2006/relationships/hyperlink" Target="http://msdn.microsoft.com/en-IN/library/system.windows.controls.datepicker.aspx" TargetMode="External"/><Relationship Id="rId135" Type="http://schemas.openxmlformats.org/officeDocument/2006/relationships/hyperlink" Target="http://msdn.microsoft.com/en-IN/library/system.windows.controls.primitives.statusbar.aspx" TargetMode="External"/><Relationship Id="rId156" Type="http://schemas.openxmlformats.org/officeDocument/2006/relationships/hyperlink" Target="http://msdn.microsoft.com/en-us/library/gg145028.aspx" TargetMode="External"/><Relationship Id="rId177" Type="http://schemas.openxmlformats.org/officeDocument/2006/relationships/hyperlink" Target="http://msdn.microsoft.com/en-us/library/gg145046.aspx" TargetMode="External"/><Relationship Id="rId198" Type="http://schemas.openxmlformats.org/officeDocument/2006/relationships/hyperlink" Target="http://msdn.microsoft.com/en-us/library/gg145018.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B4042-1F82-4D39-8ED6-D26BF119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83</Pages>
  <Words>21551</Words>
  <Characters>122842</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144105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168</cp:revision>
  <dcterms:created xsi:type="dcterms:W3CDTF">2013-01-18T10:03:00Z</dcterms:created>
  <dcterms:modified xsi:type="dcterms:W3CDTF">2013-03-24T06:48:00Z</dcterms:modified>
</cp:coreProperties>
</file>