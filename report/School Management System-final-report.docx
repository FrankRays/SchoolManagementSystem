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D92D85">
          <w:r w:rsidRPr="00D92D85">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D92D85">
          <w:pPr>
            <w:rPr>
              <w:rFonts w:asciiTheme="majorHAnsi" w:eastAsiaTheme="majorEastAsia" w:hAnsiTheme="majorHAnsi" w:cstheme="majorBidi"/>
              <w:b/>
              <w:bCs/>
              <w:color w:val="21798E" w:themeColor="accent1" w:themeShade="BF"/>
              <w:sz w:val="48"/>
              <w:szCs w:val="48"/>
            </w:rPr>
          </w:pPr>
          <w:r w:rsidRPr="00D92D8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b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D92D85">
          <w:pPr>
            <w:pStyle w:val="TOC1"/>
            <w:tabs>
              <w:tab w:val="right" w:leader="dot" w:pos="9350"/>
            </w:tabs>
            <w:rPr>
              <w:noProof/>
            </w:rPr>
          </w:pPr>
          <w:r w:rsidRPr="00D92D85">
            <w:fldChar w:fldCharType="begin"/>
          </w:r>
          <w:r w:rsidR="005660EA">
            <w:instrText xml:space="preserve"> TOC \o "1-3" \h \z \u </w:instrText>
          </w:r>
          <w:r w:rsidRPr="00D92D8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D92D8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D92D8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bn-IN"/>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bn-IN"/>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bn-IN"/>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bn-IN"/>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bn-IN"/>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bn-IN"/>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bn-IN"/>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bn-IN"/>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bn-IN"/>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bn-IN"/>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bn-IN"/>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bn-IN"/>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bn-IN"/>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val="en-IN" w:eastAsia="en-IN" w:bidi="bn-IN"/>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val="en-IN" w:eastAsia="en-IN" w:bidi="bn-IN"/>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bn-IN"/>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bn-IN"/>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bn-IN"/>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proofErr w:type="spellStart"/>
            <w:r>
              <w:t>Susmita</w:t>
            </w:r>
            <w:proofErr w:type="spellEnd"/>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proofErr w:type="spellStart"/>
            <w:r>
              <w:t>Susmita</w:t>
            </w:r>
            <w:proofErr w:type="spellEnd"/>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proofErr w:type="spellStart"/>
            <w:r>
              <w:t>Susmita</w:t>
            </w:r>
            <w:proofErr w:type="spellEnd"/>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proofErr w:type="spellStart"/>
            <w:r>
              <w:t>Susmita</w:t>
            </w:r>
            <w:proofErr w:type="spellEnd"/>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proofErr w:type="spellStart"/>
            <w:r>
              <w:t>Susmita</w:t>
            </w:r>
            <w:proofErr w:type="spellEnd"/>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proofErr w:type="spellStart"/>
            <w:r>
              <w:t>Susmita</w:t>
            </w:r>
            <w:proofErr w:type="spellEnd"/>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bn-IN"/>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BD2E42" w:rsidRPr="00BD2E42" w:rsidRDefault="00BD2E42" w:rsidP="00BD2E42">
      <w:pPr>
        <w:pStyle w:val="Heading2"/>
      </w:pPr>
      <w:r>
        <w:t>Websites</w:t>
      </w:r>
    </w:p>
    <w:p w:rsidR="00FC75E2" w:rsidRPr="007B4EED" w:rsidRDefault="00FC75E2" w:rsidP="00FC75E2">
      <w:pPr>
        <w:pStyle w:val="ListParagraph"/>
        <w:numPr>
          <w:ilvl w:val="0"/>
          <w:numId w:val="17"/>
        </w:numPr>
        <w:spacing w:before="0" w:line="480" w:lineRule="auto"/>
        <w:rPr>
          <w:rStyle w:val="Hyperlink"/>
        </w:rPr>
      </w:pPr>
      <w:hyperlink r:id="rId30" w:history="1">
        <w:r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FC75E2" w:rsidP="00FC75E2">
      <w:pPr>
        <w:pStyle w:val="ListParagraph"/>
        <w:numPr>
          <w:ilvl w:val="0"/>
          <w:numId w:val="17"/>
        </w:numPr>
        <w:spacing w:before="0" w:line="480" w:lineRule="auto"/>
        <w:rPr>
          <w:rStyle w:val="Hyperlink"/>
        </w:rPr>
      </w:pPr>
      <w:hyperlink r:id="rId31" w:history="1">
        <w:r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FC75E2" w:rsidP="00FC75E2">
      <w:pPr>
        <w:pStyle w:val="ListParagraph"/>
        <w:numPr>
          <w:ilvl w:val="0"/>
          <w:numId w:val="17"/>
        </w:numPr>
        <w:spacing w:before="0" w:line="480" w:lineRule="auto"/>
        <w:rPr>
          <w:rStyle w:val="Hyperlink"/>
        </w:rPr>
      </w:pPr>
      <w:hyperlink r:id="rId32" w:history="1">
        <w:r w:rsidRPr="00532BBF">
          <w:rPr>
            <w:rStyle w:val="Hyperlink"/>
            <w:rFonts w:ascii="Arial" w:hAnsi="Arial" w:cs="Arial"/>
            <w:lang w:eastAsia="en-IN"/>
          </w:rPr>
          <w:t>http://www.microsoft.com/en-us/default.aspx</w:t>
        </w:r>
      </w:hyperlink>
    </w:p>
    <w:p w:rsidR="00FC75E2" w:rsidRPr="00322939" w:rsidRDefault="00FC75E2" w:rsidP="00FC75E2">
      <w:pPr>
        <w:pStyle w:val="ListParagraph"/>
        <w:numPr>
          <w:ilvl w:val="0"/>
          <w:numId w:val="17"/>
        </w:numPr>
        <w:spacing w:before="0" w:line="480" w:lineRule="auto"/>
        <w:rPr>
          <w:color w:val="FF8119" w:themeColor="hyperlink"/>
          <w:u w:val="single"/>
        </w:rPr>
      </w:pPr>
      <w:hyperlink r:id="rId33" w:history="1">
        <w:r w:rsidRPr="00532BBF">
          <w:rPr>
            <w:rStyle w:val="Hyperlink"/>
            <w:rFonts w:ascii="Arial" w:hAnsi="Arial" w:cs="Arial"/>
            <w:lang w:eastAsia="en-IN"/>
          </w:rPr>
          <w:t>http://www.codeplex.com/</w:t>
        </w:r>
      </w:hyperlink>
    </w:p>
    <w:p w:rsidR="00322939" w:rsidRPr="00DC1ADE" w:rsidRDefault="00322939" w:rsidP="00FC75E2">
      <w:pPr>
        <w:pStyle w:val="ListParagraph"/>
        <w:numPr>
          <w:ilvl w:val="0"/>
          <w:numId w:val="17"/>
        </w:numPr>
        <w:spacing w:before="0" w:line="480" w:lineRule="auto"/>
        <w:rPr>
          <w:rStyle w:val="Hyperlink"/>
        </w:rPr>
      </w:pPr>
      <w:r w:rsidRPr="00322939">
        <w:rPr>
          <w:rStyle w:val="Hyperlink"/>
        </w:rPr>
        <w:t>http://searchitchannel.techtarget.com/</w:t>
      </w:r>
    </w:p>
    <w:p w:rsidR="00FC75E2" w:rsidRPr="00DC1ADE" w:rsidRDefault="00FC75E2" w:rsidP="00FC75E2">
      <w:pPr>
        <w:pStyle w:val="ListParagraph"/>
        <w:numPr>
          <w:ilvl w:val="0"/>
          <w:numId w:val="17"/>
        </w:numPr>
        <w:spacing w:before="0" w:line="480" w:lineRule="auto"/>
        <w:rPr>
          <w:rStyle w:val="Hyperlink"/>
        </w:rPr>
      </w:pPr>
      <w:hyperlink r:id="rId34" w:history="1">
        <w:r w:rsidRPr="00532BBF">
          <w:rPr>
            <w:rStyle w:val="Hyperlink"/>
            <w:rFonts w:ascii="Arial" w:hAnsi="Arial" w:cs="Arial"/>
            <w:lang w:eastAsia="en-IN"/>
          </w:rPr>
          <w:t>http://stackoverflow.com/</w:t>
        </w:r>
      </w:hyperlink>
    </w:p>
    <w:p w:rsidR="00FC75E2" w:rsidRPr="00866347" w:rsidRDefault="00FC75E2" w:rsidP="00FC75E2">
      <w:pPr>
        <w:pStyle w:val="ListParagraph"/>
        <w:numPr>
          <w:ilvl w:val="0"/>
          <w:numId w:val="17"/>
        </w:numPr>
        <w:spacing w:before="0" w:line="480" w:lineRule="auto"/>
        <w:rPr>
          <w:color w:val="FF8119" w:themeColor="hyperlink"/>
          <w:u w:val="single"/>
        </w:rPr>
      </w:pPr>
      <w:hyperlink r:id="rId35" w:history="1">
        <w:r w:rsidRPr="00532BBF">
          <w:rPr>
            <w:rStyle w:val="Hyperlink"/>
            <w:rFonts w:ascii="Arial" w:hAnsi="Arial" w:cs="Arial"/>
            <w:lang w:eastAsia="en-IN"/>
          </w:rPr>
          <w:t>http://www.codeguru.com/</w:t>
        </w:r>
      </w:hyperlink>
    </w:p>
    <w:p w:rsidR="00866347" w:rsidRPr="00C45F8B" w:rsidRDefault="00866347" w:rsidP="00FC75E2">
      <w:pPr>
        <w:pStyle w:val="ListParagraph"/>
        <w:numPr>
          <w:ilvl w:val="0"/>
          <w:numId w:val="17"/>
        </w:numPr>
        <w:spacing w:before="0" w:line="480" w:lineRule="auto"/>
        <w:rPr>
          <w:rStyle w:val="Hyperlink"/>
        </w:rPr>
      </w:pPr>
      <w:r>
        <w:rPr>
          <w:rStyle w:val="Hyperlink"/>
        </w:rPr>
        <w:t>http://www.roseindia.net/</w:t>
      </w:r>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FC75E2" w:rsidP="00FC75E2">
      <w:pPr>
        <w:pStyle w:val="ListParagraph"/>
        <w:numPr>
          <w:ilvl w:val="0"/>
          <w:numId w:val="17"/>
        </w:numPr>
        <w:spacing w:before="0" w:line="480" w:lineRule="auto"/>
        <w:rPr>
          <w:rStyle w:val="Hyperlink"/>
        </w:rPr>
      </w:pPr>
      <w:hyperlink r:id="rId36" w:history="1">
        <w:r w:rsidRPr="00532BBF">
          <w:rPr>
            <w:rStyle w:val="Hyperlink"/>
            <w:rFonts w:ascii="Arial" w:hAnsi="Arial" w:cs="Arial"/>
            <w:lang w:eastAsia="en-IN"/>
          </w:rPr>
          <w:t>http://www.w3schools.com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hyperlink r:id="rId37" w:history="1">
        <w:r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8" w:history="1">
        <w:r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9" w:history="1">
        <w:r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hyperlink r:id="rId40" w:history="1">
        <w:r w:rsidRPr="00114710">
          <w:rPr>
            <w:rStyle w:val="Hyperlink"/>
            <w:rFonts w:ascii="Arial" w:hAnsi="Arial" w:cs="Arial"/>
            <w:lang w:eastAsia="en-IN"/>
          </w:rPr>
          <w:t>http://www.homeandlearn.co.uk/csharp/csharp.html</w:t>
        </w:r>
      </w:hyperlink>
    </w:p>
    <w:p w:rsidR="00FC75E2" w:rsidRPr="00931BA6"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41" w:history="1">
        <w:r w:rsidRPr="00114710">
          <w:rPr>
            <w:rStyle w:val="Hyperlink"/>
            <w:rFonts w:ascii="Arial" w:hAnsi="Arial" w:cs="Arial"/>
            <w:lang w:eastAsia="en-IN"/>
          </w:rPr>
          <w:t>http://www.wpftutorial.net/Home.html</w:t>
        </w:r>
      </w:hyperlink>
    </w:p>
    <w:p w:rsidR="00931BA6" w:rsidRDefault="00931BA6" w:rsidP="00FC75E2">
      <w:pPr>
        <w:pStyle w:val="ListParagraph"/>
        <w:numPr>
          <w:ilvl w:val="0"/>
          <w:numId w:val="17"/>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2" w:history="1">
        <w:r w:rsidRPr="00B2521C">
          <w:rPr>
            <w:rStyle w:val="Hyperlink"/>
            <w:rFonts w:ascii="Arial" w:hAnsi="Arial" w:cs="Arial"/>
            <w:lang w:eastAsia="en-IN"/>
          </w:rPr>
          <w:t>https://developers.facebook.com/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3" w:history="1">
        <w:r w:rsidRPr="00B2521C">
          <w:rPr>
            <w:rStyle w:val="Hyperlink"/>
            <w:rFonts w:ascii="Arial" w:hAnsi="Arial" w:cs="Arial"/>
            <w:lang w:eastAsia="en-IN"/>
          </w:rPr>
          <w:t>https://developers.facebook.com/apps</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4" w:history="1">
        <w:r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5" w:history="1">
        <w:r w:rsidRPr="00B2521C">
          <w:rPr>
            <w:rStyle w:val="Hyperlink"/>
            <w:rFonts w:ascii="Arial" w:hAnsi="Arial" w:cs="Arial"/>
            <w:lang w:eastAsia="en-IN"/>
          </w:rPr>
          <w:t>https://dev.twitter.com/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6" w:history="1">
        <w:r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7" w:history="1">
        <w:r w:rsidRPr="009D5981">
          <w:rPr>
            <w:rStyle w:val="Hyperlink"/>
            <w:rFonts w:ascii="Arial" w:hAnsi="Arial" w:cs="Arial"/>
            <w:lang w:eastAsia="en-IN"/>
          </w:rPr>
          <w:t>https://developers.google.com/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8" w:history="1">
        <w:r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9" w:history="1">
        <w:r w:rsidRPr="00B2521C">
          <w:rPr>
            <w:rStyle w:val="Hyperlink"/>
            <w:rFonts w:ascii="Arial" w:hAnsi="Arial" w:cs="Arial"/>
            <w:lang w:eastAsia="en-IN"/>
          </w:rPr>
          <w:t>http://www.youtube.com/?gl=IN</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0" w:history="1">
        <w:r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1" w:history="1">
        <w:r w:rsidRPr="00B2521C">
          <w:rPr>
            <w:rStyle w:val="Hyperlink"/>
            <w:rFonts w:ascii="Arial" w:hAnsi="Arial" w:cs="Arial"/>
            <w:lang w:eastAsia="en-IN"/>
          </w:rPr>
          <w:t>https://github.com/anirban-nandy</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2" w:history="1">
        <w:r w:rsidRPr="00806D4F">
          <w:rPr>
            <w:rStyle w:val="Hyperlink"/>
            <w:rFonts w:ascii="Arial" w:hAnsi="Arial" w:cs="Arial"/>
            <w:lang w:eastAsia="en-IN"/>
          </w:rPr>
          <w:t>https://github.com/anirban-nandy/DailyNoteBook</w:t>
        </w:r>
      </w:hyperlink>
    </w:p>
    <w:p w:rsidR="00FC75E2" w:rsidRPr="00972752" w:rsidRDefault="00FC75E2" w:rsidP="00FC75E2">
      <w:pPr>
        <w:pStyle w:val="ListParagraph"/>
        <w:numPr>
          <w:ilvl w:val="0"/>
          <w:numId w:val="17"/>
        </w:numPr>
        <w:spacing w:before="0" w:line="480" w:lineRule="auto"/>
        <w:rPr>
          <w:rStyle w:val="Hyperlink"/>
          <w:rFonts w:ascii="Arial" w:hAnsi="Arial" w:cs="Arial"/>
          <w:i/>
          <w:lang w:eastAsia="en-IN"/>
        </w:rPr>
      </w:pPr>
      <w:hyperlink r:id="rId53" w:history="1">
        <w:r w:rsidRPr="009D5981">
          <w:rPr>
            <w:rStyle w:val="Hyperlink"/>
            <w:rFonts w:ascii="Arial" w:hAnsi="Arial" w:cs="Arial"/>
            <w:lang w:eastAsia="en-IN"/>
          </w:rPr>
          <w:t>http://learn.github.com/p/intro.html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4" w:history="1">
        <w:r w:rsidRPr="00B2521C">
          <w:rPr>
            <w:rStyle w:val="Hyperlink"/>
            <w:rFonts w:ascii="Arial" w:hAnsi="Arial" w:cs="Arial"/>
            <w:lang w:eastAsia="en-IN"/>
          </w:rPr>
          <w:t>http://www.vogella.com/articles/Git/article.html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5" w:history="1">
        <w:r w:rsidRPr="00B2521C">
          <w:rPr>
            <w:rStyle w:val="Hyperlink"/>
            <w:rFonts w:ascii="Arial" w:hAnsi="Arial" w:cs="Arial"/>
            <w:lang w:eastAsia="en-IN"/>
          </w:rPr>
          <w:t>http://try.github.com/levels/1/challenges/1</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6" w:history="1">
        <w:r w:rsidRPr="00B2521C">
          <w:rPr>
            <w:rStyle w:val="Hyperlink"/>
            <w:rFonts w:ascii="Arial" w:hAnsi="Arial" w:cs="Arial"/>
            <w:lang w:eastAsia="en-IN"/>
          </w:rPr>
          <w:t>https://enterprise.github.com/support</w:t>
        </w:r>
      </w:hyperlink>
    </w:p>
    <w:p w:rsidR="00FC75E2" w:rsidRPr="009E7950"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57" w:history="1">
        <w:r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w:t>
      </w:r>
      <w:proofErr w:type="spellStart"/>
      <w:r w:rsidRPr="009E7950">
        <w:rPr>
          <w:rFonts w:ascii="Arial" w:hAnsi="Arial" w:cs="Arial"/>
        </w:rPr>
        <w:t>Balaguruswamy</w:t>
      </w:r>
      <w:proofErr w:type="spellEnd"/>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 xml:space="preserve">Pro C# 2010 and the .NET 4.0 Platform by Andrew </w:t>
      </w:r>
      <w:proofErr w:type="spellStart"/>
      <w:r w:rsidRPr="00C615CB">
        <w:t>Troselen</w:t>
      </w:r>
      <w:proofErr w:type="spellEnd"/>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t>APPENDICES</w:t>
      </w:r>
      <w:bookmarkEnd w:id="58"/>
    </w:p>
    <w:p w:rsidR="00F10E6E" w:rsidRPr="00F10E6E" w:rsidRDefault="00F10E6E" w:rsidP="00F10E6E"/>
    <w:p w:rsidR="001E3D45" w:rsidRDefault="001E3D45" w:rsidP="00F10E6E">
      <w:pPr>
        <w:pStyle w:val="Heading2"/>
        <w:rPr>
          <w:rFonts w:eastAsia="Arial"/>
        </w:rPr>
      </w:pPr>
      <w:bookmarkStart w:id="59" w:name="_Toc289275457"/>
      <w:bookmarkStart w:id="60" w:name="_Toc330365076"/>
      <w:r>
        <w:rPr>
          <w:rFonts w:eastAsia="Arial"/>
        </w:rPr>
        <w:t>IDE</w:t>
      </w:r>
      <w:r w:rsidRPr="005F7EBB">
        <w:rPr>
          <w:rFonts w:eastAsia="Arial"/>
        </w:rPr>
        <w:t>:</w:t>
      </w:r>
      <w:bookmarkEnd w:id="59"/>
      <w:bookmarkEnd w:id="60"/>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b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val="en-IN" w:eastAsia="en-IN" w:bidi="bn-IN"/>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reliable and flexible application architecture. It can save you years of development time.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gives you a time-tested architecture for free. An architecture that encourages sustainable development practices.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 xml:space="preserve">The main reusable features and components comprising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modular nature of a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Since your application can use either standard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modules or </w:t>
      </w:r>
      <w:proofErr w:type="spellStart"/>
      <w:r>
        <w:rPr>
          <w:rFonts w:ascii="Arial" w:hAnsi="Arial" w:cs="Arial"/>
          <w:color w:val="333333"/>
          <w:sz w:val="20"/>
          <w:szCs w:val="20"/>
        </w:rPr>
        <w:t>OSGi</w:t>
      </w:r>
      <w:proofErr w:type="spellEnd"/>
      <w:r>
        <w:rPr>
          <w:rFonts w:ascii="Arial" w:hAnsi="Arial" w:cs="Arial"/>
          <w:color w:val="333333"/>
          <w:sz w:val="20"/>
          <w:szCs w:val="20"/>
        </w:rPr>
        <w:t xml:space="preserve">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Just as application servers, such as </w:t>
      </w:r>
      <w:proofErr w:type="spellStart"/>
      <w:r>
        <w:rPr>
          <w:rFonts w:ascii="Arial" w:hAnsi="Arial" w:cs="Arial"/>
          <w:color w:val="333333"/>
          <w:sz w:val="20"/>
          <w:szCs w:val="20"/>
        </w:rPr>
        <w:t>GlassFish</w:t>
      </w:r>
      <w:proofErr w:type="spellEnd"/>
      <w:r>
        <w:rPr>
          <w:rFonts w:ascii="Arial" w:hAnsi="Arial" w:cs="Arial"/>
          <w:color w:val="333333"/>
          <w:sz w:val="20"/>
          <w:szCs w:val="20"/>
        </w:rPr>
        <w:t xml:space="preserve"> or </w:t>
      </w:r>
      <w:proofErr w:type="spellStart"/>
      <w:r>
        <w:rPr>
          <w:rFonts w:ascii="Arial" w:hAnsi="Arial" w:cs="Arial"/>
          <w:color w:val="333333"/>
          <w:sz w:val="20"/>
          <w:szCs w:val="20"/>
        </w:rPr>
        <w:t>WebLogic</w:t>
      </w:r>
      <w:proofErr w:type="spellEnd"/>
      <w:r>
        <w:rPr>
          <w:rFonts w:ascii="Arial" w:hAnsi="Arial" w:cs="Arial"/>
          <w:color w:val="333333"/>
          <w:sz w:val="20"/>
          <w:szCs w:val="20"/>
        </w:rPr>
        <w:t xml:space="preserve">, provide lifecycle services to web applications,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Application servers understand how to compose web modules, EJB modules, and related </w:t>
      </w:r>
      <w:proofErr w:type="spellStart"/>
      <w:r>
        <w:rPr>
          <w:rFonts w:ascii="Arial" w:hAnsi="Arial" w:cs="Arial"/>
          <w:color w:val="333333"/>
          <w:sz w:val="20"/>
          <w:szCs w:val="20"/>
        </w:rPr>
        <w:t>artifacts</w:t>
      </w:r>
      <w:proofErr w:type="spellEnd"/>
      <w:r>
        <w:rPr>
          <w:rFonts w:ascii="Arial" w:hAnsi="Arial" w:cs="Arial"/>
          <w:color w:val="333333"/>
          <w:sz w:val="20"/>
          <w:szCs w:val="20"/>
        </w:rPr>
        <w:t xml:space="preserve">, into a single web application. In a comparable manner,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understands how to compose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There is no need to write a main method for your application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 virtual file system, which is a </w:t>
      </w:r>
      <w:proofErr w:type="spellStart"/>
      <w:r>
        <w:rPr>
          <w:rFonts w:ascii="Arial" w:hAnsi="Arial" w:cs="Arial"/>
          <w:color w:val="333333"/>
          <w:sz w:val="20"/>
          <w:szCs w:val="20"/>
        </w:rPr>
        <w:t>hierarhical</w:t>
      </w:r>
      <w:proofErr w:type="spellEnd"/>
      <w:r>
        <w:rPr>
          <w:rFonts w:ascii="Arial" w:hAnsi="Arial" w:cs="Arial"/>
          <w:color w:val="333333"/>
          <w:sz w:val="20"/>
          <w:szCs w:val="20"/>
        </w:rPr>
        <w:t xml:space="preserve">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Most serious applications need more than one window. Coding good interaction between multiple windows is not a trivial task.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are the standard UI toolkits on the Java desktop and can be used throughout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Related benefits include the ability to change the look and feel easily via "Look and Feel" support in Swing and CSS integration in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as well as the portability of GUI components across all operating systems and the easy incorporation of many free and commercial third-party 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With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you're not constrained by one of the typical pain points in Swing: the </w:t>
      </w:r>
      <w:proofErr w:type="spellStart"/>
      <w:r>
        <w:rPr>
          <w:rFonts w:ascii="Arial" w:hAnsi="Arial" w:cs="Arial"/>
          <w:color w:val="333333"/>
          <w:sz w:val="20"/>
          <w:szCs w:val="20"/>
        </w:rPr>
        <w:t>JTree</w:t>
      </w:r>
      <w:proofErr w:type="spellEnd"/>
      <w:r>
        <w:rPr>
          <w:rFonts w:ascii="Arial" w:hAnsi="Arial" w:cs="Arial"/>
          <w:color w:val="333333"/>
          <w:sz w:val="20"/>
          <w:szCs w:val="20"/>
        </w:rPr>
        <w:t xml:space="preserve"> model is completely different to the </w:t>
      </w:r>
      <w:proofErr w:type="spellStart"/>
      <w:r>
        <w:rPr>
          <w:rFonts w:ascii="Arial" w:hAnsi="Arial" w:cs="Arial"/>
          <w:color w:val="333333"/>
          <w:sz w:val="20"/>
          <w:szCs w:val="20"/>
        </w:rPr>
        <w:t>JList</w:t>
      </w:r>
      <w:proofErr w:type="spellEnd"/>
      <w:r>
        <w:rPr>
          <w:rFonts w:ascii="Arial" w:hAnsi="Arial" w:cs="Arial"/>
          <w:color w:val="333333"/>
          <w:sz w:val="20"/>
          <w:szCs w:val="20"/>
        </w:rPr>
        <w:t xml:space="preserve"> model, even though they present the same data. </w:t>
      </w:r>
      <w:proofErr w:type="gramStart"/>
      <w:r>
        <w:rPr>
          <w:rFonts w:ascii="Arial" w:hAnsi="Arial" w:cs="Arial"/>
          <w:color w:val="333333"/>
          <w:sz w:val="20"/>
          <w:szCs w:val="20"/>
        </w:rPr>
        <w:t>Switching between them means rewriting the model.</w:t>
      </w:r>
      <w:proofErr w:type="gramEnd"/>
      <w:r>
        <w:rPr>
          <w:rFonts w:ascii="Arial" w:hAnsi="Arial" w:cs="Arial"/>
          <w:color w:val="333333"/>
          <w:sz w:val="20"/>
          <w:szCs w:val="20"/>
        </w:rPr>
        <w:t xml:space="preserv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Nodes API provides a generic model for presenting your data.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In addition to a window system,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many other UI-related components, such as a property sheet, a palette, </w:t>
      </w:r>
      <w:proofErr w:type="gramStart"/>
      <w:r>
        <w:rPr>
          <w:rFonts w:ascii="Arial" w:hAnsi="Arial" w:cs="Arial"/>
          <w:color w:val="333333"/>
          <w:sz w:val="20"/>
          <w:szCs w:val="20"/>
        </w:rPr>
        <w:t>complex</w:t>
      </w:r>
      <w:proofErr w:type="gramEnd"/>
      <w:r>
        <w:rPr>
          <w:rFonts w:ascii="Arial" w:hAnsi="Arial" w:cs="Arial"/>
          <w:color w:val="333333"/>
          <w:sz w:val="20"/>
          <w:szCs w:val="20"/>
        </w:rPr>
        <w:t xml:space="preserve"> Swing components for presenting data, a </w:t>
      </w:r>
      <w:proofErr w:type="spellStart"/>
      <w:r>
        <w:rPr>
          <w:rFonts w:ascii="Arial" w:hAnsi="Arial" w:cs="Arial"/>
          <w:color w:val="333333"/>
          <w:sz w:val="20"/>
          <w:szCs w:val="20"/>
        </w:rPr>
        <w:t>Plugin</w:t>
      </w:r>
      <w:proofErr w:type="spellEnd"/>
      <w:r>
        <w:rPr>
          <w:rFonts w:ascii="Arial" w:hAnsi="Arial" w:cs="Arial"/>
          <w:color w:val="333333"/>
          <w:sz w:val="20"/>
          <w:szCs w:val="20"/>
        </w:rPr>
        <w:t xml:space="preserve">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IDE, which is the software development kit (SDK) of the </w:t>
      </w:r>
      <w:proofErr w:type="spellStart"/>
      <w:r>
        <w:rPr>
          <w:rFonts w:ascii="Arial" w:hAnsi="Arial" w:cs="Arial"/>
          <w:color w:val="333333"/>
          <w:sz w:val="20"/>
          <w:szCs w:val="20"/>
        </w:rPr>
        <w:t>NewtBeans</w:t>
      </w:r>
      <w:proofErr w:type="spellEnd"/>
      <w:r>
        <w:rPr>
          <w:rFonts w:ascii="Arial" w:hAnsi="Arial" w:cs="Arial"/>
          <w:color w:val="333333"/>
          <w:sz w:val="20"/>
          <w:szCs w:val="20"/>
        </w:rPr>
        <w:t xml:space="preserve">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first-class comprehensive support for the newest Java technologies and latest Java enhancements before other IDEs. It is the first IDE providing support for JDK 7, Java EE 6, and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With its constantly improving Java Editor, many rich features and an extensive range of tools, templates and samples,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An IDE is much more than a text editor.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editor supports many languages from Java, C/C++, XML and HTML, to PHP, Groovy, </w:t>
      </w:r>
      <w:proofErr w:type="spellStart"/>
      <w:r>
        <w:rPr>
          <w:rFonts w:ascii="Arial" w:hAnsi="Arial" w:cs="Arial"/>
          <w:color w:val="333333"/>
          <w:shd w:val="clear" w:color="auto" w:fill="FFFFFF"/>
        </w:rPr>
        <w:t>Javadoc</w:t>
      </w:r>
      <w:proofErr w:type="spellEnd"/>
      <w:r>
        <w:rPr>
          <w:rFonts w:ascii="Arial" w:hAnsi="Arial" w:cs="Arial"/>
          <w:color w:val="333333"/>
          <w:shd w:val="clear" w:color="auto" w:fill="FFFFFF"/>
        </w:rPr>
        <w:t>,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Keeping a clear overview of large applications, with thousands of folders and files, and millions of lines of code, is a daunting task.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different views of your data, from multiple project windows to helpful tools for setting up your applications and managing them efficiently, letting you drill down into your data quickly and easily, while giving you versioning tools via Subversion, Mercurial, and </w:t>
      </w:r>
      <w:proofErr w:type="spellStart"/>
      <w:r>
        <w:rPr>
          <w:rFonts w:ascii="Arial" w:hAnsi="Arial" w:cs="Arial"/>
          <w:color w:val="333333"/>
          <w:shd w:val="clear" w:color="auto" w:fill="FFFFFF"/>
        </w:rPr>
        <w:t>Git</w:t>
      </w:r>
      <w:proofErr w:type="spellEnd"/>
      <w:r>
        <w:rPr>
          <w:rFonts w:ascii="Arial" w:hAnsi="Arial" w:cs="Arial"/>
          <w:color w:val="333333"/>
          <w:shd w:val="clear" w:color="auto" w:fill="FFFFFF"/>
        </w:rPr>
        <w:t xml:space="preserve">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 xml:space="preserve">Design GUIs for Java EE, Java SE, and Java ME applications quickly and smoothly by dragging and positioning GUI components from a palette into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For Java SE applications,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 xml:space="preserve">The cost of buggy code increases the longer it remains unfixed.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provides static analysis tools, especially integration with the widely used </w:t>
      </w:r>
      <w:proofErr w:type="spellStart"/>
      <w:r>
        <w:rPr>
          <w:rFonts w:ascii="Arial" w:hAnsi="Arial" w:cs="Arial"/>
          <w:color w:val="333333"/>
          <w:shd w:val="clear" w:color="auto" w:fill="FFFFFF"/>
        </w:rPr>
        <w:t>FindBugs</w:t>
      </w:r>
      <w:proofErr w:type="spellEnd"/>
      <w:r>
        <w:rPr>
          <w:rFonts w:ascii="Arial" w:hAnsi="Arial" w:cs="Arial"/>
          <w:color w:val="333333"/>
          <w:shd w:val="clear" w:color="auto" w:fill="FFFFFF"/>
        </w:rPr>
        <w:t xml:space="preserve"> tool, for identifying and fixing common problems in Java code. In addition,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Profiler provides expert assistance for optimizing your application's speed and memory usage, and makes it easier to build reliable and scalable Java SE,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and Java EE applications.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1" w:name="_Toc289275458"/>
      <w:bookmarkStart w:id="62" w:name="_Toc330365077"/>
      <w:r>
        <w:rPr>
          <w:rFonts w:eastAsia="Arial"/>
        </w:rPr>
        <w:t>Front End</w:t>
      </w:r>
      <w:bookmarkStart w:id="63" w:name="_Toc289275459"/>
      <w:bookmarkEnd w:id="61"/>
      <w:r w:rsidR="00544CBD">
        <w:rPr>
          <w:rFonts w:eastAsia="Arial"/>
        </w:rPr>
        <w:t xml:space="preserve"> </w:t>
      </w:r>
      <w:bookmarkEnd w:id="62"/>
      <w:bookmarkEnd w:id="63"/>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b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proofErr w:type="spellStart"/>
      <w:r w:rsidRPr="00246808">
        <w:rPr>
          <w:rFonts w:ascii="Segoe UI" w:hAnsi="Segoe UI" w:cs="Segoe UI"/>
          <w:sz w:val="18"/>
          <w:szCs w:val="18"/>
        </w:rPr>
        <w:fldChar w:fldCharType="begin"/>
      </w:r>
      <w:r w:rsidRPr="00246808">
        <w:rPr>
          <w:rFonts w:ascii="Segoe UI" w:hAnsi="Segoe UI" w:cs="Segoe UI"/>
          <w:sz w:val="18"/>
          <w:szCs w:val="18"/>
        </w:rPr>
        <w:instrText xml:space="preserve"> HYPERLINK "http://msdn.microsoft.com/en-IN/library/system.windows.aspx" </w:instrText>
      </w:r>
      <w:r w:rsidRPr="00246808">
        <w:rPr>
          <w:rFonts w:ascii="Segoe UI" w:hAnsi="Segoe UI" w:cs="Segoe UI"/>
          <w:sz w:val="18"/>
          <w:szCs w:val="18"/>
        </w:rPr>
        <w:fldChar w:fldCharType="separate"/>
      </w:r>
      <w:r w:rsidRPr="00246808">
        <w:rPr>
          <w:rFonts w:ascii="Segoe UI" w:hAnsi="Segoe UI" w:cs="Segoe UI"/>
          <w:sz w:val="18"/>
        </w:rPr>
        <w:t>System.Windows</w:t>
      </w:r>
      <w:proofErr w:type="spellEnd"/>
      <w:r w:rsidRPr="00246808">
        <w:rPr>
          <w:rFonts w:ascii="Segoe UI" w:hAnsi="Segoe UI" w:cs="Segoe UI"/>
          <w:sz w:val="18"/>
          <w:szCs w:val="18"/>
        </w:rPr>
        <w:fldChar w:fldCharType="end"/>
      </w:r>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"http://msdn.microsoft.com/en-IN/library/system.windows.controls.primitives.repeatbutton.aspx"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RepeatButton</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"http://msdn.microsoft.com/en-IN/library/system.windows.controls.datagrid.aspx"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DataGrid</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"http://msdn.microsoft.com/en-IN/library/system.windows.controls.listview.aspx"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ListView</w:t>
      </w:r>
      <w:r w:rsidRPr="002C67D4">
        <w:rPr>
          <w:rFonts w:ascii="Segoe UI" w:eastAsia="Times New Roman" w:hAnsi="Segoe UI" w:cs="Segoe UI"/>
          <w:sz w:val="18"/>
          <w:szCs w:val="18"/>
          <w:lang w:val="en-IN" w:eastAsia="en-IN" w:bidi="bn-IN"/>
        </w:rPr>
        <w:fldChar w:fldCharType="end"/>
      </w:r>
      <w:proofErr w:type="gramStart"/>
      <w:r w:rsidRPr="002C67D4">
        <w:rPr>
          <w:rFonts w:ascii="Segoe UI" w:eastAsia="Times New Roman" w:hAnsi="Segoe UI" w:cs="Segoe UI"/>
          <w:sz w:val="18"/>
          <w:szCs w:val="18"/>
          <w:lang w:val="en-IN" w:eastAsia="en-IN" w:bidi="bn-IN"/>
        </w:rPr>
        <w:t>,and</w:t>
      </w:r>
      <w:proofErr w:type="spellEnd"/>
      <w:proofErr w:type="gramEnd"/>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"http://msdn.microsoft.com/en-IN/library/system.windows.controls.treeview.aspx"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TreeView</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"http://msdn.microsoft.com/en-IN/library/system.windows.controls.datepicker.aspx"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DatePicker</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"http://msdn.microsoft.com/en-IN/library/microsoft.win32.openfiledialog.aspx"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OpenFileDialog</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"http://msdn.microsoft.com/en-IN/library/system.windows.controls.printdialog.aspx"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PrintDialog</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"http://msdn.microsoft.com/en-IN/library/microsoft.win32.savefiledialog.aspx"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SaveFileDialog</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"http://msdn.microsoft.com/en-IN/library/system.windows.controls.inkcanvas.aspx"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InkCanvas</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"http://msdn.microsoft.com/en-IN/library/system.windows.controls.inkpresenter.aspx"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InkPresenter</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80" w:history="1">
        <w:r w:rsidRPr="002C67D4">
          <w:rPr>
            <w:rFonts w:ascii="Segoe UI" w:eastAsia="Times New Roman" w:hAnsi="Segoe UI" w:cs="Segoe UI"/>
            <w:sz w:val="18"/>
            <w:lang w:val="en-IN" w:eastAsia="en-IN" w:bidi="bn-IN"/>
          </w:rPr>
          <w:t>StickyNoteControl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"http://msdn.microsoft.com/en-IN/library/system.windows.controls.textbox.aspx"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TextBox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"http://msdn.microsoft.com/en-IN/library/system.windows.controls.richtextbox.aspx"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RichTextBox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"http://msdn.microsoft.com/en-IN/library/system.windows.controls.passwordbox.aspx"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PasswordBox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91"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100" w:history="1">
        <w:r w:rsidRPr="002C67D4">
          <w:rPr>
            <w:rFonts w:ascii="Segoe UI" w:eastAsia="Times New Roman" w:hAnsi="Segoe UI" w:cs="Segoe UI"/>
            <w:sz w:val="18"/>
            <w:lang w:val="en-IN" w:eastAsia="en-IN" w:bidi="bn-IN"/>
          </w:rPr>
          <w:t>WrapPanel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"http://msdn.microsoft.com/en-IN/library/system.windows.controls.mediaelement.aspx"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MediaElement</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"http://msdn.microsoft.com/en-IN/library/system.windows.controls.soundplayeraction.aspx"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SoundPlayerAction</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"http://msdn.microsoft.com/en-IN/library/system.windows.controls.contextmenu.aspx"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ContextMenu</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"http://msdn.microsoft.com/en-IN/library/system.windows.controls.toolbar.aspx"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ToolBar</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"http://msdn.microsoft.com/en-IN/library/system.windows.navigation.navigationwindow.aspx"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NavigationWindow</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"http://msdn.microsoft.com/en-IN/library/system.windows.controls.tabcontrol.aspx"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TabControl</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"http://msdn.microsoft.com/en-IN/library/system.windows.controls.checkbox.aspx"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CheckBox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"http://msdn.microsoft.com/en-IN/library/system.windows.controls.combobox.aspx"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ComboBox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"http://msdn.microsoft.com/en-IN/library/system.windows.controls.listbox.aspx"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ListBox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"http://msdn.microsoft.com/en-IN/library/system.windows.controls.radiobutton.aspx"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RadioButton</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4" w:history="1">
        <w:r w:rsidRPr="00B50F39">
          <w:rPr>
            <w:rStyle w:val="Hyperlink"/>
            <w:rFonts w:ascii="Segoe UI" w:hAnsi="Segoe UI" w:cs="Segoe UI"/>
            <w:color w:val="auto"/>
            <w:sz w:val="18"/>
            <w:szCs w:val="18"/>
            <w:u w:val="none"/>
          </w:rPr>
          <w:t>Canvas</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provide their own layout.</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5" w:history="1">
        <w:proofErr w:type="spellStart"/>
        <w:r w:rsidRPr="00B50F39">
          <w:rPr>
            <w:rStyle w:val="Hyperlink"/>
            <w:rFonts w:ascii="Segoe UI" w:hAnsi="Segoe UI" w:cs="Segoe UI"/>
            <w:color w:val="auto"/>
            <w:sz w:val="18"/>
            <w:szCs w:val="18"/>
            <w:u w:val="none"/>
          </w:rPr>
          <w:t>DockPanel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aligned to the edges of the panel.</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6" w:history="1">
        <w:r w:rsidRPr="00B50F39">
          <w:rPr>
            <w:rStyle w:val="Hyperlink"/>
            <w:rFonts w:ascii="Segoe UI" w:hAnsi="Segoe UI" w:cs="Segoe UI"/>
            <w:color w:val="auto"/>
            <w:sz w:val="18"/>
            <w:szCs w:val="18"/>
            <w:u w:val="none"/>
          </w:rPr>
          <w:t>Grid</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by rows and columns.</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7" w:history="1">
        <w:proofErr w:type="spellStart"/>
        <w:r w:rsidRPr="00B50F39">
          <w:rPr>
            <w:rStyle w:val="Hyperlink"/>
            <w:rFonts w:ascii="Segoe UI" w:hAnsi="Segoe UI" w:cs="Segoe UI"/>
            <w:color w:val="auto"/>
            <w:sz w:val="18"/>
            <w:szCs w:val="18"/>
            <w:u w:val="none"/>
          </w:rPr>
          <w:t>StackPanel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stacked either vertically or horizontally.</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8" w:history="1">
        <w:proofErr w:type="spellStart"/>
        <w:r w:rsidRPr="00B50F39">
          <w:rPr>
            <w:rStyle w:val="Hyperlink"/>
            <w:rFonts w:ascii="Segoe UI" w:hAnsi="Segoe UI" w:cs="Segoe UI"/>
            <w:color w:val="auto"/>
            <w:sz w:val="18"/>
            <w:szCs w:val="18"/>
            <w:u w:val="none"/>
          </w:rPr>
          <w:t>VirtualizingStackPanel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virtualized and arranged on a single line that is either horizontally or vertically oriented.</w:t>
      </w:r>
    </w:p>
    <w:p w:rsid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9" w:history="1">
        <w:proofErr w:type="spellStart"/>
        <w:r w:rsidRPr="00B50F39">
          <w:rPr>
            <w:rStyle w:val="Hyperlink"/>
            <w:rFonts w:ascii="Segoe UI" w:hAnsi="Segoe UI" w:cs="Segoe UI"/>
            <w:color w:val="auto"/>
            <w:sz w:val="18"/>
            <w:szCs w:val="18"/>
            <w:u w:val="none"/>
          </w:rPr>
          <w:t>WrapPanel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6D3AE6" w:rsidP="006D3AE6">
      <w:pPr>
        <w:tabs>
          <w:tab w:val="center" w:pos="4680"/>
        </w:tabs>
      </w:pPr>
      <w:hyperlink r:id="rId120" w:tooltip="Collapse" w:history="1">
        <w:r>
          <w:rPr>
            <w:rFonts w:ascii="Times New Roman" w:eastAsia="Times New Roman" w:hAnsi="Times New Roman" w:cs="Times New Roman"/>
            <w:sz w:val="27"/>
            <w:szCs w:val="27"/>
            <w:lang w:val="en-IN" w:eastAsia="en-IN" w:bidi="bn-IN"/>
          </w:rPr>
          <w:tab/>
        </w:r>
        <w:r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4" w:name="_Toc289170424"/>
      <w:bookmarkStart w:id="6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995604" w:rsidRPr="00995604" w:rsidRDefault="002D4362" w:rsidP="00995604">
      <w:r>
        <w:rPr>
          <w:noProof/>
          <w:lang w:val="en-IN" w:eastAsia="en-IN" w:bidi="bn-IN"/>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21"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val="en-IN" w:eastAsia="en-IN" w:bidi="bn-IN"/>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22"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 xml:space="preserve">The Java Swing provides the multiple platform independent APIs interfaces for interacting between the users and GUIs components. All Java Swing classes imports </w:t>
      </w:r>
      <w:proofErr w:type="spellStart"/>
      <w:r w:rsidRPr="00186AE5">
        <w:t>form</w:t>
      </w:r>
      <w:proofErr w:type="spellEnd"/>
      <w:r w:rsidRPr="00186AE5">
        <w:t xml:space="preserve"> the import </w:t>
      </w:r>
      <w:proofErr w:type="spellStart"/>
      <w:r w:rsidRPr="00186AE5">
        <w:t>javax.swing</w:t>
      </w:r>
      <w:proofErr w:type="spellEnd"/>
      <w:r w:rsidRPr="00186AE5">
        <w:t xml:space="preserve">.*; package.  Java provides </w:t>
      </w:r>
      <w:proofErr w:type="gramStart"/>
      <w:r w:rsidRPr="00186AE5">
        <w:t>an interactive features</w:t>
      </w:r>
      <w:proofErr w:type="gramEnd"/>
      <w:r w:rsidRPr="00186AE5">
        <w:t xml:space="preserve"> for design the </w:t>
      </w:r>
      <w:r w:rsidRPr="00186AE5">
        <w:rPr>
          <w:b/>
          <w:bCs/>
        </w:rPr>
        <w:t>GUI</w:t>
      </w:r>
      <w:r w:rsidRPr="00186AE5">
        <w:t xml:space="preserve">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r w:rsidRPr="00186AE5">
        <w:t>JDialog</w:t>
      </w:r>
      <w:proofErr w:type="spellEnd"/>
      <w:r w:rsidRPr="00186AE5">
        <w:t xml:space="preserve">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8"/>
        <w:gridCol w:w="6592"/>
      </w:tblGrid>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performed the action with the </w:t>
            </w:r>
            <w:proofErr w:type="spellStart"/>
            <w:r w:rsidRPr="00186AE5">
              <w:t>ActionListenerwhere</w:t>
            </w:r>
            <w:proofErr w:type="spellEnd"/>
            <w:r w:rsidRPr="00186AE5">
              <w:t xml:space="preserve"> the multiple controls are used for same purposes.</w:t>
            </w:r>
          </w:p>
        </w:tc>
      </w:tr>
      <w:tr w:rsidR="00CA6E55" w:rsidRPr="00186AE5" w:rsidTr="008B6BDF">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BoundedRangeModel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defines the data model of components like: sliders and </w:t>
            </w:r>
            <w:proofErr w:type="spellStart"/>
            <w:r w:rsidRPr="00186AE5">
              <w:t>progressBars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state model for the buttons like: radio buttons, check boxes etc.</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CellEditor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used by the developer for creating the new editor and it has the new components implement interfaces. </w:t>
            </w:r>
            <w:proofErr w:type="spellStart"/>
            <w:r w:rsidRPr="00186AE5">
              <w:t>TheCellEditor</w:t>
            </w:r>
            <w:proofErr w:type="spellEnd"/>
            <w:r w:rsidRPr="00186AE5">
              <w:t> implements the wrapper based approach.</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In this interface, the editor component used to </w:t>
            </w:r>
            <w:proofErr w:type="spellStart"/>
            <w:r w:rsidRPr="00186AE5">
              <w:t>JComboBoxcomponents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represents the data model in a list model with the selected items.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DesktopManager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JDesktopPane</w:t>
            </w:r>
            <w:proofErr w:type="spellEnd"/>
            <w:r w:rsidRPr="00186AE5">
              <w:t> object. The </w:t>
            </w:r>
            <w:proofErr w:type="spellStart"/>
            <w:r w:rsidRPr="00186AE5">
              <w:t>JInternalFrameimplements</w:t>
            </w:r>
            <w:proofErr w:type="spellEnd"/>
            <w:r w:rsidRPr="00186AE5">
              <w:t xml:space="preserve"> in the </w:t>
            </w:r>
            <w:proofErr w:type="spellStart"/>
            <w:r w:rsidRPr="00186AE5">
              <w:t>JDesktopPane</w:t>
            </w:r>
            <w:proofErr w:type="spellEnd"/>
            <w:r w:rsidRPr="00186AE5">
              <w:t xml:space="preserve"> with the help of </w:t>
            </w:r>
            <w:proofErr w:type="spellStart"/>
            <w:r w:rsidRPr="00186AE5">
              <w:t>DesktopManager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graphical representation of the components. It has fixed size picture.</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JComboBox.KeySelectionManager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KeySelectionManager</w:t>
            </w:r>
            <w:proofErr w:type="spellEnd"/>
            <w:r w:rsidRPr="00186AE5">
              <w:t> and used for the combo box data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ListCellRenderer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paint the cell in the list with the help of "rubber stamps</w:t>
            </w:r>
            <w:proofErr w:type="gramStart"/>
            <w:r w:rsidRPr="00186AE5">
              <w:t>" .</w:t>
            </w:r>
            <w:proofErr w:type="gramEnd"/>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JList</w:t>
            </w:r>
            <w:proofErr w:type="spellEnd"/>
            <w:r w:rsidRPr="00186AE5">
              <w:t> components method. It gets the value of each cell of list.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indicates the components, which are stable or not.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MenuElement</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where the any components are implements in the menu.</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MutableComboBoxModel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extends from the </w:t>
            </w:r>
            <w:proofErr w:type="spellStart"/>
            <w:r w:rsidRPr="00186AE5">
              <w:t>ComboBoxModel</w:t>
            </w:r>
            <w:proofErr w:type="spellEnd"/>
            <w:r w:rsidRPr="00186AE5">
              <w:t xml:space="preserve">. It is a mutable version of </w:t>
            </w:r>
            <w:proofErr w:type="spellStart"/>
            <w:r w:rsidRPr="00186AE5">
              <w:t>ComboBoxModel</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requirements of an object for displaying the values.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RootPaneContainer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uses the </w:t>
            </w:r>
            <w:proofErr w:type="spellStart"/>
            <w:r w:rsidRPr="00186AE5">
              <w:t>RootPane</w:t>
            </w:r>
            <w:proofErr w:type="spellEnd"/>
            <w:r w:rsidRPr="00186AE5">
              <w:t xml:space="preserve"> properties and it has the components like: </w:t>
            </w:r>
            <w:proofErr w:type="spellStart"/>
            <w:r w:rsidRPr="00186AE5">
              <w:t>JFrame</w:t>
            </w:r>
            <w:proofErr w:type="spellEnd"/>
            <w:r w:rsidRPr="00186AE5">
              <w:t xml:space="preserve">, </w:t>
            </w:r>
            <w:proofErr w:type="spellStart"/>
            <w:r w:rsidRPr="00186AE5">
              <w:t>JInternalFrame</w:t>
            </w:r>
            <w:proofErr w:type="spellEnd"/>
            <w:r w:rsidRPr="00186AE5">
              <w:t xml:space="preserve"> and </w:t>
            </w:r>
            <w:proofErr w:type="spellStart"/>
            <w:r w:rsidRPr="00186AE5">
              <w:t>JWindow</w:t>
            </w:r>
            <w:proofErr w:type="spellEnd"/>
            <w:r w:rsidRPr="00186AE5">
              <w:t xml:space="preserve"> etc.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provides the scrolling to show the large amount of data with the help of </w:t>
            </w:r>
            <w:proofErr w:type="spellStart"/>
            <w:r w:rsidRPr="00186AE5">
              <w:t>JScrollPane</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JScrollPane</w:t>
            </w:r>
            <w:proofErr w:type="spellEnd"/>
            <w:r w:rsidRPr="00186AE5">
              <w:t> components.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SingleSelectionModel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select the one index in 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You can set the components on the screen to own requirements.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UIDefaults.ActiveValue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constructs the </w:t>
            </w:r>
            <w:proofErr w:type="spellStart"/>
            <w:r w:rsidRPr="00186AE5">
              <w:t>DefaultListCellRenderer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enables one to store an entry in the default table. The entered value is not constructed until first time is a real value is created through it using </w:t>
            </w:r>
            <w:proofErr w:type="spellStart"/>
            <w:proofErr w:type="gramStart"/>
            <w:r w:rsidRPr="00186AE5">
              <w:t>LazyValue.createValue</w:t>
            </w:r>
            <w:proofErr w:type="spellEnd"/>
            <w:r w:rsidRPr="00186AE5">
              <w:t>(</w:t>
            </w:r>
            <w:proofErr w:type="gramEnd"/>
            <w:r w:rsidRPr="00186AE5">
              <w:t>) method.</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WindowConstants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has two methods </w:t>
            </w:r>
            <w:proofErr w:type="spellStart"/>
            <w:r w:rsidRPr="00186AE5">
              <w:t>setDefaultCloseOperation</w:t>
            </w:r>
            <w:proofErr w:type="spellEnd"/>
            <w:r w:rsidRPr="00186AE5">
              <w:t xml:space="preserve"> and </w:t>
            </w:r>
            <w:proofErr w:type="spellStart"/>
            <w:r w:rsidRPr="00186AE5">
              <w:t>getDefaultCloseOperation</w:t>
            </w:r>
            <w:proofErr w:type="spellEnd"/>
            <w:r w:rsidRPr="00186AE5">
              <w:t xml:space="preserve"> and provides the window close </w:t>
            </w:r>
            <w:proofErr w:type="spellStart"/>
            <w:r w:rsidRPr="00186AE5">
              <w:t>opration</w:t>
            </w:r>
            <w:proofErr w:type="spellEnd"/>
            <w:r w:rsidRPr="00186AE5">
              <w:t>.</w:t>
            </w:r>
          </w:p>
        </w:tc>
      </w:tr>
    </w:tbl>
    <w:p w:rsidR="00CA6E55" w:rsidRPr="00186AE5" w:rsidRDefault="00CA6E55" w:rsidP="00CA6E55">
      <w:r w:rsidRPr="00186AE5">
        <w:t>The following classes and it's descriptions to</w:t>
      </w:r>
      <w:proofErr w:type="gramStart"/>
      <w:r w:rsidRPr="00186AE5">
        <w:t>  be</w:t>
      </w:r>
      <w:proofErr w:type="gramEnd"/>
      <w:r w:rsidRPr="00186AE5">
        <w:t xml:space="preserv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34"/>
        <w:gridCol w:w="6456"/>
      </w:tblGrid>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AbstractAction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handles the any types of action and provides JFC Action interface.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nature of buttons and menu items.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a list and contents of the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data model which provides the list with its contents.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ActionMap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works with </w:t>
            </w:r>
            <w:proofErr w:type="spellStart"/>
            <w:r w:rsidRPr="00186AE5">
              <w:t>InputMap</w:t>
            </w:r>
            <w:proofErr w:type="spellEnd"/>
            <w:r w:rsidRPr="00186AE5">
              <w:t> and performs any action when the key is pressed.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BorderFactory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Object and creates the Border instance in the factory.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fixed spaces between two components and uses the </w:t>
            </w:r>
            <w:proofErr w:type="spellStart"/>
            <w:r w:rsidRPr="00186AE5">
              <w:t>BoxLayout</w:t>
            </w:r>
            <w:proofErr w:type="spellEnd"/>
            <w:r w:rsidRPr="00186AE5">
              <w:t> object of the layout manager.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Box.Filler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participates in the Layout and uses the lightweight components.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BoxLayout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arranging the multiple components either horizontally or vertically. The Box container uses this class.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ButtonGroup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the multiple buttons in </w:t>
            </w:r>
            <w:proofErr w:type="spellStart"/>
            <w:r w:rsidRPr="00186AE5">
              <w:t>aButtonGroup</w:t>
            </w:r>
            <w:proofErr w:type="spellEnd"/>
            <w:r w:rsidRPr="00186AE5">
              <w:t>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CellRandererPane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insert the components like: </w:t>
            </w:r>
            <w:proofErr w:type="spellStart"/>
            <w:r w:rsidRPr="00186AE5">
              <w:t>JList</w:t>
            </w:r>
            <w:proofErr w:type="spellEnd"/>
            <w:r w:rsidRPr="00186AE5">
              <w:t xml:space="preserve">, </w:t>
            </w:r>
            <w:proofErr w:type="spellStart"/>
            <w:r w:rsidRPr="00186AE5">
              <w:t>JTable</w:t>
            </w:r>
            <w:proofErr w:type="spellEnd"/>
            <w:r w:rsidRPr="00186AE5">
              <w:t xml:space="preserve"> and </w:t>
            </w:r>
            <w:proofErr w:type="spellStart"/>
            <w:r w:rsidRPr="00186AE5">
              <w:t>JTree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ComponentInputMap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w:t>
            </w:r>
            <w:proofErr w:type="spellStart"/>
            <w:r w:rsidRPr="00186AE5">
              <w:t>ComponentInputMap</w:t>
            </w:r>
            <w:proofErr w:type="spellEnd"/>
            <w:r w:rsidRPr="00186AE5">
              <w:t xml:space="preserve"> constructor and creates the components with the help of </w:t>
            </w:r>
            <w:proofErr w:type="spellStart"/>
            <w:r w:rsidRPr="00186AE5">
              <w:t>InpuMap</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DebugGraphics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from the Graphics and used to debug the graphics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DefaultBoundedRangeModel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implementation of default </w:t>
            </w:r>
            <w:proofErr w:type="spellStart"/>
            <w:r w:rsidRPr="00186AE5">
              <w:t>BoundedRangeModel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implements the generic </w:t>
            </w:r>
            <w:proofErr w:type="spellStart"/>
            <w:r w:rsidRPr="00186AE5">
              <w:t>ButtonModel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the </w:t>
            </w:r>
            <w:proofErr w:type="spellStart"/>
            <w:r w:rsidRPr="00186AE5">
              <w:t>TableCellEditor</w:t>
            </w:r>
            <w:proofErr w:type="spellEnd"/>
            <w:r w:rsidRPr="00186AE5">
              <w:t xml:space="preserve"> and </w:t>
            </w:r>
            <w:proofErr w:type="spellStart"/>
            <w:r w:rsidRPr="00186AE5">
              <w:t>TreeCellEditor</w:t>
            </w:r>
            <w:proofErr w:type="spellEnd"/>
            <w:r w:rsidRPr="00186AE5">
              <w:t xml:space="preserve"> for the table and tree cells.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DefaultComboBoxModel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default model for combo boxes.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DefaultDesktopManager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DesktopManager</w:t>
            </w:r>
            <w:proofErr w:type="spellEnd"/>
            <w:r w:rsidRPr="00186AE5">
              <w:t xml:space="preserve">. The </w:t>
            </w:r>
            <w:proofErr w:type="spellStart"/>
            <w:r w:rsidRPr="00186AE5">
              <w:t>DesktopManager</w:t>
            </w:r>
            <w:proofErr w:type="spellEnd"/>
            <w:r w:rsidRPr="00186AE5">
              <w:t xml:space="preserve"> has the </w:t>
            </w:r>
            <w:proofErr w:type="spellStart"/>
            <w:r w:rsidRPr="00186AE5">
              <w:t>JInternalFrame</w:t>
            </w:r>
            <w:proofErr w:type="spellEnd"/>
            <w:r w:rsidRPr="00186AE5">
              <w:t xml:space="preserve"> for creating the internal fame in a frame.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implementing the </w:t>
            </w:r>
            <w:proofErr w:type="spellStart"/>
            <w:r w:rsidRPr="00186AE5">
              <w:t>FocusManager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default </w:t>
            </w:r>
            <w:proofErr w:type="spellStart"/>
            <w:r w:rsidRPr="00186AE5">
              <w:t>ListCellRanderer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extends the </w:t>
            </w:r>
            <w:proofErr w:type="spellStart"/>
            <w:r w:rsidRPr="00186AE5">
              <w:t>DefaultListCellRanderer</w:t>
            </w:r>
            <w:proofErr w:type="spellEnd"/>
            <w:r w:rsidRPr="00186AE5">
              <w:t> and implementing in the </w:t>
            </w:r>
            <w:proofErr w:type="spellStart"/>
            <w:r w:rsidRPr="00186AE5">
              <w:t>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AbstractListModel</w:t>
            </w:r>
            <w:proofErr w:type="spellEnd"/>
            <w:r w:rsidRPr="00186AE5">
              <w:t xml:space="preserve"> and implementing </w:t>
            </w:r>
            <w:proofErr w:type="spellStart"/>
            <w:r w:rsidRPr="00186AE5">
              <w:t>thejava.util.Vector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for select the list in a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DefaultSingleSelectionModel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default </w:t>
            </w:r>
            <w:proofErr w:type="spellStart"/>
            <w:r w:rsidRPr="00186AE5">
              <w:t>SingleSelectionModel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handles all focus like: </w:t>
            </w:r>
            <w:proofErr w:type="spellStart"/>
            <w:r w:rsidRPr="00186AE5">
              <w:t>gainedFocus</w:t>
            </w:r>
            <w:proofErr w:type="spellEnd"/>
            <w:r w:rsidRPr="00186AE5">
              <w:t> and </w:t>
            </w:r>
            <w:proofErr w:type="spellStart"/>
            <w:r w:rsidRPr="00186AE5">
              <w:t>lostFocus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GrayFilter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RGBImageFilter</w:t>
            </w:r>
            <w:proofErr w:type="spellEnd"/>
            <w:r w:rsidRPr="00186AE5">
              <w:t> and used for disabling the image through the button.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ImageIcon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implements the Icon and paints the icons from the images.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w:t>
            </w:r>
            <w:proofErr w:type="spellStart"/>
            <w:r w:rsidRPr="00186AE5">
              <w:t>ActionMap</w:t>
            </w:r>
            <w:proofErr w:type="spellEnd"/>
            <w:r w:rsidRPr="00186AE5">
              <w:t xml:space="preserve"> to </w:t>
            </w:r>
            <w:proofErr w:type="gramStart"/>
            <w:r w:rsidRPr="00186AE5">
              <w:t>performed</w:t>
            </w:r>
            <w:proofErr w:type="gramEnd"/>
            <w:r w:rsidRPr="00186AE5">
              <w:t xml:space="preserve"> the action when you press any key of keyboard. It bounds data between the input event and an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InputVerifier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helps you when you </w:t>
            </w:r>
            <w:proofErr w:type="gramStart"/>
            <w:r w:rsidRPr="00186AE5">
              <w:t>works</w:t>
            </w:r>
            <w:proofErr w:type="gramEnd"/>
            <w:r w:rsidRPr="00186AE5">
              <w:t xml:space="preserve"> with the text fields through the focus.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JApplet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Applet and implements the </w:t>
            </w:r>
            <w:proofErr w:type="spellStart"/>
            <w:r w:rsidRPr="00186AE5">
              <w:t>Accessibleand</w:t>
            </w:r>
            <w:proofErr w:type="spellEnd"/>
            <w:r w:rsidRPr="00186AE5">
              <w:t> </w:t>
            </w:r>
            <w:proofErr w:type="spellStart"/>
            <w:r w:rsidRPr="00186AE5">
              <w:t>RootPaneContainer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AbstractButton</w:t>
            </w:r>
            <w:proofErr w:type="spellEnd"/>
            <w:r w:rsidRPr="00186AE5">
              <w:t> and you can create the new button.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JToggleButton</w:t>
            </w:r>
            <w:proofErr w:type="spellEnd"/>
            <w:r w:rsidRPr="00186AE5">
              <w:t> and implements the check box in which buttons are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determines the items which is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JColorChooser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extends the </w:t>
            </w:r>
            <w:proofErr w:type="spellStart"/>
            <w:r w:rsidRPr="00186AE5">
              <w:t>JComponent</w:t>
            </w:r>
            <w:proofErr w:type="spellEnd"/>
            <w:r w:rsidRPr="00186AE5">
              <w:t xml:space="preserve"> and implementing the </w:t>
            </w:r>
            <w:proofErr w:type="spellStart"/>
            <w:r w:rsidRPr="00186AE5">
              <w:t>Accessable</w:t>
            </w:r>
            <w:proofErr w:type="spellEnd"/>
            <w:r w:rsidRPr="00186AE5">
              <w:t>. Here, you choose and manipulate the colors.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JComboBox</w:t>
            </w:r>
            <w:proofErr w:type="spellEnd"/>
            <w:r w:rsidRPr="00186AE5">
              <w:t xml:space="preserve">. It provides the drop-down list where </w:t>
            </w:r>
            <w:proofErr w:type="gramStart"/>
            <w:r w:rsidRPr="00186AE5">
              <w:t>user select</w:t>
            </w:r>
            <w:proofErr w:type="gramEnd"/>
            <w:r w:rsidRPr="00186AE5">
              <w:t xml:space="preserve"> only one item or value at a time. But combo box is a combination of multiple text or buttons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JComponent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In java swing, All components are used the </w:t>
            </w:r>
            <w:proofErr w:type="spellStart"/>
            <w:r w:rsidRPr="00186AE5">
              <w:t>JComponent</w:t>
            </w:r>
            <w:proofErr w:type="spellEnd"/>
            <w:r w:rsidRPr="00186AE5">
              <w:t xml:space="preserve"> except the top-level containers like: </w:t>
            </w:r>
            <w:proofErr w:type="spellStart"/>
            <w:r w:rsidRPr="00186AE5">
              <w:t>JFrame</w:t>
            </w:r>
            <w:proofErr w:type="spellEnd"/>
            <w:r w:rsidRPr="00186AE5">
              <w:t xml:space="preserve">, </w:t>
            </w:r>
            <w:proofErr w:type="spellStart"/>
            <w:r w:rsidRPr="00186AE5">
              <w:t>JDialog</w:t>
            </w:r>
            <w:proofErr w:type="spellEnd"/>
            <w:r w:rsidRPr="00186AE5">
              <w:t xml:space="preserve">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JDesktopPane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JLayeredPane</w:t>
            </w:r>
            <w:proofErr w:type="spellEnd"/>
            <w:r w:rsidRPr="00186AE5">
              <w:t xml:space="preserve"> and when you create the object of </w:t>
            </w:r>
            <w:proofErr w:type="spellStart"/>
            <w:r w:rsidRPr="00186AE5">
              <w:t>JInternalFrame</w:t>
            </w:r>
            <w:proofErr w:type="spellEnd"/>
            <w:r w:rsidRPr="00186AE5">
              <w:t xml:space="preserve"> to be maintained in the </w:t>
            </w:r>
            <w:proofErr w:type="spellStart"/>
            <w:r w:rsidRPr="00186AE5">
              <w:t>JDesktopPane</w:t>
            </w:r>
            <w:proofErr w:type="spellEnd"/>
            <w:r w:rsidRPr="00186AE5">
              <w:t xml:space="preserve">. The </w:t>
            </w:r>
            <w:proofErr w:type="spellStart"/>
            <w:r w:rsidRPr="00186AE5">
              <w:t>JDesktopPane</w:t>
            </w:r>
            <w:proofErr w:type="spellEnd"/>
            <w:r w:rsidRPr="00186AE5">
              <w:t xml:space="preserve"> has </w:t>
            </w:r>
            <w:proofErr w:type="spellStart"/>
            <w:r w:rsidRPr="00186AE5">
              <w:t>DesktopManager</w:t>
            </w:r>
            <w:proofErr w:type="spellEnd"/>
            <w:r w:rsidRPr="00186AE5">
              <w: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JDialog</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Dialog. This class used to create the dialog window and when you want to create the custom dialog window with the help of </w:t>
            </w:r>
            <w:proofErr w:type="spellStart"/>
            <w:r w:rsidRPr="00186AE5">
              <w:t>JOptionPane</w:t>
            </w:r>
            <w:proofErr w:type="spellEnd"/>
            <w:r w:rsidRPr="00186AE5">
              <w:t> method.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JEditorPane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JTextComponent</w:t>
            </w:r>
            <w:proofErr w:type="spellEnd"/>
            <w:r w:rsidRPr="00186AE5">
              <w:t xml:space="preserve">. It edits the component by the </w:t>
            </w:r>
            <w:proofErr w:type="spellStart"/>
            <w:r w:rsidRPr="00186AE5">
              <w:t>EditorKit</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JFileChooser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facility to choosing the file.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Frame and supports the swing components architecture.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the </w:t>
            </w:r>
            <w:proofErr w:type="spellStart"/>
            <w:r w:rsidRPr="00186AE5">
              <w:t>JComponent</w:t>
            </w:r>
            <w:proofErr w:type="spellEnd"/>
            <w:r w:rsidRPr="00186AE5">
              <w:t xml:space="preserve"> and provides the facility to dragging, closing, </w:t>
            </w:r>
            <w:proofErr w:type="gramStart"/>
            <w:r w:rsidRPr="00186AE5">
              <w:t>resizing</w:t>
            </w:r>
            <w:proofErr w:type="gramEnd"/>
            <w:r w:rsidRPr="00186AE5">
              <w:t xml:space="preserve"> and menu bar of the internal frame. The </w:t>
            </w:r>
            <w:proofErr w:type="spellStart"/>
            <w:r w:rsidRPr="00186AE5">
              <w:t>JInternalFrame</w:t>
            </w:r>
            <w:proofErr w:type="spellEnd"/>
            <w:r w:rsidRPr="00186AE5">
              <w:t xml:space="preserve"> added into the </w:t>
            </w:r>
            <w:proofErr w:type="spellStart"/>
            <w:r w:rsidRPr="00186AE5">
              <w:t>JDesktopPane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JInternalFrame.JDesktopIcon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displays the desktop icon and </w:t>
            </w:r>
            <w:proofErr w:type="gramStart"/>
            <w:r w:rsidRPr="00186AE5">
              <w:t>create</w:t>
            </w:r>
            <w:proofErr w:type="gramEnd"/>
            <w:r w:rsidRPr="00186AE5">
              <w:t xml:space="preserve"> the instance of </w:t>
            </w:r>
            <w:proofErr w:type="spellStart"/>
            <w:r w:rsidRPr="00186AE5">
              <w:t>JInternalFrame</w:t>
            </w:r>
            <w:proofErr w:type="spellEnd"/>
            <w:r w:rsidRPr="00186AE5">
              <w:t xml:space="preserve"> and </w:t>
            </w:r>
            <w:proofErr w:type="spellStart"/>
            <w:r w:rsidRPr="00186AE5">
              <w:t>iconify</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JLabel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show the small text and image.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JLayeredPane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JFC/Swing container that can be used to overlap the components to each other.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JList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list where you select the one or more than objects.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a new menu where you add the </w:t>
            </w:r>
            <w:proofErr w:type="spellStart"/>
            <w:r w:rsidRPr="00186AE5">
              <w:t>JMenuItems</w:t>
            </w:r>
            <w:proofErr w:type="spellEnd"/>
            <w:r w:rsidRPr="00186AE5">
              <w:t xml:space="preserve">. When you select the item then shows the popup menu items in the </w:t>
            </w:r>
            <w:proofErr w:type="spellStart"/>
            <w:r w:rsidRPr="00186AE5">
              <w:t>JMenuBar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used to create a new menu bar where the </w:t>
            </w:r>
            <w:proofErr w:type="spellStart"/>
            <w:r w:rsidRPr="00186AE5">
              <w:t>JMenu</w:t>
            </w:r>
            <w:proofErr w:type="spellEnd"/>
            <w:r w:rsidRPr="00186AE5">
              <w:t xml:space="preserve"> objects are added.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new menu items in the </w:t>
            </w:r>
            <w:proofErr w:type="spellStart"/>
            <w:r w:rsidRPr="00186AE5">
              <w:t>mebus</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JOptionPane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used to create some different types of dialog box like: message dialog box, error dialog box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JPanel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JComponent</w:t>
            </w:r>
            <w:proofErr w:type="spellEnd"/>
            <w:r w:rsidRPr="00186AE5">
              <w:t> and used to create a new panel.</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JPassworkField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single line text editing. Here, don't available the original characters but view type indication characters are available.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popup menu. It provides small window where the various types of choices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Here the popup menu and the separator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JProgressBar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integer types values in percent within a bounded range to determine the working process.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radio button and shows the state of an item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implements the radio button menu item</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JRootPane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behind the scenes by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proofErr w:type="gramStart"/>
            <w:r w:rsidRPr="00186AE5">
              <w:t>JDialog</w:t>
            </w:r>
            <w:proofErr w:type="spellEnd"/>
            <w:proofErr w:type="gramEnd"/>
            <w:r w:rsidRPr="00186AE5">
              <w:t xml:space="preserve"> etc. for providing the task-orientation and functionality.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scroll bar. It provides the view content area where you show the content to scroll this.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scrollable view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use</w:t>
            </w:r>
            <w:proofErr w:type="gramEnd"/>
            <w:r w:rsidRPr="00186AE5">
              <w:t xml:space="preserve"> the separator among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JSlider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a control to represent a numeric value by dragging the slider.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JSplitPane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divides the two components graphically like: top and button, left and right.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JTabbedPane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JTable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user interface component and represents the two dimensional data.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JTextArea</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multi line plain text area.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facility to editing the text in a single line.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like </w:t>
            </w:r>
            <w:proofErr w:type="spellStart"/>
            <w:r w:rsidRPr="00186AE5">
              <w:t>JTexArea</w:t>
            </w:r>
            <w:proofErr w:type="spellEnd"/>
            <w:r w:rsidRPr="00186AE5">
              <w:t xml:space="preserve"> for multiple lines text with more </w:t>
            </w:r>
            <w:proofErr w:type="spellStart"/>
            <w:r w:rsidRPr="00186AE5">
              <w:t>capabalities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two state </w:t>
            </w:r>
            <w:proofErr w:type="gramStart"/>
            <w:r w:rsidRPr="00186AE5">
              <w:t>button</w:t>
            </w:r>
            <w:proofErr w:type="gramEnd"/>
            <w:r w:rsidRPr="00186AE5">
              <w:t xml:space="preserve"> that means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JToggleButton.ToggleButtonModel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DefaultButtonModel</w:t>
            </w:r>
            <w:proofErr w:type="spellEnd"/>
            <w:r w:rsidRPr="00186AE5">
              <w:t xml:space="preserve"> and provides </w:t>
            </w:r>
            <w:proofErr w:type="spellStart"/>
            <w:r w:rsidRPr="00186AE5">
              <w:t>theToggleButton</w:t>
            </w:r>
            <w:proofErr w:type="spellEnd"/>
            <w:r w:rsidRPr="00186AE5">
              <w:t>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set of command buttons icons that performs the different actions or controls.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tool bar separator.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JToolTip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shows the tool tips related to </w:t>
            </w:r>
            <w:proofErr w:type="spellStart"/>
            <w:proofErr w:type="gramStart"/>
            <w:r w:rsidRPr="00186AE5">
              <w:t>it's</w:t>
            </w:r>
            <w:proofErr w:type="spellEnd"/>
            <w:proofErr w:type="gramEnd"/>
            <w:r w:rsidRPr="00186AE5">
              <w:t xml:space="preserv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data in a hierarchical way.</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JTree.DynamicUtilTreeNode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extends the </w:t>
            </w:r>
            <w:proofErr w:type="spellStart"/>
            <w:r w:rsidRPr="00186AE5">
              <w:t>DefaultMutableTreeNode</w:t>
            </w:r>
            <w:proofErr w:type="spellEnd"/>
            <w:r w:rsidRPr="00186AE5">
              <w:t> and create</w:t>
            </w:r>
            <w:proofErr w:type="gramEnd"/>
            <w:r w:rsidRPr="00186AE5">
              <w:t xml:space="preserve"> children nodes.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JTree.EmptySelectionModel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does not </w:t>
            </w:r>
            <w:proofErr w:type="gramStart"/>
            <w:r w:rsidRPr="00186AE5">
              <w:t>allows</w:t>
            </w:r>
            <w:proofErr w:type="gramEnd"/>
            <w:r w:rsidRPr="00186AE5">
              <w:t xml:space="preserve"> the any selection.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JViewPort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gives you about the underlying information.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JWindow</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window and shows the any location or area on the desktop. It couldn't any title bar and window management buttons.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KeyStroke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controls the key events on the keyboard for the equivalent device.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LayoutFocusTraversalPolicy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conducts the sorting objects according to their size, type, position or orientation.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LookAndFeel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MenuSelectionManager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menu selection hierarchy.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OverlayLayout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The layout </w:t>
            </w:r>
            <w:proofErr w:type="gramStart"/>
            <w:r w:rsidRPr="00186AE5">
              <w:t>manager arrange</w:t>
            </w:r>
            <w:proofErr w:type="gramEnd"/>
            <w:r w:rsidRPr="00186AE5">
              <w:t xml:space="preserve">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is used to monitoring the progress of any operation to be done.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ProgressMonitorInputStream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creates a progress monitor to monitor the progress of reading input from the input stream. It cleanups all the rights when the stream is closed.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RepaintManager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manage</w:t>
            </w:r>
            <w:proofErr w:type="gramEnd"/>
            <w:r w:rsidRPr="00186AE5">
              <w:t xml:space="preserve"> and override the repaint requests.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manage the components like: scroll bar, row header, column header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ScrollPaneLayout</w:t>
            </w:r>
            <w:proofErr w:type="spellEnd"/>
            <w:r w:rsidRPr="00186AE5">
              <w:t xml:space="preserve"> and implements </w:t>
            </w:r>
            <w:proofErr w:type="spellStart"/>
            <w:r w:rsidRPr="00186AE5">
              <w:t>theUIResource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SizeRequirements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calculates the size and positions of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SizeSequence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represents the order list of size and </w:t>
            </w:r>
            <w:proofErr w:type="gramStart"/>
            <w:r w:rsidRPr="00186AE5">
              <w:t>it's</w:t>
            </w:r>
            <w:proofErr w:type="gramEnd"/>
            <w:r w:rsidRPr="00186AE5">
              <w:t xml:space="preserve"> positions.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SwingUtilities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utilities methods for swing.</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Actions perform the predefined rate.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ToolTipManager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manages the all tool tips.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Hashtable</w:t>
            </w:r>
            <w:proofErr w:type="spellEnd"/>
            <w:r w:rsidRPr="00186AE5">
              <w:t xml:space="preserve"> and you set/get the value with the help of </w:t>
            </w:r>
            <w:proofErr w:type="spellStart"/>
            <w:r w:rsidRPr="00186AE5">
              <w:t>UIManager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creates a Input Map through </w:t>
            </w:r>
            <w:proofErr w:type="spellStart"/>
            <w:r w:rsidRPr="00186AE5">
              <w:t>it's</w:t>
            </w:r>
            <w:proofErr w:type="spellEnd"/>
            <w:r w:rsidRPr="00186AE5">
              <w:t xml:space="preserve"> </w:t>
            </w:r>
            <w:proofErr w:type="spellStart"/>
            <w:proofErr w:type="gramStart"/>
            <w:r w:rsidRPr="00186AE5">
              <w:t>createValue</w:t>
            </w:r>
            <w:proofErr w:type="spellEnd"/>
            <w:r w:rsidRPr="00186AE5">
              <w:t>(</w:t>
            </w:r>
            <w:proofErr w:type="gramEnd"/>
            <w:r w:rsidRPr="00186AE5">
              <w:t>) method. The array of key after binding is passed to the constructor of this. Example of binding of key is array of pressing key information (e.g. ctrl + c or alt + f).</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UIDefaults.ProxyLazyValue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UIManager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track of the current look and feel details.</w:t>
            </w:r>
          </w:p>
        </w:tc>
      </w:tr>
      <w:tr w:rsidR="00CA6E55" w:rsidRPr="00186AE5" w:rsidTr="008B6BDF">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UIManager.LookAndFeelInfo</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is the nested class of </w:t>
            </w:r>
            <w:proofErr w:type="spellStart"/>
            <w:r w:rsidRPr="00186AE5">
              <w:t>UIManager</w:t>
            </w:r>
            <w:proofErr w:type="spellEnd"/>
            <w:r w:rsidRPr="00186AE5">
              <w:t> class i.e. used for getting information about all the look and feels installed with the software development kit.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ViewportLayout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defines the policy for the layout.</w:t>
            </w:r>
          </w:p>
        </w:tc>
      </w:tr>
    </w:tbl>
    <w:p w:rsidR="00CA6E55" w:rsidRPr="00186AE5" w:rsidRDefault="00CA6E55" w:rsidP="00CA6E55">
      <w:pPr>
        <w:rPr>
          <w:ins w:id="66" w:author="Unknown"/>
          <w:u w:val="single"/>
        </w:rPr>
      </w:pPr>
      <w:ins w:id="67" w:author="Unknown">
        <w:r w:rsidRPr="00186AE5">
          <w:rPr>
            <w:u w:val="single"/>
          </w:rPr>
          <w:t xml:space="preserve">The following Exceptions and </w:t>
        </w:r>
        <w:proofErr w:type="gramStart"/>
        <w:r w:rsidRPr="00186AE5">
          <w:rPr>
            <w:u w:val="single"/>
          </w:rPr>
          <w:t>it's</w:t>
        </w:r>
        <w:proofErr w:type="gramEnd"/>
        <w:r w:rsidRPr="00186AE5">
          <w:rPr>
            <w:u w:val="single"/>
          </w:rPr>
          <w:t xml:space="preserve">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50"/>
        <w:gridCol w:w="6440"/>
      </w:tblGrid>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spellStart"/>
            <w:r w:rsidRPr="00186AE5">
              <w:t>UnsupportedLookAndFeelException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8" w:name="_Toc289275460"/>
      <w:bookmarkStart w:id="69" w:name="_Toc330365078"/>
      <w:r>
        <w:rPr>
          <w:rFonts w:eastAsia="Arial"/>
        </w:rPr>
        <w:t>Programming Framework</w:t>
      </w:r>
      <w:bookmarkEnd w:id="68"/>
      <w:bookmarkEnd w:id="69"/>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bn-IN"/>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23"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4" w:history="1">
              <w:r>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25"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6" w:history="1">
              <w:proofErr w:type="spellStart"/>
              <w:r>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7" w:history="1">
              <w:proofErr w:type="spellStart"/>
              <w:r>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8" w:history="1">
              <w:proofErr w:type="spellStart"/>
              <w:r>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9" w:history="1">
              <w:proofErr w:type="spellStart"/>
              <w:r>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0" w:history="1">
              <w:proofErr w:type="spellStart"/>
              <w:r>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1" w:history="1">
              <w:proofErr w:type="spellStart"/>
              <w:r>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2" w:history="1">
              <w:proofErr w:type="spellStart"/>
              <w:r>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3" w:history="1">
              <w:proofErr w:type="spellStart"/>
              <w:r>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4" w:history="1">
              <w:proofErr w:type="spellStart"/>
              <w:r>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"http://msdn.microsoft.com/en-us/library/system.device.location.aspx"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System.Device.Location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"http://msdn.microsoft.com/en-us/library/system.device.location.aspx"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System.Device.Location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5" w:history="1">
              <w:proofErr w:type="spellStart"/>
              <w:r>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6" w:history="1">
              <w:proofErr w:type="spellStart"/>
              <w:r>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7" w:history="1">
              <w:proofErr w:type="spellStart"/>
              <w:r>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8" w:history="1">
              <w:proofErr w:type="spellStart"/>
              <w:r>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"http://msdn.microsoft.com/en-us/library/system.dynamic.aspx"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System.Dynamic</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9" w:history="1">
              <w:proofErr w:type="spellStart"/>
              <w:r>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0" w:history="1">
              <w:proofErr w:type="spellStart"/>
              <w:r>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"http://msdn.microsoft.com/en-us/library/system.globalization.aspx"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System.Globalization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"http://msdn.microsoft.com/en-us/library/system.globalization.stringinfo.aspx"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StringInfo</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141"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2" w:history="1">
              <w:proofErr w:type="spellStart"/>
              <w:r>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3" w:history="1">
              <w:r>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4" w:history="1">
              <w:proofErr w:type="spellStart"/>
              <w:r>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5" w:history="1">
              <w:proofErr w:type="spellStart"/>
              <w:r>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Pr>
                <w:rFonts w:ascii="Segoe UI" w:hAnsi="Segoe UI" w:cs="Segoe UI"/>
                <w:color w:val="2A2A2A"/>
                <w:sz w:val="18"/>
                <w:szCs w:val="18"/>
              </w:rPr>
              <w:t>instrumenting</w:t>
            </w:r>
            <w:proofErr w:type="spellEnd"/>
            <w:r>
              <w:rPr>
                <w:rFonts w:ascii="Segoe UI" w:hAnsi="Segoe UI" w:cs="Segoe UI"/>
                <w:color w:val="2A2A2A"/>
                <w:sz w:val="18"/>
                <w:szCs w:val="18"/>
              </w:rPr>
              <w:t xml:space="preserve">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6" w:history="1">
              <w:proofErr w:type="spellStart"/>
              <w:r>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"http://msdn.microsoft.com/en-us/library/system.media.aspx"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System.Media</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7" w:history="1">
              <w:proofErr w:type="spellStart"/>
              <w:r>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8" w:history="1">
              <w:r>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9" w:history="1">
              <w:proofErr w:type="spellStart"/>
              <w:r>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"http://msdn.microsoft.com/en-us/library/system.numerics.aspx"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System.Numerics</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50"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51"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52"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3" w:history="1">
              <w:proofErr w:type="spellStart"/>
              <w:r>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4" w:history="1">
              <w:proofErr w:type="spellStart"/>
              <w:r>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5" w:history="1">
              <w:proofErr w:type="spellStart"/>
              <w:r>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6" w:history="1">
              <w:proofErr w:type="spellStart"/>
              <w:r>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xml:space="preserve">, distributed applications, serialization and </w:t>
            </w:r>
            <w:proofErr w:type="spellStart"/>
            <w:r>
              <w:rPr>
                <w:rFonts w:ascii="Segoe UI" w:hAnsi="Segoe UI" w:cs="Segoe UI"/>
                <w:color w:val="2A2A2A"/>
                <w:sz w:val="18"/>
                <w:szCs w:val="18"/>
              </w:rPr>
              <w:t>deserialization</w:t>
            </w:r>
            <w:proofErr w:type="spellEnd"/>
            <w:r>
              <w:rPr>
                <w:rFonts w:ascii="Segoe UI" w:hAnsi="Segoe UI" w:cs="Segoe UI"/>
                <w:color w:val="2A2A2A"/>
                <w:sz w:val="18"/>
                <w:szCs w:val="18"/>
              </w:rPr>
              <w:t>,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7" w:history="1">
              <w:proofErr w:type="spellStart"/>
              <w:r>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8" w:history="1">
              <w:proofErr w:type="spellStart"/>
              <w:r>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9" w:history="1">
              <w:proofErr w:type="spellStart"/>
              <w:r>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0" w:history="1">
              <w:proofErr w:type="spellStart"/>
              <w:r>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1" w:history="1">
              <w:proofErr w:type="spellStart"/>
              <w:r>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2" w:history="1">
              <w:proofErr w:type="spellStart"/>
              <w:r>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3" w:history="1">
              <w:proofErr w:type="spellStart"/>
              <w:r>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"http://msdn.microsoft.com/en-us/library/system.timers.aspx"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System.Timers</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64"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5" w:history="1">
              <w:proofErr w:type="spellStart"/>
              <w:r>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6" w:history="1">
              <w:proofErr w:type="spellStart"/>
              <w:r>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7" w:history="1">
              <w:proofErr w:type="spellStart"/>
              <w:r>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8" w:history="1">
              <w:proofErr w:type="spellStart"/>
              <w:r>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9" w:history="1">
              <w:proofErr w:type="spellStart"/>
              <w:r>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0" w:history="1">
              <w:proofErr w:type="spellStart"/>
              <w:r>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w:t>
            </w:r>
            <w:proofErr w:type="spellStart"/>
            <w:r>
              <w:rPr>
                <w:rFonts w:ascii="Segoe UI" w:hAnsi="Segoe UI" w:cs="Segoe UI"/>
                <w:color w:val="2A2A2A"/>
                <w:sz w:val="18"/>
                <w:szCs w:val="18"/>
              </w:rPr>
              <w:t>XQuery</w:t>
            </w:r>
            <w:proofErr w:type="spellEnd"/>
            <w:r>
              <w:rPr>
                <w:rFonts w:ascii="Segoe UI" w:hAnsi="Segoe UI" w:cs="Segoe UI"/>
                <w:color w:val="2A2A2A"/>
                <w:sz w:val="18"/>
                <w:szCs w:val="18"/>
              </w:rPr>
              <w:t xml:space="preserve">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1" w:history="1">
              <w:r>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2"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3" w:history="1">
              <w:proofErr w:type="spellStart"/>
              <w:r>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4" w:history="1">
              <w:proofErr w:type="spellStart"/>
              <w:r>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"http://msdn.microsoft.com/en-us/library/microsoft.aspnet.snapin.aspx"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Microsoft.Aspnet.Snapin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75"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6" w:history="1">
              <w:proofErr w:type="spellStart"/>
              <w:r>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7" w:history="1">
              <w:proofErr w:type="spellStart"/>
              <w:r>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8" w:history="1">
              <w:proofErr w:type="spellStart"/>
              <w:r>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"http://msdn.microsoft.com/en-us/library/microsoft.data.entity.build.tasks.aspx"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Microsoft.Data.Entity.Build.Tasks</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9" w:history="1">
              <w:proofErr w:type="spellStart"/>
              <w:r>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0" w:history="1">
              <w:proofErr w:type="spellStart"/>
              <w:r>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"http://msdn.microsoft.com/en-us/library/microsoft.sqlserver.server.aspx"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Microsoft.SqlServer.Server</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1" w:history="1">
              <w:proofErr w:type="spellStart"/>
              <w:r>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2" w:history="1">
              <w:proofErr w:type="spellStart"/>
              <w:r>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3" w:history="1">
              <w:r>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4" w:history="1">
              <w:proofErr w:type="spellStart"/>
              <w:r>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5" w:history="1">
              <w:proofErr w:type="spellStart"/>
              <w:r>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6" w:history="1">
              <w:proofErr w:type="spellStart"/>
              <w:r>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70" w:name="_Toc304900511"/>
      <w:bookmarkStart w:id="71" w:name="_Toc320368089"/>
      <w:bookmarkStart w:id="72" w:name="_Toc330365079"/>
      <w:r w:rsidRPr="003D00A7">
        <w:t>Database</w:t>
      </w:r>
      <w:r>
        <w:t>/backend</w:t>
      </w:r>
      <w:r w:rsidR="008724AA">
        <w:t>:</w:t>
      </w:r>
      <w:r w:rsidRPr="003D00A7">
        <w:t xml:space="preserve"> </w:t>
      </w:r>
      <w:bookmarkEnd w:id="70"/>
      <w:bookmarkEnd w:id="71"/>
      <w:bookmarkEnd w:id="72"/>
    </w:p>
    <w:p w:rsidR="008724AA" w:rsidRDefault="008724AA" w:rsidP="008724AA">
      <w:pPr>
        <w:pStyle w:val="Heading3"/>
      </w:pPr>
      <w:r w:rsidRPr="003D00A7">
        <w:t>MySQL</w:t>
      </w:r>
    </w:p>
    <w:p w:rsidR="005E4FDB" w:rsidRDefault="002763E3" w:rsidP="005E4FDB">
      <w:r>
        <w:rPr>
          <w:noProof/>
          <w:lang w:val="en-IN" w:eastAsia="en-IN" w:bidi="bn-IN"/>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87"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lastRenderedPageBreak/>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1E3D45" w:rsidRPr="00322939"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The following list shows the most important properties of </w:t>
      </w:r>
      <w:proofErr w:type="spellStart"/>
      <w:r>
        <w:rPr>
          <w:rFonts w:ascii="Calibri" w:hAnsi="Calibri"/>
          <w:color w:val="000000"/>
        </w:rPr>
        <w:t>MySQL</w:t>
      </w:r>
      <w:proofErr w:type="spellEnd"/>
      <w:r>
        <w:rPr>
          <w:rFonts w:ascii="Calibri" w:hAnsi="Calibri"/>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 xml:space="preserve">Like almost all other database systems on the market, </w:t>
      </w:r>
      <w:proofErr w:type="spellStart"/>
      <w:r>
        <w:rPr>
          <w:rFonts w:ascii="Calibri" w:hAnsi="Calibri"/>
          <w:color w:val="000000"/>
        </w:rPr>
        <w:t>MySQL</w:t>
      </w:r>
      <w:proofErr w:type="spellEnd"/>
      <w:r>
        <w:rPr>
          <w:rFonts w:ascii="Calibri" w:hAnsi="Calibri"/>
          <w:color w:val="000000"/>
        </w:rPr>
        <w:t xml:space="preserve">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a client/server system. There is a database server (</w:t>
      </w:r>
      <w:proofErr w:type="spellStart"/>
      <w:r>
        <w:rPr>
          <w:rFonts w:ascii="Calibri" w:hAnsi="Calibri"/>
          <w:color w:val="000000"/>
        </w:rPr>
        <w:t>MySQL</w:t>
      </w:r>
      <w:proofErr w:type="spellEnd"/>
      <w:r>
        <w:rPr>
          <w:rFonts w:ascii="Calibri" w:hAnsi="Calibri"/>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 xml:space="preserve">there are database systems). </w:t>
      </w:r>
      <w:proofErr w:type="spellStart"/>
      <w:r>
        <w:rPr>
          <w:rFonts w:ascii="Calibri" w:hAnsi="Calibri"/>
          <w:color w:val="000000"/>
        </w:rPr>
        <w:t>MySQL</w:t>
      </w:r>
      <w:proofErr w:type="spellEnd"/>
      <w:r>
        <w:rPr>
          <w:rFonts w:ascii="Calibri" w:hAnsi="Calibri"/>
          <w:color w:val="000000"/>
        </w:rPr>
        <w:t xml:space="preserve">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w:t>
      </w:r>
      <w:proofErr w:type="spellStart"/>
      <w:r>
        <w:rPr>
          <w:rFonts w:ascii="Calibri" w:hAnsi="Calibri"/>
          <w:color w:val="000000"/>
        </w:rPr>
        <w:t>sql</w:t>
      </w:r>
      <w:proofErr w:type="spellEnd"/>
      <w:r>
        <w:rPr>
          <w:rFonts w:ascii="Calibri" w:hAnsi="Calibri"/>
          <w:color w:val="000000"/>
        </w:rPr>
        <w:t xml:space="preserve">-mode you can make the </w:t>
      </w:r>
      <w:proofErr w:type="spellStart"/>
      <w:r>
        <w:rPr>
          <w:rFonts w:ascii="Calibri" w:hAnsi="Calibri"/>
          <w:color w:val="000000"/>
        </w:rPr>
        <w:t>MySQL</w:t>
      </w:r>
      <w:proofErr w:type="spellEnd"/>
      <w:r>
        <w:rPr>
          <w:rFonts w:ascii="Calibri" w:hAnsi="Calibri"/>
          <w:color w:val="000000"/>
        </w:rPr>
        <w:t xml:space="preserve"> server behave for the most part compatibly with various database systems. Among these are IBM DB/2 and Oracle. (The setting </w:t>
      </w:r>
      <w:proofErr w:type="spellStart"/>
      <w:r>
        <w:rPr>
          <w:rFonts w:ascii="Calibri" w:hAnsi="Calibri"/>
          <w:color w:val="000000"/>
        </w:rPr>
        <w:t>sql</w:t>
      </w:r>
      <w:proofErr w:type="spellEnd"/>
      <w:r>
        <w:rPr>
          <w:rFonts w:ascii="Calibri" w:hAnsi="Calibri"/>
          <w:color w:val="000000"/>
        </w:rPr>
        <w:t xml:space="preserve">-mode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proofErr w:type="spellStart"/>
      <w:r>
        <w:rPr>
          <w:rFonts w:ascii="Calibri" w:hAnsi="Calibri"/>
          <w:b/>
          <w:bCs/>
          <w:color w:val="000000"/>
        </w:rPr>
        <w:t>SubSELECTs</w:t>
      </w:r>
      <w:proofErr w:type="spellEnd"/>
      <w:r>
        <w:rPr>
          <w:rFonts w:ascii="Calibri" w:hAnsi="Calibri"/>
          <w:b/>
          <w:bCs/>
          <w:color w:val="000000"/>
        </w:rPr>
        <w:t>:</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is capable of processing a query in the form SELECT * FROM table1 WHERE x IN (SELECT y FROM table2) (There are also numerous syntax variants for </w:t>
      </w:r>
      <w:proofErr w:type="spellStart"/>
      <w:r>
        <w:rPr>
          <w:rFonts w:ascii="Calibri" w:hAnsi="Calibri"/>
          <w:color w:val="000000"/>
        </w:rPr>
        <w:t>subSELECTs</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 xml:space="preserve">Put simply, views relate to an SQL query that is viewed as a distinct database object and makes possible a particular view of the database. </w:t>
      </w:r>
      <w:proofErr w:type="spellStart"/>
      <w:r>
        <w:rPr>
          <w:rFonts w:ascii="Calibri" w:hAnsi="Calibri"/>
          <w:color w:val="000000"/>
        </w:rPr>
        <w:t>MySQL</w:t>
      </w:r>
      <w:proofErr w:type="spellEnd"/>
      <w:r>
        <w:rPr>
          <w:rFonts w:ascii="Calibri" w:hAnsi="Calibri"/>
          <w:color w:val="000000"/>
        </w:rPr>
        <w:t xml:space="preserve">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Pr>
          <w:rFonts w:ascii="Calibri" w:hAnsi="Calibri"/>
          <w:color w:val="000000"/>
        </w:rPr>
        <w:t>MySQL</w:t>
      </w:r>
      <w:proofErr w:type="spellEnd"/>
      <w:r>
        <w:rPr>
          <w:rFonts w:ascii="Calibri" w:hAnsi="Calibri"/>
          <w:color w:val="000000"/>
        </w:rPr>
        <w:t xml:space="preserve">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 xml:space="preserve">Triggers are SQL commands that are automatically executed by the server in certain database operations (INSERT, UPDATE, and DELETE). </w:t>
      </w:r>
      <w:proofErr w:type="spellStart"/>
      <w:r>
        <w:rPr>
          <w:rFonts w:ascii="Calibri" w:hAnsi="Calibri"/>
          <w:color w:val="000000"/>
        </w:rPr>
        <w:t>MySQL</w:t>
      </w:r>
      <w:proofErr w:type="spellEnd"/>
      <w:r>
        <w:rPr>
          <w:rFonts w:ascii="Calibri" w:hAnsi="Calibri"/>
          <w:color w:val="000000"/>
        </w:rPr>
        <w:t xml:space="preserve">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 xml:space="preserve">There are a number of convenient user interfaces for administering a </w:t>
      </w:r>
      <w:proofErr w:type="spellStart"/>
      <w:r>
        <w:rPr>
          <w:rFonts w:ascii="Calibri" w:hAnsi="Calibri"/>
          <w:color w:val="000000"/>
        </w:rPr>
        <w:t>MySQL</w:t>
      </w:r>
      <w:proofErr w:type="spellEnd"/>
      <w:r>
        <w:rPr>
          <w:rFonts w:ascii="Calibri" w:hAnsi="Calibri"/>
          <w:color w:val="000000"/>
        </w:rPr>
        <w:t xml:space="preserve">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 xml:space="preserve">Full-text search simplifies and accelerates the search for words that are located within a text field. If you employ </w:t>
      </w:r>
      <w:proofErr w:type="spellStart"/>
      <w:r>
        <w:rPr>
          <w:rFonts w:ascii="Calibri" w:hAnsi="Calibri"/>
          <w:color w:val="000000"/>
        </w:rPr>
        <w:t>MySQL</w:t>
      </w:r>
      <w:proofErr w:type="spellEnd"/>
      <w:r>
        <w:rPr>
          <w:rFonts w:ascii="Calibri" w:hAnsi="Calibri"/>
          <w:color w:val="000000"/>
        </w:rPr>
        <w:t xml:space="preserve">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 xml:space="preserve">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Pr>
          <w:rFonts w:ascii="Calibri" w:hAnsi="Calibri"/>
          <w:color w:val="000000"/>
        </w:rPr>
        <w:t>MySQL</w:t>
      </w:r>
      <w:proofErr w:type="spellEnd"/>
      <w:r>
        <w:rPr>
          <w:rFonts w:ascii="Calibri" w:hAnsi="Calibri"/>
          <w:color w:val="000000"/>
        </w:rPr>
        <w:t xml:space="preserve"> has supported transactions for a long time. One should note here that </w:t>
      </w:r>
      <w:proofErr w:type="spellStart"/>
      <w:r>
        <w:rPr>
          <w:rFonts w:ascii="Calibri" w:hAnsi="Calibri"/>
          <w:color w:val="000000"/>
        </w:rPr>
        <w:t>MySQL</w:t>
      </w:r>
      <w:proofErr w:type="spellEnd"/>
      <w:r>
        <w:rPr>
          <w:rFonts w:ascii="Calibri" w:hAnsi="Calibri"/>
          <w:color w:val="000000"/>
        </w:rPr>
        <w:t xml:space="preserve"> can store tables in a variety of formats. The default table format is called </w:t>
      </w:r>
      <w:proofErr w:type="spellStart"/>
      <w:r>
        <w:rPr>
          <w:rFonts w:ascii="Calibri" w:hAnsi="Calibri"/>
          <w:color w:val="000000"/>
        </w:rPr>
        <w:t>MyISAM</w:t>
      </w:r>
      <w:proofErr w:type="spellEnd"/>
      <w:r>
        <w:rPr>
          <w:rFonts w:ascii="Calibri" w:hAnsi="Calibri"/>
          <w:color w:val="000000"/>
        </w:rPr>
        <w:t xml:space="preserve">, and this format does not support transactions. But there are a number of additional formats that do support transactions. The most popular of these is </w:t>
      </w:r>
      <w:proofErr w:type="spellStart"/>
      <w:r>
        <w:rPr>
          <w:rFonts w:ascii="Calibri" w:hAnsi="Calibri"/>
          <w:color w:val="000000"/>
        </w:rPr>
        <w:t>InnoDB</w:t>
      </w:r>
      <w:proofErr w:type="spellEnd"/>
      <w:r>
        <w:rPr>
          <w:rFonts w:ascii="Calibri" w:hAnsi="Calibri"/>
          <w:color w:val="000000"/>
        </w:rPr>
        <w:t>,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 xml:space="preserve">These are rules that ensure that there are no cross references in linked tables that lead to nowhere. </w:t>
      </w:r>
      <w:proofErr w:type="spellStart"/>
      <w:r>
        <w:rPr>
          <w:rFonts w:ascii="Calibri" w:hAnsi="Calibri"/>
          <w:color w:val="000000"/>
        </w:rPr>
        <w:t>MySQL</w:t>
      </w:r>
      <w:proofErr w:type="spellEnd"/>
      <w:r>
        <w:rPr>
          <w:rFonts w:ascii="Calibri" w:hAnsi="Calibri"/>
          <w:color w:val="000000"/>
        </w:rPr>
        <w:t xml:space="preserve"> supports foreign key constraints for </w:t>
      </w:r>
      <w:proofErr w:type="spellStart"/>
      <w:r>
        <w:rPr>
          <w:rFonts w:ascii="Calibri" w:hAnsi="Calibri"/>
          <w:color w:val="000000"/>
        </w:rPr>
        <w:t>InnoDB</w:t>
      </w:r>
      <w:proofErr w:type="spellEnd"/>
      <w:r>
        <w:rPr>
          <w:rFonts w:ascii="Calibri" w:hAnsi="Calibri"/>
          <w:color w:val="000000"/>
        </w:rPr>
        <w:t xml:space="preserve">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has supported the storing and processing of two-dimensional geographical data. Thus </w:t>
      </w:r>
      <w:proofErr w:type="spellStart"/>
      <w:r>
        <w:rPr>
          <w:rFonts w:ascii="Calibri" w:hAnsi="Calibri"/>
          <w:color w:val="000000"/>
        </w:rPr>
        <w:t>MySQL</w:t>
      </w:r>
      <w:proofErr w:type="spellEnd"/>
      <w:r>
        <w:rPr>
          <w:rFonts w:ascii="Calibri" w:hAnsi="Calibri"/>
          <w:color w:val="000000"/>
        </w:rPr>
        <w:t xml:space="preserve">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 xml:space="preserve">There are quite a number of APIs (application programming interfaces) and libraries for the development of </w:t>
      </w:r>
      <w:proofErr w:type="spellStart"/>
      <w:r>
        <w:rPr>
          <w:rFonts w:ascii="Calibri" w:hAnsi="Calibri"/>
          <w:color w:val="000000"/>
        </w:rPr>
        <w:t>MySQL</w:t>
      </w:r>
      <w:proofErr w:type="spellEnd"/>
      <w:r>
        <w:rPr>
          <w:rFonts w:ascii="Calibri" w:hAnsi="Calibri"/>
          <w:color w:val="000000"/>
        </w:rPr>
        <w:t xml:space="preserve"> applications. For client programming you can use, among others, the languages C, C++, Java, Perl, PHP, Python, and </w:t>
      </w:r>
      <w:proofErr w:type="spellStart"/>
      <w:r>
        <w:rPr>
          <w:rFonts w:ascii="Calibri" w:hAnsi="Calibri"/>
          <w:color w:val="000000"/>
        </w:rPr>
        <w:t>Tcl</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the ODBC interface</w:t>
      </w:r>
      <w:r>
        <w:rPr>
          <w:rStyle w:val="apple-converted-space"/>
          <w:rFonts w:ascii="Calibri" w:hAnsi="Calibri"/>
          <w:color w:val="000000"/>
        </w:rPr>
        <w:t> </w:t>
      </w:r>
      <w:hyperlink r:id="rId188"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w:t>
      </w:r>
      <w:proofErr w:type="spellStart"/>
      <w:r>
        <w:rPr>
          <w:rFonts w:ascii="Calibri" w:hAnsi="Calibri"/>
          <w:color w:val="000000"/>
        </w:rPr>
        <w:t>MySQL</w:t>
      </w:r>
      <w:proofErr w:type="spellEnd"/>
      <w:r>
        <w:rPr>
          <w:rFonts w:ascii="Calibri" w:hAnsi="Calibri"/>
          <w:color w:val="000000"/>
        </w:rPr>
        <w:t xml:space="preserve">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w:t>
      </w:r>
      <w:proofErr w:type="spellStart"/>
      <w:r>
        <w:rPr>
          <w:rFonts w:ascii="Calibri" w:hAnsi="Calibri"/>
          <w:color w:val="000000"/>
        </w:rPr>
        <w:t>MySQL</w:t>
      </w:r>
      <w:proofErr w:type="spellEnd"/>
      <w:r>
        <w:rPr>
          <w:rFonts w:ascii="Calibri" w:hAnsi="Calibri"/>
          <w:color w:val="000000"/>
        </w:rPr>
        <w:t xml:space="preserve">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w:t>
      </w:r>
      <w:proofErr w:type="spellStart"/>
      <w:r>
        <w:rPr>
          <w:rFonts w:ascii="Calibri" w:hAnsi="Calibri"/>
          <w:color w:val="000000"/>
        </w:rPr>
        <w:t>OpenBSD</w:t>
      </w:r>
      <w:proofErr w:type="spellEnd"/>
      <w:r>
        <w:rPr>
          <w:rFonts w:ascii="Calibri" w:hAnsi="Calibri"/>
          <w:color w:val="000000"/>
        </w:rPr>
        <w:t>,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8710F0">
      <w:pPr>
        <w:pStyle w:val="Heading3"/>
      </w:pPr>
      <w:r w:rsidRPr="003D00A7">
        <w:t>MySQL</w:t>
      </w:r>
      <w:r>
        <w:t xml:space="preserve"> </w:t>
      </w:r>
      <w:r w:rsidRPr="00995604">
        <w:t>workbench</w:t>
      </w:r>
    </w:p>
    <w:p w:rsidR="00301F28" w:rsidRDefault="00866347" w:rsidP="00301F28">
      <w:r>
        <w:rPr>
          <w:noProof/>
          <w:lang w:val="en-IN" w:eastAsia="en-IN" w:bidi="bn-IN"/>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89"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190" w:tgtFrame="_blank" w:history="1">
        <w:proofErr w:type="spellStart"/>
        <w:r w:rsidR="00866347" w:rsidRPr="00866347">
          <w:rPr>
            <w:rFonts w:ascii="Arial" w:hAnsi="Arial" w:cs="Arial"/>
            <w:color w:val="1F4F82"/>
            <w:sz w:val="18"/>
          </w:rPr>
          <w:t>MySQL</w:t>
        </w:r>
        <w:proofErr w:type="spellEnd"/>
        <w:r w:rsidR="00866347" w:rsidRPr="00866347">
          <w:rPr>
            <w:rFonts w:ascii="Arial" w:hAnsi="Arial" w:cs="Arial"/>
            <w:color w:val="1F4F82"/>
            <w:sz w:val="18"/>
          </w:rPr>
          <w:t xml:space="preserve">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spellStart"/>
      <w:r w:rsidR="00866347" w:rsidRPr="00866347">
        <w:rPr>
          <w:rFonts w:ascii="Arial" w:hAnsi="Arial" w:cs="Arial"/>
          <w:color w:val="000000"/>
          <w:sz w:val="18"/>
          <w:szCs w:val="18"/>
          <w:shd w:val="clear" w:color="auto" w:fill="FFFFFF"/>
        </w:rPr>
        <w:t>MySQL</w:t>
      </w:r>
      <w:proofErr w:type="spellEnd"/>
      <w:r w:rsidR="00866347" w:rsidRPr="00866347">
        <w:rPr>
          <w:rFonts w:ascii="Arial" w:hAnsi="Arial" w:cs="Arial"/>
          <w:color w:val="000000"/>
          <w:sz w:val="18"/>
          <w:szCs w:val="18"/>
          <w:shd w:val="clear" w:color="auto" w:fill="FFFFFF"/>
        </w:rPr>
        <w:t xml:space="preserve">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D15698">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 xml:space="preserve">The three main tools of </w:t>
      </w:r>
      <w:proofErr w:type="spellStart"/>
      <w:r>
        <w:rPr>
          <w:lang w:val="en-IN" w:eastAsia="en-IN" w:bidi="bn-IN"/>
        </w:rPr>
        <w:t>MySQL</w:t>
      </w:r>
      <w:proofErr w:type="spellEnd"/>
      <w:r>
        <w:rPr>
          <w:lang w:val="en-IN" w:eastAsia="en-IN" w:bidi="bn-IN"/>
        </w:rPr>
        <w:t xml:space="preserve"> Workbench are:</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3" w:name="_Toc289275461"/>
      <w:bookmarkStart w:id="74" w:name="_Toc330365080"/>
      <w:r w:rsidRPr="00490D21">
        <w:rPr>
          <w:rFonts w:eastAsia="Arial"/>
        </w:rPr>
        <w:t>P</w:t>
      </w:r>
      <w:r w:rsidR="008724AA">
        <w:rPr>
          <w:rFonts w:eastAsia="Arial"/>
        </w:rPr>
        <w:t xml:space="preserve">rogramming Language </w:t>
      </w:r>
      <w:bookmarkEnd w:id="73"/>
      <w:bookmarkEnd w:id="74"/>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val="en-IN" w:eastAsia="en-IN" w:bidi="bn-IN"/>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91"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192"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193"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194"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195"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196"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197"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198"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199"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00"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01"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02"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203"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04"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03B5F" w:rsidRPr="005712BF" w:rsidRDefault="0003346A" w:rsidP="0003346A">
      <w:pPr>
        <w:pStyle w:val="Heading2"/>
        <w:rPr>
          <w:rFonts w:eastAsia="Arial"/>
          <w:i/>
        </w:rPr>
      </w:pPr>
      <w:r>
        <w:rPr>
          <w:rFonts w:eastAsia="Times New Roman"/>
          <w:lang w:eastAsia="en-IN"/>
        </w:rPr>
        <w:lastRenderedPageBreak/>
        <w:t>Other technologies</w:t>
      </w:r>
    </w:p>
    <w:p w:rsidR="001E3D45" w:rsidRDefault="001E3D45" w:rsidP="00D03B5F">
      <w:pPr>
        <w:pStyle w:val="Heading3"/>
        <w:rPr>
          <w:rFonts w:eastAsia="Arial"/>
        </w:rPr>
      </w:pPr>
      <w:bookmarkStart w:id="75" w:name="_Toc289170426"/>
      <w:bookmarkStart w:id="76" w:name="_Toc289252224"/>
      <w:r w:rsidRPr="00B807A7">
        <w:rPr>
          <w:rFonts w:eastAsia="Arial"/>
        </w:rPr>
        <w:t>Dia</w:t>
      </w:r>
      <w:r>
        <w:rPr>
          <w:rFonts w:eastAsia="Arial"/>
        </w:rPr>
        <w:t xml:space="preserve"> for Diagram Drawing &amp; Modeling</w:t>
      </w:r>
      <w:bookmarkEnd w:id="75"/>
      <w:bookmarkEnd w:id="76"/>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D03B5F">
      <w:pPr>
        <w:pStyle w:val="Heading3"/>
        <w:rPr>
          <w:rFonts w:eastAsia="Arial"/>
        </w:rPr>
      </w:pPr>
      <w:bookmarkStart w:id="77" w:name="_Toc289252225"/>
      <w:r>
        <w:rPr>
          <w:rFonts w:eastAsia="Arial"/>
        </w:rPr>
        <w:t>Google Spreadsheet</w:t>
      </w:r>
      <w:r w:rsidRPr="001003EA">
        <w:rPr>
          <w:rFonts w:eastAsia="Arial"/>
        </w:rPr>
        <w:t xml:space="preserve"> Interface:</w:t>
      </w:r>
      <w:bookmarkEnd w:id="77"/>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D03B5F">
      <w:pPr>
        <w:pStyle w:val="Heading3"/>
        <w:rPr>
          <w:rFonts w:eastAsia="Arial"/>
        </w:rPr>
      </w:pPr>
      <w:bookmarkStart w:id="78" w:name="_Toc289252226"/>
      <w:r w:rsidRPr="00D32ACC">
        <w:rPr>
          <w:rFonts w:eastAsia="Arial"/>
        </w:rPr>
        <w:t>Windows Mobile 6 Professional SDK</w:t>
      </w:r>
      <w:bookmarkEnd w:id="78"/>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9" w:name="_Toc346626376"/>
      <w:r>
        <w:t>GLOSSARY</w:t>
      </w:r>
      <w:bookmarkEnd w:id="79"/>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0B44" w:rsidRDefault="00F90B44" w:rsidP="003E74D4">
      <w:pPr>
        <w:spacing w:before="0" w:after="0" w:line="240" w:lineRule="auto"/>
      </w:pPr>
      <w:r>
        <w:separator/>
      </w:r>
    </w:p>
  </w:endnote>
  <w:endnote w:type="continuationSeparator" w:id="0">
    <w:p w:rsidR="00F90B44" w:rsidRDefault="00F90B44"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0B44" w:rsidRDefault="00F90B44" w:rsidP="003E74D4">
      <w:pPr>
        <w:spacing w:before="0" w:after="0" w:line="240" w:lineRule="auto"/>
      </w:pPr>
      <w:r>
        <w:separator/>
      </w:r>
    </w:p>
  </w:footnote>
  <w:footnote w:type="continuationSeparator" w:id="0">
    <w:p w:rsidR="00F90B44" w:rsidRDefault="00F90B44"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3"/>
  </w:num>
  <w:num w:numId="2">
    <w:abstractNumId w:val="17"/>
  </w:num>
  <w:num w:numId="3">
    <w:abstractNumId w:val="16"/>
  </w:num>
  <w:num w:numId="4">
    <w:abstractNumId w:val="7"/>
  </w:num>
  <w:num w:numId="5">
    <w:abstractNumId w:val="14"/>
  </w:num>
  <w:num w:numId="6">
    <w:abstractNumId w:val="15"/>
  </w:num>
  <w:num w:numId="7">
    <w:abstractNumId w:val="10"/>
  </w:num>
  <w:num w:numId="8">
    <w:abstractNumId w:val="5"/>
  </w:num>
  <w:num w:numId="9">
    <w:abstractNumId w:val="22"/>
  </w:num>
  <w:num w:numId="10">
    <w:abstractNumId w:val="12"/>
  </w:num>
  <w:num w:numId="11">
    <w:abstractNumId w:val="13"/>
  </w:num>
  <w:num w:numId="12">
    <w:abstractNumId w:val="9"/>
  </w:num>
  <w:num w:numId="13">
    <w:abstractNumId w:val="20"/>
  </w:num>
  <w:num w:numId="14">
    <w:abstractNumId w:val="2"/>
  </w:num>
  <w:num w:numId="15">
    <w:abstractNumId w:val="11"/>
  </w:num>
  <w:num w:numId="16">
    <w:abstractNumId w:val="8"/>
  </w:num>
  <w:num w:numId="17">
    <w:abstractNumId w:val="21"/>
  </w:num>
  <w:num w:numId="18">
    <w:abstractNumId w:val="4"/>
  </w:num>
  <w:num w:numId="19">
    <w:abstractNumId w:val="24"/>
  </w:num>
  <w:num w:numId="20">
    <w:abstractNumId w:val="6"/>
  </w:num>
  <w:num w:numId="21">
    <w:abstractNumId w:val="18"/>
  </w:num>
  <w:num w:numId="22">
    <w:abstractNumId w:val="1"/>
  </w:num>
  <w:num w:numId="23">
    <w:abstractNumId w:val="3"/>
  </w:num>
  <w:num w:numId="24">
    <w:abstractNumId w:val="0"/>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32C33"/>
    <w:rsid w:val="0003346A"/>
    <w:rsid w:val="00055162"/>
    <w:rsid w:val="0005681A"/>
    <w:rsid w:val="00074DAD"/>
    <w:rsid w:val="000822F9"/>
    <w:rsid w:val="000B00DA"/>
    <w:rsid w:val="000C3929"/>
    <w:rsid w:val="000D257A"/>
    <w:rsid w:val="000D38CF"/>
    <w:rsid w:val="000D741B"/>
    <w:rsid w:val="000D7CE3"/>
    <w:rsid w:val="000F56E7"/>
    <w:rsid w:val="00107F19"/>
    <w:rsid w:val="00113B1E"/>
    <w:rsid w:val="00135E3E"/>
    <w:rsid w:val="00137C10"/>
    <w:rsid w:val="00167510"/>
    <w:rsid w:val="001A3DBD"/>
    <w:rsid w:val="001E3D45"/>
    <w:rsid w:val="001F65E1"/>
    <w:rsid w:val="002162CC"/>
    <w:rsid w:val="00217F7D"/>
    <w:rsid w:val="00246808"/>
    <w:rsid w:val="00255110"/>
    <w:rsid w:val="00271419"/>
    <w:rsid w:val="002763E3"/>
    <w:rsid w:val="002879E5"/>
    <w:rsid w:val="002A4CD7"/>
    <w:rsid w:val="002B0DC3"/>
    <w:rsid w:val="002C1A82"/>
    <w:rsid w:val="002C5425"/>
    <w:rsid w:val="002C67D4"/>
    <w:rsid w:val="002D4362"/>
    <w:rsid w:val="002D69DA"/>
    <w:rsid w:val="002F5A4C"/>
    <w:rsid w:val="00301F28"/>
    <w:rsid w:val="00322845"/>
    <w:rsid w:val="00322939"/>
    <w:rsid w:val="003243B7"/>
    <w:rsid w:val="00326039"/>
    <w:rsid w:val="003371F6"/>
    <w:rsid w:val="0037545A"/>
    <w:rsid w:val="003B2B1A"/>
    <w:rsid w:val="003B44FF"/>
    <w:rsid w:val="003B67B8"/>
    <w:rsid w:val="003C7660"/>
    <w:rsid w:val="003E74D4"/>
    <w:rsid w:val="00400400"/>
    <w:rsid w:val="00406D50"/>
    <w:rsid w:val="00410F20"/>
    <w:rsid w:val="00412428"/>
    <w:rsid w:val="00416333"/>
    <w:rsid w:val="0043270F"/>
    <w:rsid w:val="00437C31"/>
    <w:rsid w:val="00473385"/>
    <w:rsid w:val="00480E89"/>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611CFF"/>
    <w:rsid w:val="006404AB"/>
    <w:rsid w:val="006607B0"/>
    <w:rsid w:val="00667E0C"/>
    <w:rsid w:val="00694C4A"/>
    <w:rsid w:val="0069600C"/>
    <w:rsid w:val="006A0985"/>
    <w:rsid w:val="006A10EA"/>
    <w:rsid w:val="006C1E09"/>
    <w:rsid w:val="006D3AE6"/>
    <w:rsid w:val="006D5734"/>
    <w:rsid w:val="006F7EA6"/>
    <w:rsid w:val="0072515E"/>
    <w:rsid w:val="0073478C"/>
    <w:rsid w:val="00743331"/>
    <w:rsid w:val="007518CC"/>
    <w:rsid w:val="007528F7"/>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B63FB"/>
    <w:rsid w:val="009C3A9E"/>
    <w:rsid w:val="009E7950"/>
    <w:rsid w:val="009E7D9C"/>
    <w:rsid w:val="00A02B94"/>
    <w:rsid w:val="00A22B39"/>
    <w:rsid w:val="00A316D3"/>
    <w:rsid w:val="00A32D50"/>
    <w:rsid w:val="00A56392"/>
    <w:rsid w:val="00A7268B"/>
    <w:rsid w:val="00A87A8D"/>
    <w:rsid w:val="00B17D95"/>
    <w:rsid w:val="00B21B7F"/>
    <w:rsid w:val="00B2230B"/>
    <w:rsid w:val="00B24CD5"/>
    <w:rsid w:val="00B46F65"/>
    <w:rsid w:val="00B50F39"/>
    <w:rsid w:val="00B602C3"/>
    <w:rsid w:val="00B770A2"/>
    <w:rsid w:val="00B963B7"/>
    <w:rsid w:val="00BA280A"/>
    <w:rsid w:val="00BB7176"/>
    <w:rsid w:val="00BC5A6F"/>
    <w:rsid w:val="00BD2E42"/>
    <w:rsid w:val="00BE7CA8"/>
    <w:rsid w:val="00BF0936"/>
    <w:rsid w:val="00BF29B3"/>
    <w:rsid w:val="00C23A6D"/>
    <w:rsid w:val="00C40C94"/>
    <w:rsid w:val="00C42A87"/>
    <w:rsid w:val="00C5180A"/>
    <w:rsid w:val="00C7553A"/>
    <w:rsid w:val="00C911D1"/>
    <w:rsid w:val="00C9453A"/>
    <w:rsid w:val="00C95BED"/>
    <w:rsid w:val="00CA25FC"/>
    <w:rsid w:val="00CA6E55"/>
    <w:rsid w:val="00CC4A08"/>
    <w:rsid w:val="00D023D0"/>
    <w:rsid w:val="00D03B5F"/>
    <w:rsid w:val="00D15698"/>
    <w:rsid w:val="00D22952"/>
    <w:rsid w:val="00D255F8"/>
    <w:rsid w:val="00D319E1"/>
    <w:rsid w:val="00D349A5"/>
    <w:rsid w:val="00D74676"/>
    <w:rsid w:val="00D92D85"/>
    <w:rsid w:val="00DD2B25"/>
    <w:rsid w:val="00DE40F2"/>
    <w:rsid w:val="00DE68FF"/>
    <w:rsid w:val="00DF5443"/>
    <w:rsid w:val="00E146D0"/>
    <w:rsid w:val="00E15C4E"/>
    <w:rsid w:val="00E35FA4"/>
    <w:rsid w:val="00E45BD4"/>
    <w:rsid w:val="00E9181C"/>
    <w:rsid w:val="00EC6021"/>
    <w:rsid w:val="00EE4DE5"/>
    <w:rsid w:val="00F02E26"/>
    <w:rsid w:val="00F10E6E"/>
    <w:rsid w:val="00F64C80"/>
    <w:rsid w:val="00F72C42"/>
    <w:rsid w:val="00F74D3A"/>
    <w:rsid w:val="00F90B44"/>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tackpanel.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system.windows.controls.dockpanel.aspx" TargetMode="External"/><Relationship Id="rId138" Type="http://schemas.openxmlformats.org/officeDocument/2006/relationships/hyperlink" Target="http://msdn.microsoft.com/en-us/library/system.dynamic.aspx" TargetMode="External"/><Relationship Id="rId159" Type="http://schemas.openxmlformats.org/officeDocument/2006/relationships/hyperlink" Target="http://msdn.microsoft.com/en-us/library/gg145038.aspx" TargetMode="External"/><Relationship Id="rId170" Type="http://schemas.openxmlformats.org/officeDocument/2006/relationships/hyperlink" Target="http://msdn.microsoft.com/en-us/library/gg145036.aspx" TargetMode="External"/><Relationship Id="rId191" Type="http://schemas.openxmlformats.org/officeDocument/2006/relationships/image" Target="media/image30.png"/><Relationship Id="rId205"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http://msdn.microsoft.com/en-IN/library/system.windows.controls.accesstext.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37" Type="http://schemas.openxmlformats.org/officeDocument/2006/relationships/hyperlink" Target="http://blogs.technicise.com/" TargetMode="External"/><Relationship Id="rId53" Type="http://schemas.openxmlformats.org/officeDocument/2006/relationships/hyperlink" Target="http://learn.github.com/p/intro.html" TargetMode="External"/><Relationship Id="rId58" Type="http://schemas.openxmlformats.org/officeDocument/2006/relationships/image" Target="media/image22.png"/><Relationship Id="rId74" Type="http://schemas.openxmlformats.org/officeDocument/2006/relationships/hyperlink" Target="http://msdn.microsoft.com/en-IN/library/system.windows.controls.button.aspx" TargetMode="External"/><Relationship Id="rId79" Type="http://schemas.openxmlformats.org/officeDocument/2006/relationships/hyperlink" Target="http://msdn.microsoft.com/en-IN/library/system.windows.controls.flowdocumentscrollviewer.aspx" TargetMode="External"/><Relationship Id="rId102" Type="http://schemas.openxmlformats.org/officeDocument/2006/relationships/hyperlink" Target="http://msdn.microsoft.com/en-IN/library/system.windows.controls.menu.aspx" TargetMode="External"/><Relationship Id="rId123" Type="http://schemas.openxmlformats.org/officeDocument/2006/relationships/image" Target="media/image27.jpeg"/><Relationship Id="rId128" Type="http://schemas.openxmlformats.org/officeDocument/2006/relationships/hyperlink" Target="http://msdn.microsoft.com/en-us/library/gg145034.aspx" TargetMode="External"/><Relationship Id="rId144" Type="http://schemas.openxmlformats.org/officeDocument/2006/relationships/hyperlink" Target="http://msdn.microsoft.com/en-us/library/gg145016.aspx" TargetMode="External"/><Relationship Id="rId149" Type="http://schemas.openxmlformats.org/officeDocument/2006/relationships/hyperlink" Target="http://msdn.microsoft.com/en-us/library/system.numerics.aspx" TargetMode="External"/><Relationship Id="rId5" Type="http://schemas.openxmlformats.org/officeDocument/2006/relationships/settings" Target="settings.xml"/><Relationship Id="rId90" Type="http://schemas.openxmlformats.org/officeDocument/2006/relationships/hyperlink" Target="http://msdn.microsoft.com/en-IN/library/system.windows.controls.panel.aspx" TargetMode="External"/><Relationship Id="rId95" Type="http://schemas.openxmlformats.org/officeDocument/2006/relationships/hyperlink" Target="http://msdn.microsoft.com/en-IN/library/system.windows.controls.stackpanel.aspx" TargetMode="External"/><Relationship Id="rId160" Type="http://schemas.openxmlformats.org/officeDocument/2006/relationships/hyperlink" Target="http://msdn.microsoft.com/en-us/library/gg145021.aspx" TargetMode="External"/><Relationship Id="rId165" Type="http://schemas.openxmlformats.org/officeDocument/2006/relationships/hyperlink" Target="http://msdn.microsoft.com/en-us/library/gg145032.aspx" TargetMode="External"/><Relationship Id="rId181" Type="http://schemas.openxmlformats.org/officeDocument/2006/relationships/hyperlink" Target="http://msdn.microsoft.com/en-us/library/gg145009.aspx" TargetMode="External"/><Relationship Id="rId186" Type="http://schemas.openxmlformats.org/officeDocument/2006/relationships/hyperlink" Target="http://msdn.microsoft.com/en-us/library/xamlgeneratednamespace.asp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evelopers.facebook.com/apps" TargetMode="External"/><Relationship Id="rId48" Type="http://schemas.openxmlformats.org/officeDocument/2006/relationships/hyperlink" Target="https://maps.google.co.in/" TargetMode="External"/><Relationship Id="rId64" Type="http://schemas.openxmlformats.org/officeDocument/2006/relationships/hyperlink" Target="http://en.wikipedia.org/wiki/Class_(computing)"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controls.tooltip.aspx" TargetMode="External"/><Relationship Id="rId118" Type="http://schemas.openxmlformats.org/officeDocument/2006/relationships/hyperlink" Target="http://msdn.microsoft.com/en-IN/library/system.windows.controls.virtualizingstackpanel.aspx" TargetMode="External"/><Relationship Id="rId134" Type="http://schemas.openxmlformats.org/officeDocument/2006/relationships/hyperlink" Target="http://msdn.microsoft.com/en-us/library/system.device.location.aspx" TargetMode="External"/><Relationship Id="rId139" Type="http://schemas.openxmlformats.org/officeDocument/2006/relationships/hyperlink" Target="http://msdn.microsoft.com/en-us/library/gg145047.aspx" TargetMode="External"/><Relationship Id="rId80" Type="http://schemas.openxmlformats.org/officeDocument/2006/relationships/hyperlink" Target="http://msdn.microsoft.com/en-IN/library/system.windows.controls.stickynotecontrol.aspx" TargetMode="External"/><Relationship Id="rId85" Type="http://schemas.openxmlformats.org/officeDocument/2006/relationships/hyperlink" Target="http://msdn.microsoft.com/en-IN/library/system.windows.controls.expander.aspx" TargetMode="External"/><Relationship Id="rId150" Type="http://schemas.openxmlformats.org/officeDocument/2006/relationships/hyperlink" Target="http://msdn.microsoft.com/en-us/library/system.byte.aspx" TargetMode="External"/><Relationship Id="rId155" Type="http://schemas.openxmlformats.org/officeDocument/2006/relationships/hyperlink" Target="http://msdn.microsoft.com/en-us/library/gg145043.aspx" TargetMode="External"/><Relationship Id="rId171" Type="http://schemas.openxmlformats.org/officeDocument/2006/relationships/hyperlink" Target="http://msdn.microsoft.com/en-us/library/accessibility.aspx" TargetMode="External"/><Relationship Id="rId176" Type="http://schemas.openxmlformats.org/officeDocument/2006/relationships/hyperlink" Target="http://msdn.microsoft.com/en-us/library/gg145008.aspx" TargetMode="External"/><Relationship Id="rId192" Type="http://schemas.openxmlformats.org/officeDocument/2006/relationships/hyperlink" Target="http://en.wikipedia.org/wiki/Multi-paradigm_programming_language" TargetMode="External"/><Relationship Id="rId197" Type="http://schemas.openxmlformats.org/officeDocument/2006/relationships/hyperlink" Target="http://en.wikipedia.org/wiki/Object-oriented_programming" TargetMode="External"/><Relationship Id="rId206" Type="http://schemas.openxmlformats.org/officeDocument/2006/relationships/theme" Target="theme/theme1.xml"/><Relationship Id="rId201" Type="http://schemas.openxmlformats.org/officeDocument/2006/relationships/hyperlink" Target="http://en.wikipedia.org/wiki/.NET_Framework"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frame.aspx" TargetMode="External"/><Relationship Id="rId108" Type="http://schemas.openxmlformats.org/officeDocument/2006/relationships/hyperlink" Target="http://msdn.microsoft.com/en-IN/library/system.windows.controls.label.aspx" TargetMode="External"/><Relationship Id="rId124" Type="http://schemas.openxmlformats.org/officeDocument/2006/relationships/hyperlink" Target="http://msdn.microsoft.com/en-us/library/system.aspx" TargetMode="External"/><Relationship Id="rId129" Type="http://schemas.openxmlformats.org/officeDocument/2006/relationships/hyperlink" Target="http://msdn.microsoft.com/en-us/library/gg145035.aspx" TargetMode="External"/><Relationship Id="rId54" Type="http://schemas.openxmlformats.org/officeDocument/2006/relationships/hyperlink" Target="http://www.vogella.com/articles/Git/article.html"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primitives.resizegrip.aspx" TargetMode="External"/><Relationship Id="rId96" Type="http://schemas.openxmlformats.org/officeDocument/2006/relationships/hyperlink" Target="http://msdn.microsoft.com/en-IN/library/system.windows.controls.primitives.thumb.aspx" TargetMode="External"/><Relationship Id="rId140" Type="http://schemas.openxmlformats.org/officeDocument/2006/relationships/hyperlink" Target="http://msdn.microsoft.com/en-us/library/system.globalization.aspx" TargetMode="External"/><Relationship Id="rId145" Type="http://schemas.openxmlformats.org/officeDocument/2006/relationships/hyperlink" Target="http://msdn.microsoft.com/en-us/library/gg145024.aspx" TargetMode="External"/><Relationship Id="rId161" Type="http://schemas.openxmlformats.org/officeDocument/2006/relationships/hyperlink" Target="http://msdn.microsoft.com/en-us/library/gg145012.aspx" TargetMode="External"/><Relationship Id="rId166" Type="http://schemas.openxmlformats.org/officeDocument/2006/relationships/hyperlink" Target="http://msdn.microsoft.com/en-us/library/gg145018.aspx" TargetMode="External"/><Relationship Id="rId182" Type="http://schemas.openxmlformats.org/officeDocument/2006/relationships/hyperlink" Target="http://msdn.microsoft.com/en-us/library/gg145040.aspx" TargetMode="External"/><Relationship Id="rId187"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canvas.aspx" TargetMode="External"/><Relationship Id="rId119" Type="http://schemas.openxmlformats.org/officeDocument/2006/relationships/hyperlink" Target="http://msdn.microsoft.com/en-IN/library/system.windows.controls.wrappanel.aspx" TargetMode="External"/><Relationship Id="rId44" Type="http://schemas.openxmlformats.org/officeDocument/2006/relationships/hyperlink" Target="https://www.facebook.com/creatormyapp"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81" Type="http://schemas.openxmlformats.org/officeDocument/2006/relationships/hyperlink" Target="http://msdn.microsoft.com/en-IN/library/system.windows.controls.border.aspx" TargetMode="External"/><Relationship Id="rId86" Type="http://schemas.openxmlformats.org/officeDocument/2006/relationships/hyperlink" Target="http://msdn.microsoft.com/en-IN/library/system.windows.controls.grid.aspx" TargetMode="External"/><Relationship Id="rId130" Type="http://schemas.openxmlformats.org/officeDocument/2006/relationships/hyperlink" Target="http://msdn.microsoft.com/en-us/library/gg145042.aspx" TargetMode="External"/><Relationship Id="rId135" Type="http://schemas.openxmlformats.org/officeDocument/2006/relationships/hyperlink" Target="http://msdn.microsoft.com/en-us/library/gg145030.aspx" TargetMode="External"/><Relationship Id="rId151" Type="http://schemas.openxmlformats.org/officeDocument/2006/relationships/hyperlink" Target="http://msdn.microsoft.com/en-us/library/system.double.aspx" TargetMode="External"/><Relationship Id="rId156" Type="http://schemas.openxmlformats.org/officeDocument/2006/relationships/hyperlink" Target="http://msdn.microsoft.com/en-us/library/gg145017.aspx" TargetMode="External"/><Relationship Id="rId177" Type="http://schemas.openxmlformats.org/officeDocument/2006/relationships/hyperlink" Target="http://msdn.microsoft.com/en-us/library/gg145015.aspx" TargetMode="External"/><Relationship Id="rId198" Type="http://schemas.openxmlformats.org/officeDocument/2006/relationships/hyperlink" Target="http://en.wikipedia.org/wiki/Class_(computer_science)" TargetMode="External"/><Relationship Id="rId172" Type="http://schemas.openxmlformats.org/officeDocument/2006/relationships/hyperlink" Target="http://msdn.microsoft.com/en-us/library/accessibility.aspx" TargetMode="External"/><Relationship Id="rId193" Type="http://schemas.openxmlformats.org/officeDocument/2006/relationships/hyperlink" Target="http://en.wikipedia.org/wiki/Imperative_programming" TargetMode="External"/><Relationship Id="rId202" Type="http://schemas.openxmlformats.org/officeDocument/2006/relationships/hyperlink" Target="http://en.wikipedia.org/wiki/Ecma_International"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primitives.popup.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documentviewer.aspx" TargetMode="External"/><Relationship Id="rId97" Type="http://schemas.openxmlformats.org/officeDocument/2006/relationships/hyperlink" Target="http://msdn.microsoft.com/en-IN/library/system.windows.controls.viewbox.aspx" TargetMode="External"/><Relationship Id="rId104" Type="http://schemas.openxmlformats.org/officeDocument/2006/relationships/hyperlink" Target="http://msdn.microsoft.com/en-IN/library/system.windows.documents.hyperlink.aspx" TargetMode="External"/><Relationship Id="rId120" Type="http://schemas.openxmlformats.org/officeDocument/2006/relationships/hyperlink" Target="javascript:void(0)" TargetMode="External"/><Relationship Id="rId125" Type="http://schemas.openxmlformats.org/officeDocument/2006/relationships/hyperlink" Target="http://msdn.microsoft.com/en-us/library/system.aspx" TargetMode="External"/><Relationship Id="rId141" Type="http://schemas.openxmlformats.org/officeDocument/2006/relationships/hyperlink" Target="http://msdn.microsoft.com/en-us/library/system.globalization.textinfo.aspx" TargetMode="External"/><Relationship Id="rId146" Type="http://schemas.openxmlformats.org/officeDocument/2006/relationships/hyperlink" Target="http://msdn.microsoft.com/en-us/library/system.media.aspx" TargetMode="External"/><Relationship Id="rId167" Type="http://schemas.openxmlformats.org/officeDocument/2006/relationships/hyperlink" Target="http://msdn.microsoft.com/en-us/library/gg145013.aspx" TargetMode="External"/><Relationship Id="rId188" Type="http://schemas.openxmlformats.org/officeDocument/2006/relationships/hyperlink" Target="http://searchenterpriselinux.techtarget.com/definition/MySQL-Connector-ODBC"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separator.aspx" TargetMode="External"/><Relationship Id="rId162" Type="http://schemas.openxmlformats.org/officeDocument/2006/relationships/hyperlink" Target="http://msdn.microsoft.com/en-us/library/gg145014.aspx" TargetMode="External"/><Relationship Id="rId183" Type="http://schemas.openxmlformats.org/officeDocument/2006/relationships/hyperlink" Target="http://msdn.microsoft.com/en-us/library/gg145011.aspx" TargetMode="Externa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gridview.aspx" TargetMode="External"/><Relationship Id="rId110" Type="http://schemas.openxmlformats.org/officeDocument/2006/relationships/hyperlink" Target="http://msdn.microsoft.com/en-IN/library/system.windows.controls.progressbar.aspx" TargetMode="External"/><Relationship Id="rId115" Type="http://schemas.openxmlformats.org/officeDocument/2006/relationships/hyperlink" Target="http://msdn.microsoft.com/en-IN/library/system.windows.controls.dockpanel.aspx" TargetMode="External"/><Relationship Id="rId131" Type="http://schemas.openxmlformats.org/officeDocument/2006/relationships/hyperlink" Target="http://msdn.microsoft.com/en-us/library/gg145027.aspx" TargetMode="External"/><Relationship Id="rId136" Type="http://schemas.openxmlformats.org/officeDocument/2006/relationships/hyperlink" Target="http://msdn.microsoft.com/en-us/library/gg145037.aspx" TargetMode="External"/><Relationship Id="rId157" Type="http://schemas.openxmlformats.org/officeDocument/2006/relationships/hyperlink" Target="http://msdn.microsoft.com/en-us/library/gg145025.aspx" TargetMode="External"/><Relationship Id="rId178" Type="http://schemas.openxmlformats.org/officeDocument/2006/relationships/hyperlink" Target="http://msdn.microsoft.com/en-us/library/microsoft.data.entity.build.tasks.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system.windows.controls.primitives.bulletdecorator.aspx" TargetMode="External"/><Relationship Id="rId152" Type="http://schemas.openxmlformats.org/officeDocument/2006/relationships/hyperlink" Target="http://msdn.microsoft.com/en-us/library/system.int32.aspx" TargetMode="External"/><Relationship Id="rId173" Type="http://schemas.openxmlformats.org/officeDocument/2006/relationships/hyperlink" Target="http://msdn.microsoft.com/en-us/library/hh135392.aspx" TargetMode="External"/><Relationship Id="rId194" Type="http://schemas.openxmlformats.org/officeDocument/2006/relationships/hyperlink" Target="http://en.wikipedia.org/wiki/Declarative_programming" TargetMode="External"/><Relationship Id="rId199" Type="http://schemas.openxmlformats.org/officeDocument/2006/relationships/hyperlink" Target="http://en.wikipedia.org/wiki/Component-based_software_engineering" TargetMode="External"/><Relationship Id="rId203" Type="http://schemas.openxmlformats.org/officeDocument/2006/relationships/hyperlink" Target="http://en.wikipedia.org/wiki/International_Organization_for_Standardization"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flowdocumentpageviewer.aspx" TargetMode="External"/><Relationship Id="rId100" Type="http://schemas.openxmlformats.org/officeDocument/2006/relationships/hyperlink" Target="http://msdn.microsoft.com/en-IN/library/system.windows.controls.wrappanel.aspx" TargetMode="External"/><Relationship Id="rId105" Type="http://schemas.openxmlformats.org/officeDocument/2006/relationships/hyperlink" Target="http://msdn.microsoft.com/en-IN/library/system.windows.controls.page.aspx" TargetMode="External"/><Relationship Id="rId126" Type="http://schemas.openxmlformats.org/officeDocument/2006/relationships/hyperlink" Target="http://msdn.microsoft.com/en-us/library/gg145022.aspx" TargetMode="External"/><Relationship Id="rId147" Type="http://schemas.openxmlformats.org/officeDocument/2006/relationships/hyperlink" Target="http://msdn.microsoft.com/en-us/library/gg145046.aspx" TargetMode="External"/><Relationship Id="rId168" Type="http://schemas.openxmlformats.org/officeDocument/2006/relationships/hyperlink" Target="http://msdn.microsoft.com/en-us/library/gg145026.aspx"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primitives.scrollbar.aspx" TargetMode="External"/><Relationship Id="rId98" Type="http://schemas.openxmlformats.org/officeDocument/2006/relationships/hyperlink" Target="http://msdn.microsoft.com/en-IN/library/system.windows.controls.virtualizingstackpanel.aspx" TargetMode="External"/><Relationship Id="rId121" Type="http://schemas.openxmlformats.org/officeDocument/2006/relationships/image" Target="media/image25.jpeg"/><Relationship Id="rId142" Type="http://schemas.openxmlformats.org/officeDocument/2006/relationships/hyperlink" Target="http://msdn.microsoft.com/en-us/library/gg145031.aspx" TargetMode="External"/><Relationship Id="rId163" Type="http://schemas.openxmlformats.org/officeDocument/2006/relationships/hyperlink" Target="http://msdn.microsoft.com/en-us/library/system.timers.aspx" TargetMode="External"/><Relationship Id="rId184" Type="http://schemas.openxmlformats.org/officeDocument/2006/relationships/hyperlink" Target="http://msdn.microsoft.com/en-us/library/hh135393.aspx" TargetMode="External"/><Relationship Id="rId189" Type="http://schemas.openxmlformats.org/officeDocument/2006/relationships/image" Target="media/image29.jpe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grid.aspx" TargetMode="External"/><Relationship Id="rId137" Type="http://schemas.openxmlformats.org/officeDocument/2006/relationships/hyperlink" Target="http://msdn.microsoft.com/en-us/library/gg145023.aspx" TargetMode="External"/><Relationship Id="rId158" Type="http://schemas.openxmlformats.org/officeDocument/2006/relationships/hyperlink" Target="http://msdn.microsoft.com/en-us/library/gg145010.aspx"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canvas.aspx" TargetMode="External"/><Relationship Id="rId88" Type="http://schemas.openxmlformats.org/officeDocument/2006/relationships/hyperlink" Target="http://msdn.microsoft.com/en-IN/library/system.windows.controls.gridsplitter.aspx" TargetMode="External"/><Relationship Id="rId111" Type="http://schemas.openxmlformats.org/officeDocument/2006/relationships/hyperlink" Target="http://msdn.microsoft.com/en-IN/library/system.windows.controls.primitives.statusbar.aspx" TargetMode="External"/><Relationship Id="rId132" Type="http://schemas.openxmlformats.org/officeDocument/2006/relationships/hyperlink" Target="http://msdn.microsoft.com/en-us/library/gg145028.aspx" TargetMode="External"/><Relationship Id="rId153" Type="http://schemas.openxmlformats.org/officeDocument/2006/relationships/hyperlink" Target="http://msdn.microsoft.com/en-us/library/gg145044.aspx" TargetMode="External"/><Relationship Id="rId174" Type="http://schemas.openxmlformats.org/officeDocument/2006/relationships/hyperlink" Target="http://msdn.microsoft.com/en-us/library/microsoft.aspnet.snapin.aspx" TargetMode="External"/><Relationship Id="rId179" Type="http://schemas.openxmlformats.org/officeDocument/2006/relationships/hyperlink" Target="http://msdn.microsoft.com/en-us/library/gg145041.aspx" TargetMode="External"/><Relationship Id="rId195" Type="http://schemas.openxmlformats.org/officeDocument/2006/relationships/hyperlink" Target="http://en.wikipedia.org/wiki/Functional_programming" TargetMode="External"/><Relationship Id="rId190" Type="http://schemas.openxmlformats.org/officeDocument/2006/relationships/hyperlink" Target="http://www.mysql.com/products/workbench/" TargetMode="External"/><Relationship Id="rId204" Type="http://schemas.openxmlformats.org/officeDocument/2006/relationships/hyperlink" Target="http://en.wikipedia.org/wiki/Common_Language_Infrastructure" TargetMode="External"/><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lider.aspx" TargetMode="External"/><Relationship Id="rId127" Type="http://schemas.openxmlformats.org/officeDocument/2006/relationships/hyperlink" Target="http://msdn.microsoft.com/en-us/library/gg145020.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flowdocumentreader.aspx" TargetMode="External"/><Relationship Id="rId94" Type="http://schemas.openxmlformats.org/officeDocument/2006/relationships/hyperlink" Target="http://msdn.microsoft.com/en-IN/library/system.windows.controls.scrollviewer.aspx" TargetMode="External"/><Relationship Id="rId99" Type="http://schemas.openxmlformats.org/officeDocument/2006/relationships/hyperlink" Target="http://msdn.microsoft.com/en-IN/library/system.windows.window.aspx" TargetMode="External"/><Relationship Id="rId101" Type="http://schemas.openxmlformats.org/officeDocument/2006/relationships/hyperlink" Target="http://msdn.microsoft.com/en-IN/library/system.windows.controls.image.aspx" TargetMode="External"/><Relationship Id="rId122" Type="http://schemas.openxmlformats.org/officeDocument/2006/relationships/image" Target="media/image26.png"/><Relationship Id="rId143" Type="http://schemas.openxmlformats.org/officeDocument/2006/relationships/hyperlink" Target="http://msdn.microsoft.com/en-us/library/gg145019.aspx" TargetMode="External"/><Relationship Id="rId148" Type="http://schemas.openxmlformats.org/officeDocument/2006/relationships/hyperlink" Target="http://msdn.microsoft.com/en-us/library/gg145039.aspx" TargetMode="External"/><Relationship Id="rId164" Type="http://schemas.openxmlformats.org/officeDocument/2006/relationships/hyperlink" Target="http://msdn.microsoft.com/en-us/library/system.timers.timer.aspx" TargetMode="External"/><Relationship Id="rId169" Type="http://schemas.openxmlformats.org/officeDocument/2006/relationships/hyperlink" Target="http://msdn.microsoft.com/en-us/library/gg145048.aspx" TargetMode="External"/><Relationship Id="rId185" Type="http://schemas.openxmlformats.org/officeDocument/2006/relationships/hyperlink" Target="http://msdn.microsoft.com/en-us/library/uiautomationclientsideproviders.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microsoft.sqlserver.server.aspx" TargetMode="External"/><Relationship Id="rId26" Type="http://schemas.openxmlformats.org/officeDocument/2006/relationships/image" Target="media/image18.png"/><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groupbox.aspx" TargetMode="External"/><Relationship Id="rId112" Type="http://schemas.openxmlformats.org/officeDocument/2006/relationships/hyperlink" Target="http://msdn.microsoft.com/en-IN/library/system.windows.controls.textblock.aspx" TargetMode="External"/><Relationship Id="rId133" Type="http://schemas.openxmlformats.org/officeDocument/2006/relationships/hyperlink" Target="http://msdn.microsoft.com/en-us/library/gg145029.aspx" TargetMode="External"/><Relationship Id="rId154" Type="http://schemas.openxmlformats.org/officeDocument/2006/relationships/hyperlink" Target="http://msdn.microsoft.com/en-us/library/gg145033.aspx" TargetMode="External"/><Relationship Id="rId175" Type="http://schemas.openxmlformats.org/officeDocument/2006/relationships/hyperlink" Target="http://go.microsoft.com/fwlink/?linkid=37118" TargetMode="External"/><Relationship Id="rId196" Type="http://schemas.openxmlformats.org/officeDocument/2006/relationships/hyperlink" Target="http://en.wikipedia.org/wiki/Generic_programming" TargetMode="External"/><Relationship Id="rId200" Type="http://schemas.openxmlformats.org/officeDocument/2006/relationships/hyperlink" Target="http://en.wikipedia.org/wiki/Microsoft"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E6DF68-35D8-4AC0-AC63-B44A10515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65</Pages>
  <Words>15247</Words>
  <Characters>86913</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101957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152</cp:revision>
  <dcterms:created xsi:type="dcterms:W3CDTF">2013-01-18T10:03:00Z</dcterms:created>
  <dcterms:modified xsi:type="dcterms:W3CDTF">2013-03-23T16:32:00Z</dcterms:modified>
</cp:coreProperties>
</file>