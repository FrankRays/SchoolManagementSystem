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0C6BFC">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10"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End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End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0C6BFC">
          <w:pPr>
            <w:rPr>
              <w:rFonts w:asciiTheme="majorHAnsi" w:eastAsiaTheme="majorEastAsia" w:hAnsiTheme="majorHAnsi" w:cstheme="majorBidi"/>
              <w:b/>
              <w:bCs/>
              <w:color w:val="21798E" w:themeColor="accent1" w:themeShade="BF"/>
              <w:sz w:val="48"/>
              <w:szCs w:val="48"/>
            </w:rPr>
          </w:pPr>
          <w:r>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EndPr/>
      <w:sdtContent>
        <w:p w:rsidR="005660EA" w:rsidRDefault="005660EA">
          <w:pPr>
            <w:pStyle w:val="TOCHeading"/>
          </w:pPr>
          <w:r>
            <w:t>Table of Contents</w:t>
          </w:r>
        </w:p>
        <w:p w:rsidR="00C23A6D" w:rsidRDefault="00D71975">
          <w:pPr>
            <w:pStyle w:val="TOC1"/>
            <w:tabs>
              <w:tab w:val="right" w:leader="dot" w:pos="9350"/>
            </w:tabs>
            <w:rPr>
              <w:noProof/>
            </w:rPr>
          </w:pPr>
          <w:r>
            <w:fldChar w:fldCharType="begin"/>
          </w:r>
          <w:r w:rsidR="005660EA">
            <w:instrText xml:space="preserve"> TOC \o "1-3" \h \z \u </w:instrText>
          </w:r>
          <w:r>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0C6BF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sidR="00D71975">
              <w:rPr>
                <w:noProof/>
                <w:webHidden/>
              </w:rPr>
              <w:fldChar w:fldCharType="begin"/>
            </w:r>
            <w:r w:rsidR="00C23A6D">
              <w:rPr>
                <w:noProof/>
                <w:webHidden/>
              </w:rPr>
              <w:instrText xml:space="preserve"> PAGEREF _Toc346626318 \h </w:instrText>
            </w:r>
            <w:r w:rsidR="00D71975">
              <w:rPr>
                <w:noProof/>
                <w:webHidden/>
              </w:rPr>
            </w:r>
            <w:r w:rsidR="00D71975">
              <w:rPr>
                <w:noProof/>
                <w:webHidden/>
              </w:rPr>
              <w:fldChar w:fldCharType="separate"/>
            </w:r>
            <w:r w:rsidR="00C23A6D">
              <w:rPr>
                <w:noProof/>
                <w:webHidden/>
              </w:rPr>
              <w:t>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sidR="00D71975">
              <w:rPr>
                <w:noProof/>
                <w:webHidden/>
              </w:rPr>
              <w:fldChar w:fldCharType="begin"/>
            </w:r>
            <w:r w:rsidR="00C23A6D">
              <w:rPr>
                <w:noProof/>
                <w:webHidden/>
              </w:rPr>
              <w:instrText xml:space="preserve"> PAGEREF _Toc346626319 \h </w:instrText>
            </w:r>
            <w:r w:rsidR="00D71975">
              <w:rPr>
                <w:noProof/>
                <w:webHidden/>
              </w:rPr>
            </w:r>
            <w:r w:rsidR="00D71975">
              <w:rPr>
                <w:noProof/>
                <w:webHidden/>
              </w:rPr>
              <w:fldChar w:fldCharType="separate"/>
            </w:r>
            <w:r w:rsidR="00C23A6D">
              <w:rPr>
                <w:noProof/>
                <w:webHidden/>
              </w:rPr>
              <w:t>4</w:t>
            </w:r>
            <w:r w:rsidR="00D71975">
              <w:rPr>
                <w:noProof/>
                <w:webHidden/>
              </w:rPr>
              <w:fldChar w:fldCharType="end"/>
            </w:r>
          </w:hyperlink>
        </w:p>
        <w:p w:rsidR="00C23A6D" w:rsidRDefault="000C6BF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sidR="00D71975">
              <w:rPr>
                <w:noProof/>
                <w:webHidden/>
              </w:rPr>
              <w:fldChar w:fldCharType="begin"/>
            </w:r>
            <w:r w:rsidR="00C23A6D">
              <w:rPr>
                <w:noProof/>
                <w:webHidden/>
              </w:rPr>
              <w:instrText xml:space="preserve"> PAGEREF _Toc346626320 \h </w:instrText>
            </w:r>
            <w:r w:rsidR="00D71975">
              <w:rPr>
                <w:noProof/>
                <w:webHidden/>
              </w:rPr>
            </w:r>
            <w:r w:rsidR="00D71975">
              <w:rPr>
                <w:noProof/>
                <w:webHidden/>
              </w:rPr>
              <w:fldChar w:fldCharType="separate"/>
            </w:r>
            <w:r w:rsidR="00C23A6D">
              <w:rPr>
                <w:noProof/>
                <w:webHidden/>
              </w:rPr>
              <w:t>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sidR="00D71975">
              <w:rPr>
                <w:noProof/>
                <w:webHidden/>
              </w:rPr>
              <w:fldChar w:fldCharType="begin"/>
            </w:r>
            <w:r w:rsidR="00C23A6D">
              <w:rPr>
                <w:noProof/>
                <w:webHidden/>
              </w:rPr>
              <w:instrText xml:space="preserve"> PAGEREF _Toc346626321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sidR="00D71975">
              <w:rPr>
                <w:noProof/>
                <w:webHidden/>
              </w:rPr>
              <w:fldChar w:fldCharType="begin"/>
            </w:r>
            <w:r w:rsidR="00C23A6D">
              <w:rPr>
                <w:noProof/>
                <w:webHidden/>
              </w:rPr>
              <w:instrText xml:space="preserve"> PAGEREF _Toc346626322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sidR="00D71975">
              <w:rPr>
                <w:noProof/>
                <w:webHidden/>
              </w:rPr>
              <w:fldChar w:fldCharType="begin"/>
            </w:r>
            <w:r w:rsidR="00C23A6D">
              <w:rPr>
                <w:noProof/>
                <w:webHidden/>
              </w:rPr>
              <w:instrText xml:space="preserve"> PAGEREF _Toc346626323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sidR="00D71975">
              <w:rPr>
                <w:noProof/>
                <w:webHidden/>
              </w:rPr>
              <w:fldChar w:fldCharType="begin"/>
            </w:r>
            <w:r w:rsidR="00C23A6D">
              <w:rPr>
                <w:noProof/>
                <w:webHidden/>
              </w:rPr>
              <w:instrText xml:space="preserve"> PAGEREF _Toc346626324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sidR="00D71975">
              <w:rPr>
                <w:noProof/>
                <w:webHidden/>
              </w:rPr>
              <w:fldChar w:fldCharType="begin"/>
            </w:r>
            <w:r w:rsidR="00C23A6D">
              <w:rPr>
                <w:noProof/>
                <w:webHidden/>
              </w:rPr>
              <w:instrText xml:space="preserve"> PAGEREF _Toc346626325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sidR="00D71975">
              <w:rPr>
                <w:noProof/>
                <w:webHidden/>
              </w:rPr>
              <w:fldChar w:fldCharType="begin"/>
            </w:r>
            <w:r w:rsidR="00C23A6D">
              <w:rPr>
                <w:noProof/>
                <w:webHidden/>
              </w:rPr>
              <w:instrText xml:space="preserve"> PAGEREF _Toc346626326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sidR="00D71975">
              <w:rPr>
                <w:noProof/>
                <w:webHidden/>
              </w:rPr>
              <w:fldChar w:fldCharType="begin"/>
            </w:r>
            <w:r w:rsidR="00C23A6D">
              <w:rPr>
                <w:noProof/>
                <w:webHidden/>
              </w:rPr>
              <w:instrText xml:space="preserve"> PAGEREF _Toc346626327 \h </w:instrText>
            </w:r>
            <w:r w:rsidR="00D71975">
              <w:rPr>
                <w:noProof/>
                <w:webHidden/>
              </w:rPr>
            </w:r>
            <w:r w:rsidR="00D71975">
              <w:rPr>
                <w:noProof/>
                <w:webHidden/>
              </w:rPr>
              <w:fldChar w:fldCharType="separate"/>
            </w:r>
            <w:r w:rsidR="00C23A6D">
              <w:rPr>
                <w:noProof/>
                <w:webHidden/>
              </w:rPr>
              <w:t>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sidR="00D71975">
              <w:rPr>
                <w:noProof/>
                <w:webHidden/>
              </w:rPr>
              <w:fldChar w:fldCharType="begin"/>
            </w:r>
            <w:r w:rsidR="00C23A6D">
              <w:rPr>
                <w:noProof/>
                <w:webHidden/>
              </w:rPr>
              <w:instrText xml:space="preserve"> PAGEREF _Toc346626328 \h </w:instrText>
            </w:r>
            <w:r w:rsidR="00D71975">
              <w:rPr>
                <w:noProof/>
                <w:webHidden/>
              </w:rPr>
            </w:r>
            <w:r w:rsidR="00D71975">
              <w:rPr>
                <w:noProof/>
                <w:webHidden/>
              </w:rPr>
              <w:fldChar w:fldCharType="separate"/>
            </w:r>
            <w:r w:rsidR="00C23A6D">
              <w:rPr>
                <w:noProof/>
                <w:webHidden/>
              </w:rPr>
              <w:t>6</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sidR="00D71975">
              <w:rPr>
                <w:noProof/>
                <w:webHidden/>
              </w:rPr>
              <w:fldChar w:fldCharType="begin"/>
            </w:r>
            <w:r w:rsidR="00C23A6D">
              <w:rPr>
                <w:noProof/>
                <w:webHidden/>
              </w:rPr>
              <w:instrText xml:space="preserve"> PAGEREF _Toc346626329 \h </w:instrText>
            </w:r>
            <w:r w:rsidR="00D71975">
              <w:rPr>
                <w:noProof/>
                <w:webHidden/>
              </w:rPr>
            </w:r>
            <w:r w:rsidR="00D71975">
              <w:rPr>
                <w:noProof/>
                <w:webHidden/>
              </w:rPr>
              <w:fldChar w:fldCharType="separate"/>
            </w:r>
            <w:r w:rsidR="00C23A6D">
              <w:rPr>
                <w:noProof/>
                <w:webHidden/>
              </w:rPr>
              <w:t>7</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sidR="00D71975">
              <w:rPr>
                <w:noProof/>
                <w:webHidden/>
              </w:rPr>
              <w:fldChar w:fldCharType="begin"/>
            </w:r>
            <w:r w:rsidR="00C23A6D">
              <w:rPr>
                <w:noProof/>
                <w:webHidden/>
              </w:rPr>
              <w:instrText xml:space="preserve"> PAGEREF _Toc346626330 \h </w:instrText>
            </w:r>
            <w:r w:rsidR="00D71975">
              <w:rPr>
                <w:noProof/>
                <w:webHidden/>
              </w:rPr>
            </w:r>
            <w:r w:rsidR="00D71975">
              <w:rPr>
                <w:noProof/>
                <w:webHidden/>
              </w:rPr>
              <w:fldChar w:fldCharType="separate"/>
            </w:r>
            <w:r w:rsidR="00C23A6D">
              <w:rPr>
                <w:noProof/>
                <w:webHidden/>
              </w:rPr>
              <w:t>7</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sidR="00D71975">
              <w:rPr>
                <w:noProof/>
                <w:webHidden/>
              </w:rPr>
              <w:fldChar w:fldCharType="begin"/>
            </w:r>
            <w:r w:rsidR="00C23A6D">
              <w:rPr>
                <w:noProof/>
                <w:webHidden/>
              </w:rPr>
              <w:instrText xml:space="preserve"> PAGEREF _Toc346626331 \h </w:instrText>
            </w:r>
            <w:r w:rsidR="00D71975">
              <w:rPr>
                <w:noProof/>
                <w:webHidden/>
              </w:rPr>
            </w:r>
            <w:r w:rsidR="00D71975">
              <w:rPr>
                <w:noProof/>
                <w:webHidden/>
              </w:rPr>
              <w:fldChar w:fldCharType="separate"/>
            </w:r>
            <w:r w:rsidR="00C23A6D">
              <w:rPr>
                <w:noProof/>
                <w:webHidden/>
              </w:rPr>
              <w:t>10</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sidR="00D71975">
              <w:rPr>
                <w:noProof/>
                <w:webHidden/>
              </w:rPr>
              <w:fldChar w:fldCharType="begin"/>
            </w:r>
            <w:r w:rsidR="00C23A6D">
              <w:rPr>
                <w:noProof/>
                <w:webHidden/>
              </w:rPr>
              <w:instrText xml:space="preserve"> PAGEREF _Toc346626332 \h </w:instrText>
            </w:r>
            <w:r w:rsidR="00D71975">
              <w:rPr>
                <w:noProof/>
                <w:webHidden/>
              </w:rPr>
            </w:r>
            <w:r w:rsidR="00D71975">
              <w:rPr>
                <w:noProof/>
                <w:webHidden/>
              </w:rPr>
              <w:fldChar w:fldCharType="separate"/>
            </w:r>
            <w:r w:rsidR="00C23A6D">
              <w:rPr>
                <w:noProof/>
                <w:webHidden/>
              </w:rPr>
              <w:t>10</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sidR="00D71975">
              <w:rPr>
                <w:noProof/>
                <w:webHidden/>
              </w:rPr>
              <w:fldChar w:fldCharType="begin"/>
            </w:r>
            <w:r w:rsidR="00C23A6D">
              <w:rPr>
                <w:noProof/>
                <w:webHidden/>
              </w:rPr>
              <w:instrText xml:space="preserve"> PAGEREF _Toc346626333 \h </w:instrText>
            </w:r>
            <w:r w:rsidR="00D71975">
              <w:rPr>
                <w:noProof/>
                <w:webHidden/>
              </w:rPr>
            </w:r>
            <w:r w:rsidR="00D71975">
              <w:rPr>
                <w:noProof/>
                <w:webHidden/>
              </w:rPr>
              <w:fldChar w:fldCharType="separate"/>
            </w:r>
            <w:r w:rsidR="00C23A6D">
              <w:rPr>
                <w:noProof/>
                <w:webHidden/>
              </w:rPr>
              <w:t>10</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sidR="00D71975">
              <w:rPr>
                <w:noProof/>
                <w:webHidden/>
              </w:rPr>
              <w:fldChar w:fldCharType="begin"/>
            </w:r>
            <w:r w:rsidR="00C23A6D">
              <w:rPr>
                <w:noProof/>
                <w:webHidden/>
              </w:rPr>
              <w:instrText xml:space="preserve"> PAGEREF _Toc346626334 \h </w:instrText>
            </w:r>
            <w:r w:rsidR="00D71975">
              <w:rPr>
                <w:noProof/>
                <w:webHidden/>
              </w:rPr>
            </w:r>
            <w:r w:rsidR="00D71975">
              <w:rPr>
                <w:noProof/>
                <w:webHidden/>
              </w:rPr>
              <w:fldChar w:fldCharType="separate"/>
            </w:r>
            <w:r w:rsidR="00C23A6D">
              <w:rPr>
                <w:noProof/>
                <w:webHidden/>
              </w:rPr>
              <w:t>10</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sidR="00D71975">
              <w:rPr>
                <w:noProof/>
                <w:webHidden/>
              </w:rPr>
              <w:fldChar w:fldCharType="begin"/>
            </w:r>
            <w:r w:rsidR="00C23A6D">
              <w:rPr>
                <w:noProof/>
                <w:webHidden/>
              </w:rPr>
              <w:instrText xml:space="preserve"> PAGEREF _Toc346626335 \h </w:instrText>
            </w:r>
            <w:r w:rsidR="00D71975">
              <w:rPr>
                <w:noProof/>
                <w:webHidden/>
              </w:rPr>
            </w:r>
            <w:r w:rsidR="00D71975">
              <w:rPr>
                <w:noProof/>
                <w:webHidden/>
              </w:rPr>
              <w:fldChar w:fldCharType="separate"/>
            </w:r>
            <w:r w:rsidR="00C23A6D">
              <w:rPr>
                <w:noProof/>
                <w:webHidden/>
              </w:rPr>
              <w:t>11</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sidR="00D71975">
              <w:rPr>
                <w:noProof/>
                <w:webHidden/>
              </w:rPr>
              <w:fldChar w:fldCharType="begin"/>
            </w:r>
            <w:r w:rsidR="00C23A6D">
              <w:rPr>
                <w:noProof/>
                <w:webHidden/>
              </w:rPr>
              <w:instrText xml:space="preserve"> PAGEREF _Toc346626336 \h </w:instrText>
            </w:r>
            <w:r w:rsidR="00D71975">
              <w:rPr>
                <w:noProof/>
                <w:webHidden/>
              </w:rPr>
            </w:r>
            <w:r w:rsidR="00D71975">
              <w:rPr>
                <w:noProof/>
                <w:webHidden/>
              </w:rPr>
              <w:fldChar w:fldCharType="separate"/>
            </w:r>
            <w:r w:rsidR="00C23A6D">
              <w:rPr>
                <w:noProof/>
                <w:webHidden/>
              </w:rPr>
              <w:t>15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sidR="00D71975">
              <w:rPr>
                <w:noProof/>
                <w:webHidden/>
              </w:rPr>
              <w:fldChar w:fldCharType="begin"/>
            </w:r>
            <w:r w:rsidR="00C23A6D">
              <w:rPr>
                <w:noProof/>
                <w:webHidden/>
              </w:rPr>
              <w:instrText xml:space="preserve"> PAGEREF _Toc346626337 \h </w:instrText>
            </w:r>
            <w:r w:rsidR="00D71975">
              <w:rPr>
                <w:noProof/>
                <w:webHidden/>
              </w:rPr>
            </w:r>
            <w:r w:rsidR="00D71975">
              <w:rPr>
                <w:noProof/>
                <w:webHidden/>
              </w:rPr>
              <w:fldChar w:fldCharType="separate"/>
            </w:r>
            <w:r w:rsidR="00C23A6D">
              <w:rPr>
                <w:noProof/>
                <w:webHidden/>
              </w:rPr>
              <w:t>15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sidR="00D71975">
              <w:rPr>
                <w:noProof/>
                <w:webHidden/>
              </w:rPr>
              <w:fldChar w:fldCharType="begin"/>
            </w:r>
            <w:r w:rsidR="00C23A6D">
              <w:rPr>
                <w:noProof/>
                <w:webHidden/>
              </w:rPr>
              <w:instrText xml:space="preserve"> PAGEREF _Toc346626338 \h </w:instrText>
            </w:r>
            <w:r w:rsidR="00D71975">
              <w:rPr>
                <w:noProof/>
                <w:webHidden/>
              </w:rPr>
            </w:r>
            <w:r w:rsidR="00D71975">
              <w:rPr>
                <w:noProof/>
                <w:webHidden/>
              </w:rPr>
              <w:fldChar w:fldCharType="separate"/>
            </w:r>
            <w:r w:rsidR="00C23A6D">
              <w:rPr>
                <w:noProof/>
                <w:webHidden/>
              </w:rPr>
              <w:t>15</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sidR="00D71975">
              <w:rPr>
                <w:noProof/>
                <w:webHidden/>
              </w:rPr>
              <w:fldChar w:fldCharType="begin"/>
            </w:r>
            <w:r w:rsidR="00C23A6D">
              <w:rPr>
                <w:noProof/>
                <w:webHidden/>
              </w:rPr>
              <w:instrText xml:space="preserve"> PAGEREF _Toc346626339 \h </w:instrText>
            </w:r>
            <w:r w:rsidR="00D71975">
              <w:rPr>
                <w:noProof/>
                <w:webHidden/>
              </w:rPr>
            </w:r>
            <w:r w:rsidR="00D71975">
              <w:rPr>
                <w:noProof/>
                <w:webHidden/>
              </w:rPr>
              <w:fldChar w:fldCharType="separate"/>
            </w:r>
            <w:r w:rsidR="00C23A6D">
              <w:rPr>
                <w:noProof/>
                <w:webHidden/>
              </w:rPr>
              <w:t>17</w:t>
            </w:r>
            <w:r w:rsidR="00D71975">
              <w:rPr>
                <w:noProof/>
                <w:webHidden/>
              </w:rPr>
              <w:fldChar w:fldCharType="end"/>
            </w:r>
          </w:hyperlink>
        </w:p>
        <w:p w:rsidR="00C23A6D" w:rsidRDefault="000C6BF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sidR="00D71975">
              <w:rPr>
                <w:noProof/>
                <w:webHidden/>
              </w:rPr>
              <w:fldChar w:fldCharType="begin"/>
            </w:r>
            <w:r w:rsidR="00C23A6D">
              <w:rPr>
                <w:noProof/>
                <w:webHidden/>
              </w:rPr>
              <w:instrText xml:space="preserve"> PAGEREF _Toc346626340 \h </w:instrText>
            </w:r>
            <w:r w:rsidR="00D71975">
              <w:rPr>
                <w:noProof/>
                <w:webHidden/>
              </w:rPr>
            </w:r>
            <w:r w:rsidR="00D71975">
              <w:rPr>
                <w:noProof/>
                <w:webHidden/>
              </w:rPr>
              <w:fldChar w:fldCharType="separate"/>
            </w:r>
            <w:r w:rsidR="00C23A6D">
              <w:rPr>
                <w:noProof/>
                <w:webHidden/>
              </w:rPr>
              <w:t>18</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sidR="00D71975">
              <w:rPr>
                <w:noProof/>
                <w:webHidden/>
              </w:rPr>
              <w:fldChar w:fldCharType="begin"/>
            </w:r>
            <w:r w:rsidR="00C23A6D">
              <w:rPr>
                <w:noProof/>
                <w:webHidden/>
              </w:rPr>
              <w:instrText xml:space="preserve"> PAGEREF _Toc346626341 \h </w:instrText>
            </w:r>
            <w:r w:rsidR="00D71975">
              <w:rPr>
                <w:noProof/>
                <w:webHidden/>
              </w:rPr>
            </w:r>
            <w:r w:rsidR="00D71975">
              <w:rPr>
                <w:noProof/>
                <w:webHidden/>
              </w:rPr>
              <w:fldChar w:fldCharType="separate"/>
            </w:r>
            <w:r w:rsidR="00C23A6D">
              <w:rPr>
                <w:noProof/>
                <w:webHidden/>
              </w:rPr>
              <w:t>18</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sidR="00D71975">
              <w:rPr>
                <w:noProof/>
                <w:webHidden/>
              </w:rPr>
              <w:fldChar w:fldCharType="begin"/>
            </w:r>
            <w:r w:rsidR="00C23A6D">
              <w:rPr>
                <w:noProof/>
                <w:webHidden/>
              </w:rPr>
              <w:instrText xml:space="preserve"> PAGEREF _Toc346626342 \h </w:instrText>
            </w:r>
            <w:r w:rsidR="00D71975">
              <w:rPr>
                <w:noProof/>
                <w:webHidden/>
              </w:rPr>
            </w:r>
            <w:r w:rsidR="00D71975">
              <w:rPr>
                <w:noProof/>
                <w:webHidden/>
              </w:rPr>
              <w:fldChar w:fldCharType="separate"/>
            </w:r>
            <w:r w:rsidR="00C23A6D">
              <w:rPr>
                <w:noProof/>
                <w:webHidden/>
              </w:rPr>
              <w:t>19</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sidR="00D71975">
              <w:rPr>
                <w:noProof/>
                <w:webHidden/>
              </w:rPr>
              <w:fldChar w:fldCharType="begin"/>
            </w:r>
            <w:r w:rsidR="00C23A6D">
              <w:rPr>
                <w:noProof/>
                <w:webHidden/>
              </w:rPr>
              <w:instrText xml:space="preserve"> PAGEREF _Toc346626343 \h </w:instrText>
            </w:r>
            <w:r w:rsidR="00D71975">
              <w:rPr>
                <w:noProof/>
                <w:webHidden/>
              </w:rPr>
            </w:r>
            <w:r w:rsidR="00D71975">
              <w:rPr>
                <w:noProof/>
                <w:webHidden/>
              </w:rPr>
              <w:fldChar w:fldCharType="separate"/>
            </w:r>
            <w:r w:rsidR="00C23A6D">
              <w:rPr>
                <w:noProof/>
                <w:webHidden/>
              </w:rPr>
              <w:t>19</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sidR="00D71975">
              <w:rPr>
                <w:noProof/>
                <w:webHidden/>
              </w:rPr>
              <w:fldChar w:fldCharType="begin"/>
            </w:r>
            <w:r w:rsidR="00C23A6D">
              <w:rPr>
                <w:noProof/>
                <w:webHidden/>
              </w:rPr>
              <w:instrText xml:space="preserve"> PAGEREF _Toc346626344 \h </w:instrText>
            </w:r>
            <w:r w:rsidR="00D71975">
              <w:rPr>
                <w:noProof/>
                <w:webHidden/>
              </w:rPr>
            </w:r>
            <w:r w:rsidR="00D71975">
              <w:rPr>
                <w:noProof/>
                <w:webHidden/>
              </w:rPr>
              <w:fldChar w:fldCharType="separate"/>
            </w:r>
            <w:r w:rsidR="00C23A6D">
              <w:rPr>
                <w:noProof/>
                <w:webHidden/>
              </w:rPr>
              <w:t>20</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sidR="00D71975">
              <w:rPr>
                <w:noProof/>
                <w:webHidden/>
              </w:rPr>
              <w:fldChar w:fldCharType="begin"/>
            </w:r>
            <w:r w:rsidR="00C23A6D">
              <w:rPr>
                <w:noProof/>
                <w:webHidden/>
              </w:rPr>
              <w:instrText xml:space="preserve"> PAGEREF _Toc346626345 \h </w:instrText>
            </w:r>
            <w:r w:rsidR="00D71975">
              <w:rPr>
                <w:noProof/>
                <w:webHidden/>
              </w:rPr>
            </w:r>
            <w:r w:rsidR="00D71975">
              <w:rPr>
                <w:noProof/>
                <w:webHidden/>
              </w:rPr>
              <w:fldChar w:fldCharType="separate"/>
            </w:r>
            <w:r w:rsidR="00C23A6D">
              <w:rPr>
                <w:noProof/>
                <w:webHidden/>
              </w:rPr>
              <w:t>20</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sidR="00D71975">
              <w:rPr>
                <w:noProof/>
                <w:webHidden/>
              </w:rPr>
              <w:fldChar w:fldCharType="begin"/>
            </w:r>
            <w:r w:rsidR="00C23A6D">
              <w:rPr>
                <w:noProof/>
                <w:webHidden/>
              </w:rPr>
              <w:instrText xml:space="preserve"> PAGEREF _Toc346626346 \h </w:instrText>
            </w:r>
            <w:r w:rsidR="00D71975">
              <w:rPr>
                <w:noProof/>
                <w:webHidden/>
              </w:rPr>
            </w:r>
            <w:r w:rsidR="00D71975">
              <w:rPr>
                <w:noProof/>
                <w:webHidden/>
              </w:rPr>
              <w:fldChar w:fldCharType="separate"/>
            </w:r>
            <w:r w:rsidR="00C23A6D">
              <w:rPr>
                <w:noProof/>
                <w:webHidden/>
              </w:rPr>
              <w:t>20</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sidR="00D71975">
              <w:rPr>
                <w:noProof/>
                <w:webHidden/>
              </w:rPr>
              <w:fldChar w:fldCharType="begin"/>
            </w:r>
            <w:r w:rsidR="00C23A6D">
              <w:rPr>
                <w:noProof/>
                <w:webHidden/>
              </w:rPr>
              <w:instrText xml:space="preserve"> PAGEREF _Toc346626347 \h </w:instrText>
            </w:r>
            <w:r w:rsidR="00D71975">
              <w:rPr>
                <w:noProof/>
                <w:webHidden/>
              </w:rPr>
            </w:r>
            <w:r w:rsidR="00D71975">
              <w:rPr>
                <w:noProof/>
                <w:webHidden/>
              </w:rPr>
              <w:fldChar w:fldCharType="separate"/>
            </w:r>
            <w:r w:rsidR="00C23A6D">
              <w:rPr>
                <w:noProof/>
                <w:webHidden/>
              </w:rPr>
              <w:t>21</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sidR="00D71975">
              <w:rPr>
                <w:noProof/>
                <w:webHidden/>
              </w:rPr>
              <w:fldChar w:fldCharType="begin"/>
            </w:r>
            <w:r w:rsidR="00C23A6D">
              <w:rPr>
                <w:noProof/>
                <w:webHidden/>
              </w:rPr>
              <w:instrText xml:space="preserve"> PAGEREF _Toc346626348 \h </w:instrText>
            </w:r>
            <w:r w:rsidR="00D71975">
              <w:rPr>
                <w:noProof/>
                <w:webHidden/>
              </w:rPr>
            </w:r>
            <w:r w:rsidR="00D71975">
              <w:rPr>
                <w:noProof/>
                <w:webHidden/>
              </w:rPr>
              <w:fldChar w:fldCharType="separate"/>
            </w:r>
            <w:r w:rsidR="00C23A6D">
              <w:rPr>
                <w:noProof/>
                <w:webHidden/>
              </w:rPr>
              <w:t>22</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sidR="00D71975">
              <w:rPr>
                <w:noProof/>
                <w:webHidden/>
              </w:rPr>
              <w:fldChar w:fldCharType="begin"/>
            </w:r>
            <w:r w:rsidR="00C23A6D">
              <w:rPr>
                <w:noProof/>
                <w:webHidden/>
              </w:rPr>
              <w:instrText xml:space="preserve"> PAGEREF _Toc346626349 \h </w:instrText>
            </w:r>
            <w:r w:rsidR="00D71975">
              <w:rPr>
                <w:noProof/>
                <w:webHidden/>
              </w:rPr>
            </w:r>
            <w:r w:rsidR="00D71975">
              <w:rPr>
                <w:noProof/>
                <w:webHidden/>
              </w:rPr>
              <w:fldChar w:fldCharType="separate"/>
            </w:r>
            <w:r w:rsidR="00C23A6D">
              <w:rPr>
                <w:noProof/>
                <w:webHidden/>
              </w:rPr>
              <w:t>22</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sidR="00D71975">
              <w:rPr>
                <w:noProof/>
                <w:webHidden/>
              </w:rPr>
              <w:fldChar w:fldCharType="begin"/>
            </w:r>
            <w:r w:rsidR="00C23A6D">
              <w:rPr>
                <w:noProof/>
                <w:webHidden/>
              </w:rPr>
              <w:instrText xml:space="preserve"> PAGEREF _Toc346626350 \h </w:instrText>
            </w:r>
            <w:r w:rsidR="00D71975">
              <w:rPr>
                <w:noProof/>
                <w:webHidden/>
              </w:rPr>
            </w:r>
            <w:r w:rsidR="00D71975">
              <w:rPr>
                <w:noProof/>
                <w:webHidden/>
              </w:rPr>
              <w:fldChar w:fldCharType="separate"/>
            </w:r>
            <w:r w:rsidR="00C23A6D">
              <w:rPr>
                <w:noProof/>
                <w:webHidden/>
              </w:rPr>
              <w:t>22</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sidR="00D71975">
              <w:rPr>
                <w:noProof/>
                <w:webHidden/>
              </w:rPr>
              <w:fldChar w:fldCharType="begin"/>
            </w:r>
            <w:r w:rsidR="00C23A6D">
              <w:rPr>
                <w:noProof/>
                <w:webHidden/>
              </w:rPr>
              <w:instrText xml:space="preserve"> PAGEREF _Toc346626351 \h </w:instrText>
            </w:r>
            <w:r w:rsidR="00D71975">
              <w:rPr>
                <w:noProof/>
                <w:webHidden/>
              </w:rPr>
            </w:r>
            <w:r w:rsidR="00D71975">
              <w:rPr>
                <w:noProof/>
                <w:webHidden/>
              </w:rPr>
              <w:fldChar w:fldCharType="separate"/>
            </w:r>
            <w:r w:rsidR="00C23A6D">
              <w:rPr>
                <w:noProof/>
                <w:webHidden/>
              </w:rPr>
              <w:t>22</w:t>
            </w:r>
            <w:r w:rsidR="00D71975">
              <w:rPr>
                <w:noProof/>
                <w:webHidden/>
              </w:rPr>
              <w:fldChar w:fldCharType="end"/>
            </w:r>
          </w:hyperlink>
        </w:p>
        <w:p w:rsidR="00C23A6D" w:rsidRDefault="000C6BF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sidR="00D71975">
              <w:rPr>
                <w:noProof/>
                <w:webHidden/>
              </w:rPr>
              <w:fldChar w:fldCharType="begin"/>
            </w:r>
            <w:r w:rsidR="00C23A6D">
              <w:rPr>
                <w:noProof/>
                <w:webHidden/>
              </w:rPr>
              <w:instrText xml:space="preserve"> PAGEREF _Toc346626352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sidR="00D71975">
              <w:rPr>
                <w:noProof/>
                <w:webHidden/>
              </w:rPr>
              <w:fldChar w:fldCharType="begin"/>
            </w:r>
            <w:r w:rsidR="00C23A6D">
              <w:rPr>
                <w:noProof/>
                <w:webHidden/>
              </w:rPr>
              <w:instrText xml:space="preserve"> PAGEREF _Toc346626353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sidR="00D71975">
              <w:rPr>
                <w:noProof/>
                <w:webHidden/>
              </w:rPr>
              <w:fldChar w:fldCharType="begin"/>
            </w:r>
            <w:r w:rsidR="00C23A6D">
              <w:rPr>
                <w:noProof/>
                <w:webHidden/>
              </w:rPr>
              <w:instrText xml:space="preserve"> PAGEREF _Toc346626354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sidR="00D71975">
              <w:rPr>
                <w:noProof/>
                <w:webHidden/>
              </w:rPr>
              <w:fldChar w:fldCharType="begin"/>
            </w:r>
            <w:r w:rsidR="00C23A6D">
              <w:rPr>
                <w:noProof/>
                <w:webHidden/>
              </w:rPr>
              <w:instrText xml:space="preserve"> PAGEREF _Toc346626355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sidR="00D71975">
              <w:rPr>
                <w:noProof/>
                <w:webHidden/>
              </w:rPr>
              <w:fldChar w:fldCharType="begin"/>
            </w:r>
            <w:r w:rsidR="00C23A6D">
              <w:rPr>
                <w:noProof/>
                <w:webHidden/>
              </w:rPr>
              <w:instrText xml:space="preserve"> PAGEREF _Toc346626356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sidR="00D71975">
              <w:rPr>
                <w:noProof/>
                <w:webHidden/>
              </w:rPr>
              <w:fldChar w:fldCharType="begin"/>
            </w:r>
            <w:r w:rsidR="00C23A6D">
              <w:rPr>
                <w:noProof/>
                <w:webHidden/>
              </w:rPr>
              <w:instrText xml:space="preserve"> PAGEREF _Toc346626357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sidR="00D71975">
              <w:rPr>
                <w:noProof/>
                <w:webHidden/>
              </w:rPr>
              <w:fldChar w:fldCharType="begin"/>
            </w:r>
            <w:r w:rsidR="00C23A6D">
              <w:rPr>
                <w:noProof/>
                <w:webHidden/>
              </w:rPr>
              <w:instrText xml:space="preserve"> PAGEREF _Toc346626358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sidR="00D71975">
              <w:rPr>
                <w:noProof/>
                <w:webHidden/>
              </w:rPr>
              <w:fldChar w:fldCharType="begin"/>
            </w:r>
            <w:r w:rsidR="00C23A6D">
              <w:rPr>
                <w:noProof/>
                <w:webHidden/>
              </w:rPr>
              <w:instrText xml:space="preserve"> PAGEREF _Toc346626359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sidR="00D71975">
              <w:rPr>
                <w:noProof/>
                <w:webHidden/>
              </w:rPr>
              <w:fldChar w:fldCharType="begin"/>
            </w:r>
            <w:r w:rsidR="00C23A6D">
              <w:rPr>
                <w:noProof/>
                <w:webHidden/>
              </w:rPr>
              <w:instrText xml:space="preserve"> PAGEREF _Toc346626360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sidR="00D71975">
              <w:rPr>
                <w:noProof/>
                <w:webHidden/>
              </w:rPr>
              <w:fldChar w:fldCharType="begin"/>
            </w:r>
            <w:r w:rsidR="00C23A6D">
              <w:rPr>
                <w:noProof/>
                <w:webHidden/>
              </w:rPr>
              <w:instrText xml:space="preserve"> PAGEREF _Toc346626361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sidR="00D71975">
              <w:rPr>
                <w:noProof/>
                <w:webHidden/>
              </w:rPr>
              <w:fldChar w:fldCharType="begin"/>
            </w:r>
            <w:r w:rsidR="00C23A6D">
              <w:rPr>
                <w:noProof/>
                <w:webHidden/>
              </w:rPr>
              <w:instrText xml:space="preserve"> PAGEREF _Toc346626362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sidR="00D71975">
              <w:rPr>
                <w:noProof/>
                <w:webHidden/>
              </w:rPr>
              <w:fldChar w:fldCharType="begin"/>
            </w:r>
            <w:r w:rsidR="00C23A6D">
              <w:rPr>
                <w:noProof/>
                <w:webHidden/>
              </w:rPr>
              <w:instrText xml:space="preserve"> PAGEREF _Toc346626363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sidR="00D71975">
              <w:rPr>
                <w:noProof/>
                <w:webHidden/>
              </w:rPr>
              <w:fldChar w:fldCharType="begin"/>
            </w:r>
            <w:r w:rsidR="00C23A6D">
              <w:rPr>
                <w:noProof/>
                <w:webHidden/>
              </w:rPr>
              <w:instrText xml:space="preserve"> PAGEREF _Toc346626364 \h </w:instrText>
            </w:r>
            <w:r w:rsidR="00D71975">
              <w:rPr>
                <w:noProof/>
                <w:webHidden/>
              </w:rPr>
            </w:r>
            <w:r w:rsidR="00D71975">
              <w:rPr>
                <w:noProof/>
                <w:webHidden/>
              </w:rPr>
              <w:fldChar w:fldCharType="separate"/>
            </w:r>
            <w:r w:rsidR="00C23A6D">
              <w:rPr>
                <w:noProof/>
                <w:webHidden/>
              </w:rPr>
              <w:t>23</w:t>
            </w:r>
            <w:r w:rsidR="00D71975">
              <w:rPr>
                <w:noProof/>
                <w:webHidden/>
              </w:rPr>
              <w:fldChar w:fldCharType="end"/>
            </w:r>
          </w:hyperlink>
        </w:p>
        <w:p w:rsidR="00C23A6D" w:rsidRDefault="000C6BF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sidR="00D71975">
              <w:rPr>
                <w:noProof/>
                <w:webHidden/>
              </w:rPr>
              <w:fldChar w:fldCharType="begin"/>
            </w:r>
            <w:r w:rsidR="00C23A6D">
              <w:rPr>
                <w:noProof/>
                <w:webHidden/>
              </w:rPr>
              <w:instrText xml:space="preserve"> PAGEREF _Toc346626365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sidR="00D71975">
              <w:rPr>
                <w:noProof/>
                <w:webHidden/>
              </w:rPr>
              <w:fldChar w:fldCharType="begin"/>
            </w:r>
            <w:r w:rsidR="00C23A6D">
              <w:rPr>
                <w:noProof/>
                <w:webHidden/>
              </w:rPr>
              <w:instrText xml:space="preserve"> PAGEREF _Toc346626366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sidR="00D71975">
              <w:rPr>
                <w:noProof/>
                <w:webHidden/>
              </w:rPr>
              <w:fldChar w:fldCharType="begin"/>
            </w:r>
            <w:r w:rsidR="00C23A6D">
              <w:rPr>
                <w:noProof/>
                <w:webHidden/>
              </w:rPr>
              <w:instrText xml:space="preserve"> PAGEREF _Toc346626367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sidR="00D71975">
              <w:rPr>
                <w:noProof/>
                <w:webHidden/>
              </w:rPr>
              <w:fldChar w:fldCharType="begin"/>
            </w:r>
            <w:r w:rsidR="00C23A6D">
              <w:rPr>
                <w:noProof/>
                <w:webHidden/>
              </w:rPr>
              <w:instrText xml:space="preserve"> PAGEREF _Toc346626368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sidR="00D71975">
              <w:rPr>
                <w:noProof/>
                <w:webHidden/>
              </w:rPr>
              <w:fldChar w:fldCharType="begin"/>
            </w:r>
            <w:r w:rsidR="00C23A6D">
              <w:rPr>
                <w:noProof/>
                <w:webHidden/>
              </w:rPr>
              <w:instrText xml:space="preserve"> PAGEREF _Toc346626369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sidR="00D71975">
              <w:rPr>
                <w:noProof/>
                <w:webHidden/>
              </w:rPr>
              <w:fldChar w:fldCharType="begin"/>
            </w:r>
            <w:r w:rsidR="00C23A6D">
              <w:rPr>
                <w:noProof/>
                <w:webHidden/>
              </w:rPr>
              <w:instrText xml:space="preserve"> PAGEREF _Toc346626370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sidR="00D71975">
              <w:rPr>
                <w:noProof/>
                <w:webHidden/>
              </w:rPr>
              <w:fldChar w:fldCharType="begin"/>
            </w:r>
            <w:r w:rsidR="00C23A6D">
              <w:rPr>
                <w:noProof/>
                <w:webHidden/>
              </w:rPr>
              <w:instrText xml:space="preserve"> PAGEREF _Toc346626371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sidR="00D71975">
              <w:rPr>
                <w:noProof/>
                <w:webHidden/>
              </w:rPr>
              <w:fldChar w:fldCharType="begin"/>
            </w:r>
            <w:r w:rsidR="00C23A6D">
              <w:rPr>
                <w:noProof/>
                <w:webHidden/>
              </w:rPr>
              <w:instrText xml:space="preserve"> PAGEREF _Toc346626372 \h </w:instrText>
            </w:r>
            <w:r w:rsidR="00D71975">
              <w:rPr>
                <w:noProof/>
                <w:webHidden/>
              </w:rPr>
            </w:r>
            <w:r w:rsidR="00D71975">
              <w:rPr>
                <w:noProof/>
                <w:webHidden/>
              </w:rPr>
              <w:fldChar w:fldCharType="separate"/>
            </w:r>
            <w:r w:rsidR="00C23A6D">
              <w:rPr>
                <w:noProof/>
                <w:webHidden/>
              </w:rPr>
              <w:t>24</w:t>
            </w:r>
            <w:r w:rsidR="00D71975">
              <w:rPr>
                <w:noProof/>
                <w:webHidden/>
              </w:rPr>
              <w:fldChar w:fldCharType="end"/>
            </w:r>
          </w:hyperlink>
        </w:p>
        <w:p w:rsidR="00C23A6D" w:rsidRDefault="000C6BF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sidR="00D71975">
              <w:rPr>
                <w:noProof/>
                <w:webHidden/>
              </w:rPr>
              <w:fldChar w:fldCharType="begin"/>
            </w:r>
            <w:r w:rsidR="00C23A6D">
              <w:rPr>
                <w:noProof/>
                <w:webHidden/>
              </w:rPr>
              <w:instrText xml:space="preserve"> PAGEREF _Toc346626373 \h </w:instrText>
            </w:r>
            <w:r w:rsidR="00D71975">
              <w:rPr>
                <w:noProof/>
                <w:webHidden/>
              </w:rPr>
            </w:r>
            <w:r w:rsidR="00D71975">
              <w:rPr>
                <w:noProof/>
                <w:webHidden/>
              </w:rPr>
              <w:fldChar w:fldCharType="separate"/>
            </w:r>
            <w:r w:rsidR="00C23A6D">
              <w:rPr>
                <w:noProof/>
                <w:webHidden/>
              </w:rPr>
              <w:t>25</w:t>
            </w:r>
            <w:r w:rsidR="00D71975">
              <w:rPr>
                <w:noProof/>
                <w:webHidden/>
              </w:rPr>
              <w:fldChar w:fldCharType="end"/>
            </w:r>
          </w:hyperlink>
        </w:p>
        <w:p w:rsidR="00C23A6D" w:rsidRDefault="000C6BF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sidR="00D71975">
              <w:rPr>
                <w:noProof/>
                <w:webHidden/>
              </w:rPr>
              <w:fldChar w:fldCharType="begin"/>
            </w:r>
            <w:r w:rsidR="00C23A6D">
              <w:rPr>
                <w:noProof/>
                <w:webHidden/>
              </w:rPr>
              <w:instrText xml:space="preserve"> PAGEREF _Toc346626374 \h </w:instrText>
            </w:r>
            <w:r w:rsidR="00D71975">
              <w:rPr>
                <w:noProof/>
                <w:webHidden/>
              </w:rPr>
            </w:r>
            <w:r w:rsidR="00D71975">
              <w:rPr>
                <w:noProof/>
                <w:webHidden/>
              </w:rPr>
              <w:fldChar w:fldCharType="separate"/>
            </w:r>
            <w:r w:rsidR="00C23A6D">
              <w:rPr>
                <w:noProof/>
                <w:webHidden/>
              </w:rPr>
              <w:t>25</w:t>
            </w:r>
            <w:r w:rsidR="00D71975">
              <w:rPr>
                <w:noProof/>
                <w:webHidden/>
              </w:rPr>
              <w:fldChar w:fldCharType="end"/>
            </w:r>
          </w:hyperlink>
        </w:p>
        <w:p w:rsidR="00C23A6D" w:rsidRDefault="000C6BF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sidR="00D71975">
              <w:rPr>
                <w:noProof/>
                <w:webHidden/>
              </w:rPr>
              <w:fldChar w:fldCharType="begin"/>
            </w:r>
            <w:r w:rsidR="00C23A6D">
              <w:rPr>
                <w:noProof/>
                <w:webHidden/>
              </w:rPr>
              <w:instrText xml:space="preserve"> PAGEREF _Toc346626375 \h </w:instrText>
            </w:r>
            <w:r w:rsidR="00D71975">
              <w:rPr>
                <w:noProof/>
                <w:webHidden/>
              </w:rPr>
            </w:r>
            <w:r w:rsidR="00D71975">
              <w:rPr>
                <w:noProof/>
                <w:webHidden/>
              </w:rPr>
              <w:fldChar w:fldCharType="separate"/>
            </w:r>
            <w:r w:rsidR="00C23A6D">
              <w:rPr>
                <w:noProof/>
                <w:webHidden/>
              </w:rPr>
              <w:t>25</w:t>
            </w:r>
            <w:r w:rsidR="00D71975">
              <w:rPr>
                <w:noProof/>
                <w:webHidden/>
              </w:rPr>
              <w:fldChar w:fldCharType="end"/>
            </w:r>
          </w:hyperlink>
        </w:p>
        <w:p w:rsidR="00C23A6D" w:rsidRDefault="000C6BF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sidR="00D71975">
              <w:rPr>
                <w:noProof/>
                <w:webHidden/>
              </w:rPr>
              <w:fldChar w:fldCharType="begin"/>
            </w:r>
            <w:r w:rsidR="00C23A6D">
              <w:rPr>
                <w:noProof/>
                <w:webHidden/>
              </w:rPr>
              <w:instrText xml:space="preserve"> PAGEREF _Toc346626376 \h </w:instrText>
            </w:r>
            <w:r w:rsidR="00D71975">
              <w:rPr>
                <w:noProof/>
                <w:webHidden/>
              </w:rPr>
            </w:r>
            <w:r w:rsidR="00D71975">
              <w:rPr>
                <w:noProof/>
                <w:webHidden/>
              </w:rPr>
              <w:fldChar w:fldCharType="separate"/>
            </w:r>
            <w:r w:rsidR="00C23A6D">
              <w:rPr>
                <w:noProof/>
                <w:webHidden/>
              </w:rPr>
              <w:t>25</w:t>
            </w:r>
            <w:r w:rsidR="00D71975">
              <w:rPr>
                <w:noProof/>
                <w:webHidden/>
              </w:rPr>
              <w:fldChar w:fldCharType="end"/>
            </w:r>
          </w:hyperlink>
        </w:p>
        <w:p w:rsidR="003E74D4" w:rsidRDefault="00D7197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firstRow="1" w:lastRow="0" w:firstColumn="1" w:lastColumn="0" w:noHBand="0" w:noVBand="1"/>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firstRow="1" w:lastRow="0" w:firstColumn="1" w:lastColumn="0" w:noHBand="0" w:noVBand="1"/>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firstRow="1" w:lastRow="0" w:firstColumn="1" w:lastColumn="0" w:noHBand="0" w:noVBand="1"/>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 xml:space="preserve">Name, Address, Contact No. </w:t>
            </w:r>
            <w:proofErr w:type="spellStart"/>
            <w:r>
              <w:t>etc</w:t>
            </w:r>
            <w:proofErr w:type="spellEnd"/>
            <w:r>
              <w:t xml:space="preserve">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 xml:space="preserve">SMS application will be tested using following strategies to ensure that the application succeeds to complete all the functional and </w:t>
      </w:r>
      <w:proofErr w:type="spellStart"/>
      <w:r>
        <w:t>non functional</w:t>
      </w:r>
      <w:proofErr w:type="spellEnd"/>
      <w:r>
        <w:t xml:space="preserve">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w:t>
      </w:r>
      <w:proofErr w:type="spellStart"/>
      <w:r w:rsidRPr="006B0E31">
        <w:rPr>
          <w:rFonts w:ascii="Arial" w:hAnsi="Arial" w:cs="Arial"/>
        </w:rPr>
        <w:t>analyzing</w:t>
      </w:r>
      <w:proofErr w:type="spellEnd"/>
      <w:r w:rsidRPr="006B0E31">
        <w:rPr>
          <w:rFonts w:ascii="Arial" w:hAnsi="Arial" w:cs="Arial"/>
        </w:rPr>
        <w:t xml:space="preserve">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expected results occur when 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Business rules are properly applied.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All planned tests have been executed.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SMS.</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expected results occur when valid data is used.</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0C3860">
            <w:pPr>
              <w:pStyle w:val="BodyText1"/>
              <w:numPr>
                <w:ilvl w:val="0"/>
                <w:numId w:val="4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0C3860">
            <w:pPr>
              <w:pStyle w:val="BodyText1"/>
              <w:numPr>
                <w:ilvl w:val="0"/>
                <w:numId w:val="45"/>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All planned tests have been executed.</w:t>
            </w:r>
          </w:p>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0C3860">
            <w:pPr>
              <w:pStyle w:val="BodyText1"/>
              <w:numPr>
                <w:ilvl w:val="0"/>
                <w:numId w:val="45"/>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Verify the design and layout of the screen.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Identify the integration links.</w:t>
            </w:r>
          </w:p>
          <w:p w:rsidR="000C3860" w:rsidRDefault="000C3860" w:rsidP="000C3860">
            <w:pPr>
              <w:pStyle w:val="BodyText1"/>
              <w:numPr>
                <w:ilvl w:val="0"/>
                <w:numId w:val="4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w:t>
            </w:r>
            <w:proofErr w:type="spellStart"/>
            <w:r>
              <w:rPr>
                <w:rFonts w:ascii="Arial" w:hAnsi="Arial" w:cs="Arial"/>
              </w:rPr>
              <w:t>etc</w:t>
            </w:r>
            <w:proofErr w:type="spellEnd"/>
          </w:p>
          <w:p w:rsidR="000C3860" w:rsidRPr="006B0E31" w:rsidRDefault="000C3860" w:rsidP="000C3860">
            <w:pPr>
              <w:pStyle w:val="BodyText1"/>
              <w:numPr>
                <w:ilvl w:val="0"/>
                <w:numId w:val="45"/>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navigation test cases have been executed.</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0C3860">
      <w:pPr>
        <w:pStyle w:val="BodyText1"/>
        <w:numPr>
          <w:ilvl w:val="0"/>
          <w:numId w:val="46"/>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Data Migration is done.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0C3860">
            <w:pPr>
              <w:pStyle w:val="BodyText1"/>
              <w:numPr>
                <w:ilvl w:val="0"/>
                <w:numId w:val="4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0C3860">
            <w:pPr>
              <w:pStyle w:val="BodyText1"/>
              <w:numPr>
                <w:ilvl w:val="0"/>
                <w:numId w:val="4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0C3860">
            <w:pPr>
              <w:pStyle w:val="BodyText1"/>
              <w:numPr>
                <w:ilvl w:val="0"/>
                <w:numId w:val="45"/>
              </w:numPr>
              <w:jc w:val="both"/>
              <w:rPr>
                <w:rFonts w:ascii="Arial" w:hAnsi="Arial" w:cs="Arial"/>
              </w:rPr>
            </w:pPr>
            <w:r>
              <w:rPr>
                <w:rFonts w:ascii="Arial" w:hAnsi="Arial" w:cs="Arial"/>
              </w:rPr>
              <w:t>Verification of the table structure.</w:t>
            </w:r>
          </w:p>
          <w:p w:rsidR="000C3860" w:rsidRDefault="000C3860" w:rsidP="000C3860">
            <w:pPr>
              <w:pStyle w:val="BodyText1"/>
              <w:numPr>
                <w:ilvl w:val="0"/>
                <w:numId w:val="45"/>
              </w:numPr>
              <w:jc w:val="both"/>
              <w:rPr>
                <w:rFonts w:ascii="Arial" w:hAnsi="Arial" w:cs="Arial"/>
              </w:rPr>
            </w:pPr>
            <w:r>
              <w:rPr>
                <w:rFonts w:ascii="Arial" w:hAnsi="Arial" w:cs="Arial"/>
              </w:rPr>
              <w:t>Verification of record counts.</w:t>
            </w:r>
          </w:p>
          <w:p w:rsidR="000C3860" w:rsidRPr="006B0E31" w:rsidRDefault="000C3860" w:rsidP="000C3860">
            <w:pPr>
              <w:pStyle w:val="BodyText1"/>
              <w:numPr>
                <w:ilvl w:val="0"/>
                <w:numId w:val="45"/>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0C3860">
            <w:pPr>
              <w:pStyle w:val="BodyText1"/>
              <w:numPr>
                <w:ilvl w:val="0"/>
                <w:numId w:val="45"/>
              </w:numPr>
              <w:jc w:val="both"/>
              <w:rPr>
                <w:rFonts w:ascii="Arial" w:hAnsi="Arial" w:cs="Arial"/>
              </w:rPr>
            </w:pPr>
            <w:r>
              <w:rPr>
                <w:rFonts w:ascii="Arial" w:hAnsi="Arial" w:cs="Arial"/>
              </w:rPr>
              <w:t>The record count in the Source and the Destination databases should be equal.</w:t>
            </w:r>
          </w:p>
          <w:p w:rsidR="000C3860" w:rsidRDefault="000C3860" w:rsidP="000C3860">
            <w:pPr>
              <w:pStyle w:val="BodyText1"/>
              <w:numPr>
                <w:ilvl w:val="0"/>
                <w:numId w:val="45"/>
              </w:numPr>
              <w:jc w:val="both"/>
              <w:rPr>
                <w:rFonts w:ascii="Arial" w:hAnsi="Arial" w:cs="Arial"/>
              </w:rPr>
            </w:pPr>
            <w:r>
              <w:rPr>
                <w:rFonts w:ascii="Arial" w:hAnsi="Arial" w:cs="Arial"/>
              </w:rPr>
              <w:t>No data are truncated.</w:t>
            </w:r>
          </w:p>
          <w:p w:rsidR="000C3860" w:rsidRDefault="000C3860" w:rsidP="000C3860">
            <w:pPr>
              <w:pStyle w:val="BodyText1"/>
              <w:numPr>
                <w:ilvl w:val="0"/>
                <w:numId w:val="45"/>
              </w:numPr>
              <w:jc w:val="both"/>
              <w:rPr>
                <w:rFonts w:ascii="Arial" w:hAnsi="Arial" w:cs="Arial"/>
              </w:rPr>
            </w:pPr>
            <w:r>
              <w:rPr>
                <w:rFonts w:ascii="Arial" w:hAnsi="Arial" w:cs="Arial"/>
              </w:rPr>
              <w:t>Data formatting is proper (if required at any instance).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firstRow="1" w:lastRow="0" w:firstColumn="1" w:lastColumn="0" w:noHBand="0" w:noVBand="1"/>
      </w:tblPr>
      <w:tblGrid>
        <w:gridCol w:w="3192"/>
        <w:gridCol w:w="3192"/>
        <w:gridCol w:w="3192"/>
      </w:tblGrid>
      <w:tr w:rsidR="00956D08" w:rsidRPr="007963F1" w:rsidTr="00B24C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Comments</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Status</w:t>
            </w:r>
          </w:p>
        </w:tc>
      </w:tr>
      <w:tr w:rsidR="00956D08" w:rsidTr="00B24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 xml:space="preserve">NA </w:t>
            </w:r>
          </w:p>
          <w:p w:rsidR="00956D08" w:rsidRDefault="00956D08" w:rsidP="00B24CD5">
            <w:pPr>
              <w:cnfStyle w:val="000000100000" w:firstRow="0" w:lastRow="0" w:firstColumn="0" w:lastColumn="0" w:oddVBand="0" w:evenVBand="0" w:oddHBand="1" w:evenHBand="0" w:firstRowFirstColumn="0" w:firstRowLastColumn="0" w:lastRowFirstColumn="0" w:lastRowLastColumn="0"/>
            </w:pPr>
            <w:r>
              <w:t>NA</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firstRow="1" w:lastRow="0" w:firstColumn="1" w:lastColumn="0" w:noHBand="0" w:noVBand="1"/>
      </w:tblPr>
      <w:tblGrid>
        <w:gridCol w:w="3192"/>
        <w:gridCol w:w="3192"/>
        <w:gridCol w:w="3192"/>
      </w:tblGrid>
      <w:tr w:rsidR="00956D08" w:rsidRPr="007963F1" w:rsidTr="00B24C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Comments</w:t>
            </w:r>
          </w:p>
        </w:tc>
        <w:tc>
          <w:tcPr>
            <w:tcW w:w="3192" w:type="dxa"/>
          </w:tcPr>
          <w:p w:rsidR="00956D08" w:rsidRPr="007963F1" w:rsidRDefault="00956D08" w:rsidP="00B24CD5">
            <w:pPr>
              <w:cnfStyle w:val="100000000000" w:firstRow="1" w:lastRow="0" w:firstColumn="0" w:lastColumn="0" w:oddVBand="0" w:evenVBand="0" w:oddHBand="0" w:evenHBand="0" w:firstRowFirstColumn="0" w:firstRowLastColumn="0" w:lastRowFirstColumn="0" w:lastRowLastColumn="0"/>
              <w:rPr>
                <w:sz w:val="24"/>
                <w:szCs w:val="24"/>
              </w:rPr>
            </w:pPr>
            <w:r w:rsidRPr="007963F1">
              <w:rPr>
                <w:sz w:val="24"/>
                <w:szCs w:val="24"/>
              </w:rPr>
              <w:t>Status</w:t>
            </w:r>
          </w:p>
        </w:tc>
      </w:tr>
      <w:tr w:rsidR="00956D08" w:rsidTr="00B24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001</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 xml:space="preserve">NA </w:t>
            </w:r>
          </w:p>
        </w:tc>
        <w:tc>
          <w:tcPr>
            <w:tcW w:w="3192" w:type="dxa"/>
          </w:tcPr>
          <w:p w:rsidR="00956D08" w:rsidRDefault="00956D08" w:rsidP="00B24CD5">
            <w:pPr>
              <w:cnfStyle w:val="000000100000" w:firstRow="0" w:lastRow="0" w:firstColumn="0" w:lastColumn="0" w:oddVBand="0" w:evenVBand="0" w:oddHBand="1" w:evenHBand="0" w:firstRowFirstColumn="0" w:firstRowLastColumn="0" w:lastRowFirstColumn="0" w:lastRowLastColumn="0"/>
            </w:pPr>
            <w:r>
              <w:t>PASS</w:t>
            </w:r>
          </w:p>
        </w:tc>
      </w:tr>
      <w:tr w:rsidR="00956D08" w:rsidTr="00B24CD5">
        <w:tc>
          <w:tcPr>
            <w:cnfStyle w:val="001000000000" w:firstRow="0" w:lastRow="0" w:firstColumn="1" w:lastColumn="0" w:oddVBand="0" w:evenVBand="0" w:oddHBand="0" w:evenHBand="0" w:firstRowFirstColumn="0" w:firstRowLastColumn="0" w:lastRowFirstColumn="0" w:lastRowLastColumn="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firstRow="0" w:lastRow="0" w:firstColumn="0" w:lastColumn="0" w:oddVBand="0" w:evenVBand="0" w:oddHBand="0" w:evenHBand="0" w:firstRowFirstColumn="0" w:firstRowLastColumn="0" w:lastRowFirstColumn="0" w:lastRowLastColumn="0"/>
            </w:pPr>
            <w:r>
              <w:lastRenderedPageBreak/>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lastRenderedPageBreak/>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NA</w:t>
            </w:r>
          </w:p>
        </w:tc>
        <w:tc>
          <w:tcPr>
            <w:tcW w:w="3192" w:type="dxa"/>
          </w:tcPr>
          <w:p w:rsidR="00956D08" w:rsidRDefault="00956D08" w:rsidP="00B24CD5">
            <w:pPr>
              <w:cnfStyle w:val="000000000000" w:firstRow="0" w:lastRow="0" w:firstColumn="0" w:lastColumn="0" w:oddVBand="0" w:evenVBand="0" w:oddHBand="0" w:evenHBand="0" w:firstRowFirstColumn="0" w:firstRowLastColumn="0" w:lastRowFirstColumn="0" w:lastRowLastColumn="0"/>
            </w:pPr>
            <w:r>
              <w:lastRenderedPageBreak/>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lastRenderedPageBreak/>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r>
              <w:t>PASS</w:t>
            </w:r>
          </w:p>
          <w:p w:rsidR="00956D08" w:rsidRDefault="00956D08" w:rsidP="00B24CD5">
            <w:pPr>
              <w:cnfStyle w:val="000000000000" w:firstRow="0" w:lastRow="0" w:firstColumn="0" w:lastColumn="0" w:oddVBand="0" w:evenVBand="0" w:oddHBand="0" w:evenHBand="0" w:firstRowFirstColumn="0" w:firstRowLastColumn="0" w:lastRowFirstColumn="0" w:lastRowLastColumn="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0C6BFC" w:rsidP="00FC75E2">
      <w:pPr>
        <w:pStyle w:val="ListParagraph"/>
        <w:numPr>
          <w:ilvl w:val="0"/>
          <w:numId w:val="17"/>
        </w:numPr>
        <w:spacing w:before="0" w:line="480" w:lineRule="auto"/>
        <w:rPr>
          <w:rStyle w:val="Hyperlink"/>
        </w:rPr>
      </w:pPr>
      <w:hyperlink r:id="rId31" w:history="1">
        <w:r w:rsidR="00FC75E2"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0C6BFC" w:rsidP="00FC75E2">
      <w:pPr>
        <w:pStyle w:val="ListParagraph"/>
        <w:numPr>
          <w:ilvl w:val="0"/>
          <w:numId w:val="17"/>
        </w:numPr>
        <w:spacing w:before="0" w:line="480" w:lineRule="auto"/>
        <w:rPr>
          <w:rStyle w:val="Hyperlink"/>
        </w:rPr>
      </w:pPr>
      <w:hyperlink r:id="rId32" w:history="1">
        <w:r w:rsidR="00FC75E2"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0C6BFC" w:rsidP="00FC75E2">
      <w:pPr>
        <w:pStyle w:val="ListParagraph"/>
        <w:numPr>
          <w:ilvl w:val="0"/>
          <w:numId w:val="17"/>
        </w:numPr>
        <w:spacing w:before="0" w:line="480" w:lineRule="auto"/>
        <w:rPr>
          <w:rStyle w:val="Hyperlink"/>
        </w:rPr>
      </w:pPr>
      <w:hyperlink r:id="rId33" w:history="1">
        <w:r w:rsidR="00FC75E2" w:rsidRPr="00532BBF">
          <w:rPr>
            <w:rStyle w:val="Hyperlink"/>
            <w:rFonts w:ascii="Arial" w:hAnsi="Arial" w:cs="Arial"/>
            <w:lang w:eastAsia="en-IN"/>
          </w:rPr>
          <w:t>http://www.microsoft.com/en-us/default.aspx</w:t>
        </w:r>
      </w:hyperlink>
    </w:p>
    <w:p w:rsidR="00FC75E2" w:rsidRPr="00322939" w:rsidRDefault="000C6BFC" w:rsidP="00FC75E2">
      <w:pPr>
        <w:pStyle w:val="ListParagraph"/>
        <w:numPr>
          <w:ilvl w:val="0"/>
          <w:numId w:val="17"/>
        </w:numPr>
        <w:spacing w:before="0" w:line="480" w:lineRule="auto"/>
        <w:rPr>
          <w:color w:val="FF8119" w:themeColor="hyperlink"/>
          <w:u w:val="single"/>
        </w:rPr>
      </w:pPr>
      <w:hyperlink r:id="rId34" w:history="1">
        <w:r w:rsidR="00FC75E2"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0C6BFC" w:rsidP="00FC75E2">
      <w:pPr>
        <w:pStyle w:val="ListParagraph"/>
        <w:numPr>
          <w:ilvl w:val="0"/>
          <w:numId w:val="17"/>
        </w:numPr>
        <w:spacing w:before="0" w:line="480" w:lineRule="auto"/>
        <w:rPr>
          <w:rStyle w:val="Hyperlink"/>
        </w:rPr>
      </w:pPr>
      <w:hyperlink r:id="rId35" w:history="1">
        <w:r w:rsidR="00FC75E2" w:rsidRPr="00532BBF">
          <w:rPr>
            <w:rStyle w:val="Hyperlink"/>
            <w:rFonts w:ascii="Arial" w:hAnsi="Arial" w:cs="Arial"/>
            <w:lang w:eastAsia="en-IN"/>
          </w:rPr>
          <w:t>http://stackoverflow.com/</w:t>
        </w:r>
      </w:hyperlink>
    </w:p>
    <w:p w:rsidR="00FC75E2" w:rsidRPr="00866347" w:rsidRDefault="000C6BFC" w:rsidP="00FC75E2">
      <w:pPr>
        <w:pStyle w:val="ListParagraph"/>
        <w:numPr>
          <w:ilvl w:val="0"/>
          <w:numId w:val="17"/>
        </w:numPr>
        <w:spacing w:before="0" w:line="480" w:lineRule="auto"/>
        <w:rPr>
          <w:color w:val="FF8119" w:themeColor="hyperlink"/>
          <w:u w:val="single"/>
        </w:rPr>
      </w:pPr>
      <w:hyperlink r:id="rId36" w:history="1">
        <w:r w:rsidR="00FC75E2"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0C6BFC" w:rsidP="00FC75E2">
      <w:pPr>
        <w:pStyle w:val="ListParagraph"/>
        <w:numPr>
          <w:ilvl w:val="0"/>
          <w:numId w:val="17"/>
        </w:numPr>
        <w:spacing w:before="0" w:line="480" w:lineRule="auto"/>
        <w:rPr>
          <w:rStyle w:val="Hyperlink"/>
        </w:rPr>
      </w:pPr>
      <w:hyperlink r:id="rId37" w:history="1">
        <w:r w:rsidR="00FC75E2" w:rsidRPr="00532BBF">
          <w:rPr>
            <w:rStyle w:val="Hyperlink"/>
            <w:rFonts w:ascii="Arial" w:hAnsi="Arial" w:cs="Arial"/>
            <w:lang w:eastAsia="en-IN"/>
          </w:rPr>
          <w:t>http://www.w3schools.com</w:t>
        </w:r>
      </w:hyperlink>
    </w:p>
    <w:p w:rsidR="00FC75E2" w:rsidRPr="00BA5152" w:rsidRDefault="000C6BFC" w:rsidP="00FC75E2">
      <w:pPr>
        <w:pStyle w:val="ListParagraph"/>
        <w:numPr>
          <w:ilvl w:val="0"/>
          <w:numId w:val="17"/>
        </w:numPr>
        <w:spacing w:before="0" w:line="480" w:lineRule="auto"/>
        <w:rPr>
          <w:rStyle w:val="Hyperlink"/>
          <w:rFonts w:ascii="Arial" w:hAnsi="Arial" w:cs="Arial"/>
          <w:i/>
          <w:lang w:eastAsia="en-IN"/>
        </w:rPr>
      </w:pPr>
      <w:hyperlink r:id="rId38" w:history="1">
        <w:r w:rsidR="00FC75E2"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0" w:history="1">
        <w:r w:rsidR="00FC75E2"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0C6BFC" w:rsidP="00FC75E2">
      <w:pPr>
        <w:pStyle w:val="ListParagraph"/>
        <w:numPr>
          <w:ilvl w:val="0"/>
          <w:numId w:val="17"/>
        </w:numPr>
        <w:spacing w:before="0" w:line="480" w:lineRule="auto"/>
        <w:rPr>
          <w:rStyle w:val="Hyperlink"/>
          <w:rFonts w:ascii="Arial" w:hAnsi="Arial" w:cs="Arial"/>
          <w:i/>
          <w:lang w:eastAsia="en-IN"/>
        </w:rPr>
      </w:pPr>
      <w:hyperlink r:id="rId41" w:history="1">
        <w:r w:rsidR="00FC75E2" w:rsidRPr="00114710">
          <w:rPr>
            <w:rStyle w:val="Hyperlink"/>
            <w:rFonts w:ascii="Arial" w:hAnsi="Arial" w:cs="Arial"/>
            <w:lang w:eastAsia="en-IN"/>
          </w:rPr>
          <w:t>http://www.homeandlearn.co.uk/csharp/csharp.html</w:t>
        </w:r>
      </w:hyperlink>
    </w:p>
    <w:p w:rsidR="00FC75E2" w:rsidRPr="00931BA6" w:rsidRDefault="000C6BFC" w:rsidP="00FC75E2">
      <w:pPr>
        <w:pStyle w:val="ListParagraph"/>
        <w:numPr>
          <w:ilvl w:val="0"/>
          <w:numId w:val="17"/>
        </w:numPr>
        <w:spacing w:before="0" w:line="480" w:lineRule="auto"/>
        <w:rPr>
          <w:rFonts w:ascii="Arial" w:hAnsi="Arial" w:cs="Arial"/>
          <w:i/>
          <w:color w:val="FF8119" w:themeColor="hyperlink"/>
          <w:u w:val="single"/>
          <w:lang w:eastAsia="en-IN"/>
        </w:rPr>
      </w:pPr>
      <w:hyperlink r:id="rId42" w:history="1">
        <w:r w:rsidR="00FC75E2"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https://developers.facebook.com/apps</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7" w:history="1">
        <w:r w:rsidR="00FC75E2"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8" w:history="1">
        <w:r w:rsidR="00FC75E2" w:rsidRPr="009D5981">
          <w:rPr>
            <w:rStyle w:val="Hyperlink"/>
            <w:rFonts w:ascii="Arial" w:hAnsi="Arial" w:cs="Arial"/>
            <w:lang w:eastAsia="en-IN"/>
          </w:rPr>
          <w:t>https://developers.google.com/</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http://www.youtube.com/?gl=IN</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2" w:history="1">
        <w:r w:rsidR="00FC75E2" w:rsidRPr="00B2521C">
          <w:rPr>
            <w:rStyle w:val="Hyperlink"/>
            <w:rFonts w:ascii="Arial" w:hAnsi="Arial" w:cs="Arial"/>
            <w:lang w:eastAsia="en-IN"/>
          </w:rPr>
          <w:t>https://github.com/anirban-nandy</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3" w:history="1">
        <w:r w:rsidR="00FC75E2" w:rsidRPr="00806D4F">
          <w:rPr>
            <w:rStyle w:val="Hyperlink"/>
            <w:rFonts w:ascii="Arial" w:hAnsi="Arial" w:cs="Arial"/>
            <w:lang w:eastAsia="en-IN"/>
          </w:rPr>
          <w:t>https://github.com/anirban-nandy/DailyNoteBook</w:t>
        </w:r>
      </w:hyperlink>
    </w:p>
    <w:p w:rsidR="00FC75E2" w:rsidRPr="00972752" w:rsidRDefault="000C6BFC" w:rsidP="00FC75E2">
      <w:pPr>
        <w:pStyle w:val="ListParagraph"/>
        <w:numPr>
          <w:ilvl w:val="0"/>
          <w:numId w:val="17"/>
        </w:numPr>
        <w:spacing w:before="0" w:line="480" w:lineRule="auto"/>
        <w:rPr>
          <w:rStyle w:val="Hyperlink"/>
          <w:rFonts w:ascii="Arial" w:hAnsi="Arial" w:cs="Arial"/>
          <w:i/>
          <w:lang w:eastAsia="en-IN"/>
        </w:rPr>
      </w:pPr>
      <w:hyperlink r:id="rId54" w:history="1">
        <w:r w:rsidR="00FC75E2" w:rsidRPr="009D5981">
          <w:rPr>
            <w:rStyle w:val="Hyperlink"/>
            <w:rFonts w:ascii="Arial" w:hAnsi="Arial" w:cs="Arial"/>
            <w:lang w:eastAsia="en-IN"/>
          </w:rPr>
          <w:t>http://learn.github.com/p/intro.html</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http://www.vogella.com/articles/Git/article.html</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http://try.github.com/levels/1/challenges/1</w:t>
        </w:r>
      </w:hyperlink>
    </w:p>
    <w:p w:rsidR="00FC75E2" w:rsidRDefault="000C6BFC" w:rsidP="00FC75E2">
      <w:pPr>
        <w:pStyle w:val="ListParagraph"/>
        <w:numPr>
          <w:ilvl w:val="0"/>
          <w:numId w:val="17"/>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https://enterprise.github.com/support</w:t>
        </w:r>
      </w:hyperlink>
    </w:p>
    <w:p w:rsidR="00FC75E2" w:rsidRPr="009E7950" w:rsidRDefault="000C6BFC" w:rsidP="00FC75E2">
      <w:pPr>
        <w:pStyle w:val="ListParagraph"/>
        <w:numPr>
          <w:ilvl w:val="0"/>
          <w:numId w:val="17"/>
        </w:numPr>
        <w:spacing w:before="0" w:line="480" w:lineRule="auto"/>
        <w:rPr>
          <w:rFonts w:ascii="Arial" w:hAnsi="Arial" w:cs="Arial"/>
          <w:i/>
          <w:color w:val="FF8119" w:themeColor="hyperlink"/>
          <w:u w:val="single"/>
          <w:lang w:eastAsia="en-IN"/>
        </w:rPr>
      </w:pPr>
      <w:hyperlink r:id="rId58"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60"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1"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2"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3"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4"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5"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6"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7"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8"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9"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70"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1"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2"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 xml:space="preserve">In the past, I would use .NET Reflector or another tool to </w:t>
      </w:r>
      <w:proofErr w:type="spellStart"/>
      <w:r>
        <w:rPr>
          <w:rFonts w:ascii="Helvetica" w:hAnsi="Helvetica" w:cs="Helvetica"/>
          <w:color w:val="37414B"/>
          <w:sz w:val="21"/>
          <w:szCs w:val="21"/>
        </w:rPr>
        <w:t>analyze</w:t>
      </w:r>
      <w:proofErr w:type="spellEnd"/>
      <w:r>
        <w:rPr>
          <w:rFonts w:ascii="Helvetica" w:hAnsi="Helvetica" w:cs="Helvetica"/>
          <w:color w:val="37414B"/>
          <w:sz w:val="21"/>
          <w:szCs w:val="21"/>
        </w:rPr>
        <w:t xml:space="preserv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3"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4"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0C6BFC">
        <w:fldChar w:fldCharType="begin"/>
      </w:r>
      <w:r w:rsidR="000C6BFC">
        <w:instrText xml:space="preserve"> HYPERLINK "http://msdn.microsoft.com/en-IN/library/system.windows.aspx" </w:instrText>
      </w:r>
      <w:r w:rsidR="000C6BFC">
        <w:fldChar w:fldCharType="separate"/>
      </w:r>
      <w:r w:rsidRPr="00246808">
        <w:rPr>
          <w:rFonts w:ascii="Segoe UI" w:hAnsi="Segoe UI" w:cs="Segoe UI"/>
          <w:sz w:val="18"/>
        </w:rPr>
        <w:t>System.Windows</w:t>
      </w:r>
      <w:proofErr w:type="spellEnd"/>
      <w:r w:rsidR="000C6BFC">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"http://msdn.microsoft.com/en-IN/library/system.windows.controls.primitives.repeatbutton.aspx" </w:instrText>
      </w:r>
      <w:r w:rsidR="000C6BFC">
        <w:fldChar w:fldCharType="separate"/>
      </w:r>
      <w:r w:rsidRPr="002C67D4">
        <w:rPr>
          <w:rFonts w:ascii="Segoe UI" w:eastAsia="Times New Roman" w:hAnsi="Segoe UI" w:cs="Segoe UI"/>
          <w:sz w:val="18"/>
          <w:lang w:val="en-IN" w:eastAsia="en-IN" w:bidi="bn-IN"/>
        </w:rPr>
        <w:t>RepeatButton</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"http://msdn.microsoft.com/en-IN/library/system.windows.controls.datagrid.aspx" </w:instrText>
      </w:r>
      <w:r w:rsidR="000C6BFC">
        <w:fldChar w:fldCharType="separate"/>
      </w:r>
      <w:r w:rsidRPr="002C67D4">
        <w:rPr>
          <w:rFonts w:ascii="Segoe UI" w:eastAsia="Times New Roman" w:hAnsi="Segoe UI" w:cs="Segoe UI"/>
          <w:sz w:val="18"/>
          <w:lang w:val="en-IN" w:eastAsia="en-IN" w:bidi="bn-IN"/>
        </w:rPr>
        <w:t>DataGrid</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w:instrText>
      </w:r>
      <w:r w:rsidR="000C6BFC">
        <w:instrText xml:space="preserve">p://msdn.microsoft.com/en-IN/library/system.windows.controls.listview.aspx" </w:instrText>
      </w:r>
      <w:r w:rsidR="000C6BFC">
        <w:fldChar w:fldCharType="separate"/>
      </w:r>
      <w:r w:rsidRPr="002C67D4">
        <w:rPr>
          <w:rFonts w:ascii="Segoe UI" w:eastAsia="Times New Roman" w:hAnsi="Segoe UI" w:cs="Segoe UI"/>
          <w:sz w:val="18"/>
          <w:lang w:val="en-IN" w:eastAsia="en-IN" w:bidi="bn-IN"/>
        </w:rPr>
        <w:t>ListView</w:t>
      </w:r>
      <w:r w:rsidR="000C6BFC">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"http://msdn.microsoft.com/en-IN/library/system.windows.controls.treeview.aspx" </w:instrText>
      </w:r>
      <w:r w:rsidR="000C6BFC">
        <w:fldChar w:fldCharType="separate"/>
      </w:r>
      <w:r w:rsidRPr="002C67D4">
        <w:rPr>
          <w:rFonts w:ascii="Segoe UI" w:eastAsia="Times New Roman" w:hAnsi="Segoe UI" w:cs="Segoe UI"/>
          <w:sz w:val="18"/>
          <w:lang w:val="en-IN" w:eastAsia="en-IN" w:bidi="bn-IN"/>
        </w:rPr>
        <w:t>TreeView</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"http://msdn.microsoft.com/en-IN/library/system.windows.controls.datepicker.aspx" </w:instrText>
      </w:r>
      <w:r w:rsidR="000C6BFC">
        <w:fldChar w:fldCharType="separate"/>
      </w:r>
      <w:r w:rsidRPr="002C67D4">
        <w:rPr>
          <w:rFonts w:ascii="Segoe UI" w:eastAsia="Times New Roman" w:hAnsi="Segoe UI" w:cs="Segoe UI"/>
          <w:sz w:val="18"/>
          <w:lang w:val="en-IN" w:eastAsia="en-IN" w:bidi="bn-IN"/>
        </w:rPr>
        <w:t>DatePicker</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"http://msdn.microsoft.com/en-IN/library/microsoft.win32.openfiledialog.aspx" </w:instrText>
      </w:r>
      <w:r w:rsidR="000C6BFC">
        <w:fldChar w:fldCharType="separate"/>
      </w:r>
      <w:r w:rsidRPr="002C67D4">
        <w:rPr>
          <w:rFonts w:ascii="Segoe UI" w:eastAsia="Times New Roman" w:hAnsi="Segoe UI" w:cs="Segoe UI"/>
          <w:sz w:val="18"/>
          <w:lang w:val="en-IN" w:eastAsia="en-IN" w:bidi="bn-IN"/>
        </w:rPr>
        <w:t>OpenFileDialog</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"http://msdn.microsoft.com/en-IN/library/system.windows.controls.printdialog.aspx" </w:instrText>
      </w:r>
      <w:r w:rsidR="000C6BFC">
        <w:fldChar w:fldCharType="separate"/>
      </w:r>
      <w:r w:rsidRPr="002C67D4">
        <w:rPr>
          <w:rFonts w:ascii="Segoe UI" w:eastAsia="Times New Roman" w:hAnsi="Segoe UI" w:cs="Segoe UI"/>
          <w:sz w:val="18"/>
          <w:lang w:val="en-IN" w:eastAsia="en-IN" w:bidi="bn-IN"/>
        </w:rPr>
        <w:t>PrintDialog</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w:instrText>
      </w:r>
      <w:r w:rsidR="000C6BFC">
        <w:instrText xml:space="preserve">com/en-IN/library/microsoft.win32.savefiledialog.aspx" </w:instrText>
      </w:r>
      <w:r w:rsidR="000C6BFC">
        <w:fldChar w:fldCharType="separate"/>
      </w:r>
      <w:r w:rsidRPr="002C67D4">
        <w:rPr>
          <w:rFonts w:ascii="Segoe UI" w:eastAsia="Times New Roman" w:hAnsi="Segoe UI" w:cs="Segoe UI"/>
          <w:sz w:val="18"/>
          <w:lang w:val="en-IN" w:eastAsia="en-IN" w:bidi="bn-IN"/>
        </w:rPr>
        <w:t>SaveFileDialog</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"http://msdn.microsoft.com/en-IN/library/system.windows.controls.inkcanvas.aspx" </w:instrText>
      </w:r>
      <w:r w:rsidR="000C6BFC">
        <w:fldChar w:fldCharType="separate"/>
      </w:r>
      <w:r w:rsidRPr="002C67D4">
        <w:rPr>
          <w:rFonts w:ascii="Segoe UI" w:eastAsia="Times New Roman" w:hAnsi="Segoe UI" w:cs="Segoe UI"/>
          <w:sz w:val="18"/>
          <w:lang w:val="en-IN" w:eastAsia="en-IN" w:bidi="bn-IN"/>
        </w:rPr>
        <w:t>InkCanvas</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w:instrText>
      </w:r>
      <w:r w:rsidR="000C6BFC">
        <w:instrText xml:space="preserve">indows.controls.inkpresenter.aspx" </w:instrText>
      </w:r>
      <w:r w:rsidR="000C6BFC">
        <w:fldChar w:fldCharType="separate"/>
      </w:r>
      <w:r w:rsidRPr="002C67D4">
        <w:rPr>
          <w:rFonts w:ascii="Segoe UI" w:eastAsia="Times New Roman" w:hAnsi="Segoe UI" w:cs="Segoe UI"/>
          <w:sz w:val="18"/>
          <w:lang w:val="en-IN" w:eastAsia="en-IN" w:bidi="bn-IN"/>
        </w:rPr>
        <w:t>InkPresenter</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1"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"http://msdn.microsoft.com/en-IN/library/system.windows.controls.textbox.aspx" </w:instrText>
      </w:r>
      <w:r w:rsidR="000C6BFC">
        <w:fldChar w:fldCharType="separate"/>
      </w:r>
      <w:r w:rsidRPr="002C67D4">
        <w:rPr>
          <w:rFonts w:ascii="Segoe UI" w:eastAsia="Times New Roman" w:hAnsi="Segoe UI" w:cs="Segoe UI"/>
          <w:sz w:val="18"/>
          <w:lang w:val="en-IN" w:eastAsia="en-IN" w:bidi="bn-IN"/>
        </w:rPr>
        <w:t>TextBox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"http://msdn.microsoft.com/en-IN/library/system.windows.controls.richtextbox.aspx" </w:instrText>
      </w:r>
      <w:r w:rsidR="000C6BFC">
        <w:fldChar w:fldCharType="separate"/>
      </w:r>
      <w:r w:rsidRPr="002C67D4">
        <w:rPr>
          <w:rFonts w:ascii="Segoe UI" w:eastAsia="Times New Roman" w:hAnsi="Segoe UI" w:cs="Segoe UI"/>
          <w:sz w:val="18"/>
          <w:lang w:val="en-IN" w:eastAsia="en-IN" w:bidi="bn-IN"/>
        </w:rPr>
        <w:t>RichTextBox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w:instrText>
      </w:r>
      <w:r w:rsidR="000C6BFC">
        <w:instrText xml:space="preserve">osoft.com/en-IN/library/system.windows.controls.passwordbox.aspx" </w:instrText>
      </w:r>
      <w:r w:rsidR="000C6BFC">
        <w:fldChar w:fldCharType="separate"/>
      </w:r>
      <w:r w:rsidRPr="002C67D4">
        <w:rPr>
          <w:rFonts w:ascii="Segoe UI" w:eastAsia="Times New Roman" w:hAnsi="Segoe UI" w:cs="Segoe UI"/>
          <w:sz w:val="18"/>
          <w:lang w:val="en-IN" w:eastAsia="en-IN" w:bidi="bn-IN"/>
        </w:rPr>
        <w:t>PasswordBox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2"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1"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"http://msdn.microsoft.com/en-IN/library/system.windows.controls.mediaelement.aspx" </w:instrText>
      </w:r>
      <w:r w:rsidR="000C6BFC">
        <w:fldChar w:fldCharType="separate"/>
      </w:r>
      <w:r w:rsidRPr="002C67D4">
        <w:rPr>
          <w:rFonts w:ascii="Segoe UI" w:eastAsia="Times New Roman" w:hAnsi="Segoe UI" w:cs="Segoe UI"/>
          <w:sz w:val="18"/>
          <w:lang w:val="en-IN" w:eastAsia="en-IN" w:bidi="bn-IN"/>
        </w:rPr>
        <w:t>MediaElement</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"http://msdn.microsoft.com/en-IN/library/system.windows.controls.soundplayeracti</w:instrText>
      </w:r>
      <w:r w:rsidR="000C6BFC">
        <w:instrText xml:space="preserve">on.aspx" </w:instrText>
      </w:r>
      <w:r w:rsidR="000C6BFC">
        <w:fldChar w:fldCharType="separate"/>
      </w:r>
      <w:r w:rsidRPr="002C67D4">
        <w:rPr>
          <w:rFonts w:ascii="Segoe UI" w:eastAsia="Times New Roman" w:hAnsi="Segoe UI" w:cs="Segoe UI"/>
          <w:sz w:val="18"/>
          <w:lang w:val="en-IN" w:eastAsia="en-IN" w:bidi="bn-IN"/>
        </w:rPr>
        <w:t>SoundPlayerAction</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"http://msdn.microsoft.com/en-IN/library/system.windows.controls.contextmenu.aspx" </w:instrText>
      </w:r>
      <w:r w:rsidR="000C6BFC">
        <w:fldChar w:fldCharType="separate"/>
      </w:r>
      <w:r w:rsidRPr="002C67D4">
        <w:rPr>
          <w:rFonts w:ascii="Segoe UI" w:eastAsia="Times New Roman" w:hAnsi="Segoe UI" w:cs="Segoe UI"/>
          <w:sz w:val="18"/>
          <w:lang w:val="en-IN" w:eastAsia="en-IN" w:bidi="bn-IN"/>
        </w:rPr>
        <w:t>ContextMenu</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w:instrText>
      </w:r>
      <w:r w:rsidR="000C6BFC">
        <w:instrText xml:space="preserve">NK "http://msdn.microsoft.com/en-IN/library/system.windows.controls.toolbar.aspx" </w:instrText>
      </w:r>
      <w:r w:rsidR="000C6BFC">
        <w:fldChar w:fldCharType="separate"/>
      </w:r>
      <w:r w:rsidRPr="002C67D4">
        <w:rPr>
          <w:rFonts w:ascii="Segoe UI" w:eastAsia="Times New Roman" w:hAnsi="Segoe UI" w:cs="Segoe UI"/>
          <w:sz w:val="18"/>
          <w:lang w:val="en-IN" w:eastAsia="en-IN" w:bidi="bn-IN"/>
        </w:rPr>
        <w:t>ToolBar</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w:instrText>
      </w:r>
      <w:r w:rsidR="000C6BFC">
        <w:instrText xml:space="preserve">ystem.windows.navigation.navigationwindow.aspx" </w:instrText>
      </w:r>
      <w:r w:rsidR="000C6BFC">
        <w:fldChar w:fldCharType="separate"/>
      </w:r>
      <w:r w:rsidRPr="002C67D4">
        <w:rPr>
          <w:rFonts w:ascii="Segoe UI" w:eastAsia="Times New Roman" w:hAnsi="Segoe UI" w:cs="Segoe UI"/>
          <w:sz w:val="18"/>
          <w:lang w:val="en-IN" w:eastAsia="en-IN" w:bidi="bn-IN"/>
        </w:rPr>
        <w:t>NavigationWindow</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"http://msdn.microsoft.com/en-IN/library/system.windows.controls.tabcontrol.aspx" </w:instrText>
      </w:r>
      <w:r w:rsidR="000C6BFC">
        <w:fldChar w:fldCharType="separate"/>
      </w:r>
      <w:r w:rsidRPr="002C67D4">
        <w:rPr>
          <w:rFonts w:ascii="Segoe UI" w:eastAsia="Times New Roman" w:hAnsi="Segoe UI" w:cs="Segoe UI"/>
          <w:sz w:val="18"/>
          <w:lang w:val="en-IN" w:eastAsia="en-IN" w:bidi="bn-IN"/>
        </w:rPr>
        <w:t>TabControl</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instrText>
      </w:r>
      <w:r w:rsidR="000C6BFC">
        <w:instrText xml:space="preserve">ws.controls.checkbox.aspx" </w:instrText>
      </w:r>
      <w:r w:rsidR="000C6BFC">
        <w:fldChar w:fldCharType="separate"/>
      </w:r>
      <w:r w:rsidRPr="002C67D4">
        <w:rPr>
          <w:rFonts w:ascii="Segoe UI" w:eastAsia="Times New Roman" w:hAnsi="Segoe UI" w:cs="Segoe UI"/>
          <w:sz w:val="18"/>
          <w:lang w:val="en-IN" w:eastAsia="en-IN" w:bidi="bn-IN"/>
        </w:rPr>
        <w:t>CheckBox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"http://msdn.microsoft.com/en-IN/library/system.windows.controls.combobox.aspx" </w:instrText>
      </w:r>
      <w:r w:rsidR="000C6BFC">
        <w:fldChar w:fldCharType="separate"/>
      </w:r>
      <w:r w:rsidRPr="002C67D4">
        <w:rPr>
          <w:rFonts w:ascii="Segoe UI" w:eastAsia="Times New Roman" w:hAnsi="Segoe UI" w:cs="Segoe UI"/>
          <w:sz w:val="18"/>
          <w:lang w:val="en-IN" w:eastAsia="en-IN" w:bidi="bn-IN"/>
        </w:rPr>
        <w:t>ComboBox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"http://msdn.microsoft.com/en-IN/library/system.windows.controls.listbox.aspx" </w:instrText>
      </w:r>
      <w:r w:rsidR="000C6BFC">
        <w:fldChar w:fldCharType="separate"/>
      </w:r>
      <w:r w:rsidRPr="002C67D4">
        <w:rPr>
          <w:rFonts w:ascii="Segoe UI" w:eastAsia="Times New Roman" w:hAnsi="Segoe UI" w:cs="Segoe UI"/>
          <w:sz w:val="18"/>
          <w:lang w:val="en-IN" w:eastAsia="en-IN" w:bidi="bn-IN"/>
        </w:rPr>
        <w:t>ListBox</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0C6BFC">
        <w:fldChar w:fldCharType="begin"/>
      </w:r>
      <w:r w:rsidR="000C6BFC">
        <w:instrText xml:space="preserve"> HYPERLINK "http://msdn.microsoft.com/en-IN/library/system.windows.controls.radiobutton.aspx" </w:instrText>
      </w:r>
      <w:r w:rsidR="000C6BFC">
        <w:fldChar w:fldCharType="separate"/>
      </w:r>
      <w:r w:rsidRPr="002C67D4">
        <w:rPr>
          <w:rFonts w:ascii="Segoe UI" w:eastAsia="Times New Roman" w:hAnsi="Segoe UI" w:cs="Segoe UI"/>
          <w:sz w:val="18"/>
          <w:lang w:val="en-IN" w:eastAsia="en-IN" w:bidi="bn-IN"/>
        </w:rPr>
        <w:t>RadioButton</w:t>
      </w:r>
      <w:proofErr w:type="spellEnd"/>
      <w:r w:rsidR="000C6BFC">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8"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9"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0C6BFC"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20"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0C6BFC" w:rsidP="006D3AE6">
      <w:pPr>
        <w:tabs>
          <w:tab w:val="center" w:pos="4680"/>
        </w:tabs>
      </w:pPr>
      <w:hyperlink r:id="rId121"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2"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3"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form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provides the </w:t>
            </w:r>
            <w:proofErr w:type="spellStart"/>
            <w:r w:rsidRPr="00186AE5">
              <w:t>multi line</w:t>
            </w:r>
            <w:proofErr w:type="spellEnd"/>
            <w:r w:rsidRPr="00186AE5">
              <w:t xml:space="preserv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5" w:author="Unknown"/>
          <w:u w:val="single"/>
        </w:rPr>
      </w:pPr>
      <w:ins w:id="66"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4"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25"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"http://msdn.microsoft.com/en-us/library/system.device.location.aspx" </w:instrText>
            </w:r>
            <w:r w:rsidR="000C6BFC">
              <w:fldChar w:fldCharType="separate"/>
            </w:r>
            <w:r>
              <w:rPr>
                <w:rStyle w:val="Hyperlink"/>
                <w:rFonts w:ascii="Segoe UI" w:hAnsi="Segoe UI" w:cs="Segoe UI"/>
                <w:color w:val="03697A"/>
                <w:sz w:val="18"/>
                <w:szCs w:val="18"/>
              </w:rPr>
              <w:t>System.Device.Location</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"http://msdn.microsoft.com/en-us/library/system.device.location.aspx" </w:instrText>
            </w:r>
            <w:r w:rsidR="000C6BFC">
              <w:fldChar w:fldCharType="separate"/>
            </w:r>
            <w:r>
              <w:rPr>
                <w:rStyle w:val="Hyperlink"/>
                <w:rFonts w:ascii="Segoe UI" w:hAnsi="Segoe UI" w:cs="Segoe UI"/>
                <w:color w:val="03697A"/>
                <w:sz w:val="18"/>
                <w:szCs w:val="18"/>
              </w:rPr>
              <w:t>System.Device.Location</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39"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"http://msdn.microsoft.com/en-us/library/system.dynamic.aspx" </w:instrText>
            </w:r>
            <w:r w:rsidR="000C6BFC">
              <w:fldChar w:fldCharType="separate"/>
            </w:r>
            <w:r>
              <w:rPr>
                <w:rStyle w:val="Hyperlink"/>
                <w:rFonts w:ascii="Segoe UI" w:hAnsi="Segoe UI" w:cs="Segoe UI"/>
                <w:color w:val="03697A"/>
                <w:sz w:val="18"/>
                <w:szCs w:val="18"/>
              </w:rPr>
              <w:t>System.Dynamic</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1"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"http://msdn.microsoft.com/en-us/library/system.globalization.aspx" </w:instrText>
            </w:r>
            <w:r w:rsidR="000C6BFC">
              <w:fldChar w:fldCharType="separate"/>
            </w:r>
            <w:r>
              <w:rPr>
                <w:rStyle w:val="Hyperlink"/>
                <w:rFonts w:ascii="Segoe UI" w:hAnsi="Segoe UI" w:cs="Segoe UI"/>
                <w:color w:val="03697A"/>
                <w:sz w:val="18"/>
                <w:szCs w:val="18"/>
              </w:rPr>
              <w:t>System.Globalization</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"http://msdn.microsoft.com/en-us/library/system.globalization.stringinfo.aspx" </w:instrText>
            </w:r>
            <w:r w:rsidR="000C6BFC">
              <w:fldChar w:fldCharType="separate"/>
            </w:r>
            <w:r>
              <w:rPr>
                <w:rStyle w:val="Hyperlink"/>
                <w:rFonts w:ascii="Segoe UI" w:hAnsi="Segoe UI" w:cs="Segoe UI"/>
                <w:color w:val="03697A"/>
                <w:sz w:val="18"/>
                <w:szCs w:val="18"/>
              </w:rPr>
              <w:t>StringInfo</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2"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3"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4"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6"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w:instrText>
            </w:r>
            <w:r w:rsidR="000C6BFC">
              <w:instrText xml:space="preserve">us/library/system.media.aspx" </w:instrText>
            </w:r>
            <w:r w:rsidR="000C6BFC">
              <w:fldChar w:fldCharType="separate"/>
            </w:r>
            <w:r>
              <w:rPr>
                <w:rStyle w:val="Hyperlink"/>
                <w:rFonts w:ascii="Segoe UI" w:hAnsi="Segoe UI" w:cs="Segoe UI"/>
                <w:color w:val="03697A"/>
                <w:sz w:val="18"/>
                <w:szCs w:val="18"/>
              </w:rPr>
              <w:t>System.Media</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8"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49"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0"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"http://msdn.microsoft.com/en-us/library/system.numerics.aspx" </w:instrText>
            </w:r>
            <w:r w:rsidR="000C6BFC">
              <w:fldChar w:fldCharType="separate"/>
            </w:r>
            <w:r>
              <w:rPr>
                <w:rStyle w:val="Hyperlink"/>
                <w:rFonts w:ascii="Segoe UI" w:hAnsi="Segoe UI" w:cs="Segoe UI"/>
                <w:color w:val="03697A"/>
                <w:sz w:val="18"/>
                <w:szCs w:val="18"/>
              </w:rPr>
              <w:t>System.Numerics</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3"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2"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4"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w:instrText>
            </w:r>
            <w:r w:rsidR="000C6BFC">
              <w:instrText xml:space="preserve">oft.com/en-us/library/system.timers.aspx" </w:instrText>
            </w:r>
            <w:r w:rsidR="000C6BFC">
              <w:fldChar w:fldCharType="separate"/>
            </w:r>
            <w:r>
              <w:rPr>
                <w:rStyle w:val="Hyperlink"/>
                <w:rFonts w:ascii="Segoe UI" w:hAnsi="Segoe UI" w:cs="Segoe UI"/>
                <w:color w:val="03697A"/>
                <w:sz w:val="18"/>
                <w:szCs w:val="18"/>
              </w:rPr>
              <w:t>System.Timers</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69"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0"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1"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XQuery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5"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w:instrText>
            </w:r>
            <w:r w:rsidR="000C6BFC">
              <w:instrText xml:space="preserve">ary/microsoft.aspnet.snapin.aspx" </w:instrText>
            </w:r>
            <w:r w:rsidR="000C6BFC">
              <w:fldChar w:fldCharType="separate"/>
            </w:r>
            <w:r>
              <w:rPr>
                <w:rStyle w:val="Hyperlink"/>
                <w:rFonts w:ascii="Segoe UI" w:hAnsi="Segoe UI" w:cs="Segoe UI"/>
                <w:color w:val="03697A"/>
                <w:sz w:val="18"/>
                <w:szCs w:val="18"/>
              </w:rPr>
              <w:t>Microsoft.Aspnet.Snapin</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"http://msdn.microsoft.com/en-us/library/microsoft.data.entity.build.tasks.aspx" </w:instrText>
            </w:r>
            <w:r w:rsidR="000C6BFC">
              <w:fldChar w:fldCharType="separate"/>
            </w:r>
            <w:r>
              <w:rPr>
                <w:rStyle w:val="Hyperlink"/>
                <w:rFonts w:ascii="Segoe UI" w:hAnsi="Segoe UI" w:cs="Segoe UI"/>
                <w:color w:val="03697A"/>
                <w:sz w:val="18"/>
                <w:szCs w:val="18"/>
              </w:rPr>
              <w:t>Microsoft.Data.Entity.Build.Tasks</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1"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0C6BFC">
              <w:fldChar w:fldCharType="begin"/>
            </w:r>
            <w:r w:rsidR="000C6BFC">
              <w:instrText xml:space="preserve"> HYPERLINK "http://msdn.microsoft.com/en-us/library/microsoft.sqlserver.server.aspx" </w:instrText>
            </w:r>
            <w:r w:rsidR="000C6BFC">
              <w:fldChar w:fldCharType="separate"/>
            </w:r>
            <w:r>
              <w:rPr>
                <w:rStyle w:val="Hyperlink"/>
                <w:rFonts w:ascii="Segoe UI" w:hAnsi="Segoe UI" w:cs="Segoe UI"/>
                <w:color w:val="03697A"/>
                <w:sz w:val="18"/>
                <w:szCs w:val="18"/>
              </w:rPr>
              <w:t>Microsoft.SqlServer.Server</w:t>
            </w:r>
            <w:proofErr w:type="spellEnd"/>
            <w:r w:rsidR="000C6BFC">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3"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5"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6"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0C6BFC">
            <w:pPr>
              <w:spacing w:before="150" w:after="150" w:line="240" w:lineRule="atLeast"/>
              <w:ind w:left="150" w:right="150"/>
              <w:rPr>
                <w:rFonts w:ascii="Segoe UI" w:hAnsi="Segoe UI" w:cs="Segoe UI"/>
                <w:color w:val="2A2A2A"/>
                <w:sz w:val="18"/>
                <w:szCs w:val="18"/>
              </w:rPr>
            </w:pPr>
            <w:hyperlink r:id="rId187"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8"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MySQL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MySQL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MySQL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189"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90"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91"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2"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3"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4"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5"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6"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7"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8"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9"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00"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1"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2"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3"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4"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5"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CD68D4" w:rsidRDefault="00CD68D4" w:rsidP="00CD68D4">
      <w:pPr>
        <w:pStyle w:val="Heading3"/>
        <w:rPr>
          <w:rFonts w:eastAsia="Times New Roman"/>
          <w:lang w:eastAsia="en-IN"/>
        </w:rPr>
      </w:pPr>
      <w:r>
        <w:rPr>
          <w:rFonts w:eastAsia="Times New Roman"/>
          <w:lang w:eastAsia="en-IN"/>
        </w:rPr>
        <w:lastRenderedPageBreak/>
        <w:t>java</w:t>
      </w:r>
    </w:p>
    <w:p w:rsidR="00CD68D4" w:rsidRDefault="00CD68D4" w:rsidP="00CD68D4">
      <w:pPr>
        <w:rPr>
          <w:lang w:eastAsia="en-IN"/>
        </w:rPr>
      </w:pPr>
      <w:r>
        <w:rPr>
          <w:lang w:eastAsia="en-IN"/>
        </w:rPr>
        <w:t>Write mobile app &amp; desktop app written in java</w:t>
      </w:r>
      <w:bookmarkStart w:id="74" w:name="_GoBack"/>
      <w:bookmarkEnd w:id="74"/>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firstRow="1" w:lastRow="0" w:firstColumn="1" w:lastColumn="0" w:noHBand="0" w:noVBand="1"/>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your apps in an emulator based on the Nokia </w:t>
      </w:r>
      <w:proofErr w:type="spellStart"/>
      <w:r w:rsidRPr="009D01E9">
        <w:t>Asha</w:t>
      </w:r>
      <w:proofErr w:type="spellEnd"/>
      <w:r w:rsidRPr="009D01E9">
        <w:t xml:space="preserve">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06"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 xml:space="preserve">LUWIT for Series 40 has graduated beta to a full </w:t>
      </w:r>
      <w:proofErr w:type="spellStart"/>
      <w:r w:rsidRPr="00383EDB">
        <w:rPr>
          <w:rFonts w:eastAsia="Times New Roman"/>
          <w:lang w:bidi="ar-SA"/>
        </w:rPr>
        <w:t>productised</w:t>
      </w:r>
      <w:proofErr w:type="spellEnd"/>
      <w:r w:rsidRPr="00383EDB">
        <w:rPr>
          <w:rFonts w:eastAsia="Times New Roman"/>
          <w:lang w:bidi="ar-SA"/>
        </w:rPr>
        <w:t xml:space="preserve"> release. With a number of new APIs — such as </w:t>
      </w:r>
      <w:proofErr w:type="spellStart"/>
      <w:r w:rsidRPr="00383EDB">
        <w:rPr>
          <w:rFonts w:eastAsia="Times New Roman"/>
          <w:lang w:bidi="ar-SA"/>
        </w:rPr>
        <w:t>PopUpChoiceGroup</w:t>
      </w:r>
      <w:proofErr w:type="spellEnd"/>
      <w:r w:rsidRPr="00383EDB">
        <w:rPr>
          <w:rFonts w:eastAsia="Times New Roman"/>
          <w:lang w:bidi="ar-SA"/>
        </w:rPr>
        <w:t xml:space="preserve">, </w:t>
      </w:r>
      <w:proofErr w:type="spellStart"/>
      <w:r w:rsidRPr="00383EDB">
        <w:rPr>
          <w:rFonts w:eastAsia="Times New Roman"/>
          <w:lang w:bidi="ar-SA"/>
        </w:rPr>
        <w:t>ContextMenu</w:t>
      </w:r>
      <w:proofErr w:type="spellEnd"/>
      <w:r w:rsidRPr="00383EDB">
        <w:rPr>
          <w:rFonts w:eastAsia="Times New Roman"/>
          <w:lang w:bidi="ar-SA"/>
        </w:rPr>
        <w:t xml:space="preserve">, and </w:t>
      </w:r>
      <w:proofErr w:type="spellStart"/>
      <w:r w:rsidRPr="00383EDB">
        <w:rPr>
          <w:rFonts w:eastAsia="Times New Roman"/>
          <w:lang w:bidi="ar-SA"/>
        </w:rPr>
        <w:t>NokiaListCellRenderer</w:t>
      </w:r>
      <w:proofErr w:type="spellEnd"/>
      <w:r w:rsidRPr="00383EDB">
        <w:rPr>
          <w:rFonts w:eastAsia="Times New Roman"/>
          <w:lang w:bidi="ar-SA"/>
        </w:rPr>
        <w:t xml:space="preserve"> — the 1.0 release includes significant improvements in performance, particularly in lists, themes loading, and the </w:t>
      </w:r>
      <w:proofErr w:type="spellStart"/>
      <w:r w:rsidRPr="00383EDB">
        <w:rPr>
          <w:rFonts w:eastAsia="Times New Roman"/>
          <w:lang w:bidi="ar-SA"/>
        </w:rPr>
        <w:t>HTMLComponent</w:t>
      </w:r>
      <w:proofErr w:type="spellEnd"/>
      <w:r w:rsidRPr="00383EDB">
        <w:rPr>
          <w:rFonts w:eastAsia="Times New Roman"/>
          <w:lang w:bidi="ar-SA"/>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07"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The Nokia SDK 2.0 for Java delivers everything you need to develop apps for the exciting new full-touch UI equipped Nokia </w:t>
      </w:r>
      <w:proofErr w:type="spellStart"/>
      <w:r w:rsidRPr="00383EDB">
        <w:rPr>
          <w:rFonts w:eastAsia="Times New Roman"/>
          <w:lang w:bidi="ar-SA"/>
        </w:rPr>
        <w:t>Asha</w:t>
      </w:r>
      <w:proofErr w:type="spellEnd"/>
      <w:r w:rsidRPr="00383EDB">
        <w:rPr>
          <w:rFonts w:eastAsia="Times New Roman"/>
          <w:lang w:bidi="ar-SA"/>
        </w:rPr>
        <w:t xml:space="preserve"> 305, Nokia </w:t>
      </w:r>
      <w:proofErr w:type="spellStart"/>
      <w:r w:rsidRPr="00383EDB">
        <w:rPr>
          <w:rFonts w:eastAsia="Times New Roman"/>
          <w:lang w:bidi="ar-SA"/>
        </w:rPr>
        <w:t>Asha</w:t>
      </w:r>
      <w:proofErr w:type="spellEnd"/>
      <w:r w:rsidRPr="00383EDB">
        <w:rPr>
          <w:rFonts w:eastAsia="Times New Roman"/>
          <w:lang w:bidi="ar-SA"/>
        </w:rPr>
        <w:t xml:space="preserve"> 306, and Nokia </w:t>
      </w:r>
      <w:proofErr w:type="spellStart"/>
      <w:r w:rsidRPr="00383EDB">
        <w:rPr>
          <w:rFonts w:eastAsia="Times New Roman"/>
          <w:lang w:bidi="ar-SA"/>
        </w:rPr>
        <w:t>Asha</w:t>
      </w:r>
      <w:proofErr w:type="spellEnd"/>
      <w:r w:rsidRPr="00383EDB">
        <w:rPr>
          <w:rFonts w:eastAsia="Times New Roman"/>
          <w:lang w:bidi="ar-SA"/>
        </w:rPr>
        <w:t xml:space="preserve">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 xml:space="preserve">The SDK delivers the updated Nokia UI API for advanced touch interaction, the Mobile Sensor API (JSR-256) to take advantage of the orientation sensors on the latest Series 40 phones, and the in-app purchase APIs. Now LWUIT is </w:t>
      </w:r>
      <w:r w:rsidRPr="00383EDB">
        <w:rPr>
          <w:rFonts w:eastAsia="Times New Roman"/>
          <w:lang w:bidi="ar-SA"/>
        </w:rPr>
        <w:lastRenderedPageBreak/>
        <w:t xml:space="preserve">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lang w:bidi="ar-SA"/>
        </w:rPr>
        <w:t>Asha</w:t>
      </w:r>
      <w:proofErr w:type="spellEnd"/>
      <w:r w:rsidRPr="00383EDB">
        <w:rPr>
          <w:rFonts w:eastAsia="Times New Roman"/>
          <w:lang w:bidi="ar-SA"/>
        </w:rPr>
        <w:t xml:space="preserve">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0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 xml:space="preserve">Right now, the Nokia </w:t>
      </w:r>
      <w:proofErr w:type="spellStart"/>
      <w:r w:rsidRPr="00383EDB">
        <w:rPr>
          <w:rFonts w:eastAsia="Times New Roman"/>
          <w:lang w:bidi="ar-SA"/>
        </w:rPr>
        <w:t>Asha</w:t>
      </w:r>
      <w:proofErr w:type="spellEnd"/>
      <w:r w:rsidRPr="00383EDB">
        <w:rPr>
          <w:rFonts w:eastAsia="Times New Roman"/>
          <w:lang w:bidi="ar-SA"/>
        </w:rPr>
        <w:t xml:space="preserve">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0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1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lastRenderedPageBreak/>
        <w:t>Web App Simulator (WAS) — enabling web apps to be previewed and debugged on a computer.</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11"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lastRenderedPageBreak/>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12"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9A565A">
      <w:pPr>
        <w:numPr>
          <w:ilvl w:val="0"/>
          <w:numId w:val="34"/>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9A565A">
      <w:pPr>
        <w:numPr>
          <w:ilvl w:val="0"/>
          <w:numId w:val="34"/>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9A565A">
      <w:pPr>
        <w:numPr>
          <w:ilvl w:val="0"/>
          <w:numId w:val="35"/>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9A565A">
      <w:pPr>
        <w:numPr>
          <w:ilvl w:val="0"/>
          <w:numId w:val="35"/>
        </w:numPr>
        <w:spacing w:before="0" w:line="288" w:lineRule="auto"/>
      </w:pPr>
      <w:r w:rsidRPr="0070713A">
        <w:t>deploying the web app from WDE to a phone over a USB connection (but only if you are working on a Microsoft Windows PC as </w:t>
      </w:r>
      <w:hyperlink r:id="rId213" w:history="1">
        <w:r w:rsidRPr="0070713A">
          <w:rPr>
            <w:rStyle w:val="Hyperlink"/>
          </w:rPr>
          <w:t>Nokia Suite</w:t>
        </w:r>
      </w:hyperlink>
      <w:r w:rsidRPr="0070713A">
        <w:t> or </w:t>
      </w:r>
      <w:hyperlink r:id="rId214" w:history="1">
        <w:r w:rsidRPr="0070713A">
          <w:rPr>
            <w:rStyle w:val="Hyperlink"/>
          </w:rPr>
          <w:t>Nokia PC Suite</w:t>
        </w:r>
      </w:hyperlink>
      <w:r w:rsidRPr="0070713A">
        <w:t> is required).</w:t>
      </w:r>
    </w:p>
    <w:p w:rsidR="009A565A" w:rsidRDefault="009A565A" w:rsidP="009A565A">
      <w:pPr>
        <w:numPr>
          <w:ilvl w:val="0"/>
          <w:numId w:val="35"/>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5"/>
      </w:pPr>
      <w:r>
        <w:t>Nokia design principles</w:t>
      </w:r>
    </w:p>
    <w:p w:rsidR="009A565A" w:rsidRDefault="009A565A" w:rsidP="009A565A">
      <w:r>
        <w:t>These design principles are common for all Nokia platforms and represent Nokia’s idea of good design. Keep these things in mind to make sure your application will be a success.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Less is more.</w:t>
      </w:r>
    </w:p>
    <w:p w:rsidR="009A565A" w:rsidRDefault="009A565A" w:rsidP="009A565A">
      <w:pPr>
        <w:pStyle w:val="ListParagraph"/>
        <w:numPr>
          <w:ilvl w:val="0"/>
          <w:numId w:val="36"/>
        </w:numPr>
        <w:spacing w:before="0" w:line="288" w:lineRule="auto"/>
      </w:pPr>
      <w:r>
        <w:t>Keep it simple, easy, and intuitive to use. Make it obvious what your application does and how it works.</w:t>
      </w:r>
    </w:p>
    <w:p w:rsidR="009A565A" w:rsidRDefault="009A565A" w:rsidP="009A565A">
      <w:pPr>
        <w:pStyle w:val="ListParagraph"/>
        <w:numPr>
          <w:ilvl w:val="0"/>
          <w:numId w:val="36"/>
        </w:numPr>
        <w:spacing w:before="0" w:line="288" w:lineRule="auto"/>
      </w:pPr>
      <w:r>
        <w:t>The application is lean. There is no extra content. The application works fast and is powerful.</w:t>
      </w:r>
    </w:p>
    <w:p w:rsidR="009A565A" w:rsidRDefault="009A565A" w:rsidP="009A565A">
      <w:pPr>
        <w:pStyle w:val="ListParagraph"/>
        <w:numPr>
          <w:ilvl w:val="0"/>
          <w:numId w:val="36"/>
        </w:numPr>
        <w:spacing w:before="0" w:line="288" w:lineRule="auto"/>
      </w:pPr>
      <w:r>
        <w:t>The structure is flat. No deep hierarchy and endless scrolling.</w:t>
      </w:r>
    </w:p>
    <w:p w:rsidR="009A565A" w:rsidRDefault="009A565A" w:rsidP="009A565A">
      <w:pPr>
        <w:pStyle w:val="ListParagraph"/>
        <w:numPr>
          <w:ilvl w:val="0"/>
          <w:numId w:val="36"/>
        </w:numPr>
        <w:spacing w:before="0" w:line="288" w:lineRule="auto"/>
      </w:pPr>
      <w:r>
        <w:t>The design is elegant and simple and works without exceptions.</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Every pixel counts.</w:t>
      </w:r>
      <w:proofErr w:type="gramEnd"/>
    </w:p>
    <w:p w:rsidR="009A565A" w:rsidRDefault="009A565A" w:rsidP="009A565A">
      <w:pPr>
        <w:pStyle w:val="ListParagraph"/>
        <w:numPr>
          <w:ilvl w:val="0"/>
          <w:numId w:val="37"/>
        </w:numPr>
        <w:spacing w:before="0" w:line="288" w:lineRule="auto"/>
      </w:pPr>
      <w:r>
        <w:t>Remember that mobile devices have limited screen real estate.</w:t>
      </w:r>
    </w:p>
    <w:p w:rsidR="009A565A" w:rsidRDefault="009A565A" w:rsidP="009A565A">
      <w:pPr>
        <w:pStyle w:val="ListParagraph"/>
        <w:numPr>
          <w:ilvl w:val="0"/>
          <w:numId w:val="37"/>
        </w:numPr>
        <w:spacing w:before="0" w:line="288" w:lineRule="auto"/>
      </w:pPr>
      <w:r>
        <w:lastRenderedPageBreak/>
        <w:t>Consider ergonomics and the size of peoples’ fingers when laying out your application and designing controls. The minimum dimensions for touch areas are 8 mm for thumb, 7 mm for finger, and 5 x 4.5 mm for pen.</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9A565A" w:rsidRDefault="009A565A" w:rsidP="009A565A">
      <w:pPr>
        <w:pStyle w:val="ListParagraph"/>
        <w:numPr>
          <w:ilvl w:val="0"/>
          <w:numId w:val="38"/>
        </w:numPr>
        <w:spacing w:before="0" w:line="288" w:lineRule="auto"/>
      </w:pPr>
      <w:r>
        <w:t>The interaction is familiar, clear, and trustworthy.</w:t>
      </w:r>
    </w:p>
    <w:p w:rsidR="009A565A" w:rsidRDefault="009A565A" w:rsidP="009A565A">
      <w:pPr>
        <w:pStyle w:val="ListParagraph"/>
        <w:numPr>
          <w:ilvl w:val="0"/>
          <w:numId w:val="38"/>
        </w:numPr>
        <w:spacing w:before="0" w:line="288" w:lineRule="auto"/>
      </w:pPr>
      <w:r>
        <w:t>Basic interaction should be achieved with touch.</w:t>
      </w:r>
    </w:p>
    <w:p w:rsidR="009A565A" w:rsidRDefault="009A565A" w:rsidP="009A565A">
      <w:pPr>
        <w:pStyle w:val="ListParagraph"/>
        <w:numPr>
          <w:ilvl w:val="0"/>
          <w:numId w:val="38"/>
        </w:numPr>
        <w:spacing w:before="0" w:line="288" w:lineRule="auto"/>
      </w:pPr>
      <w:r>
        <w:t>Be consistent, logical, and coherent both within the application and within your target platform.</w:t>
      </w:r>
    </w:p>
    <w:p w:rsidR="009A565A" w:rsidRDefault="009A565A" w:rsidP="009A565A">
      <w:pPr>
        <w:pStyle w:val="ListParagraph"/>
        <w:numPr>
          <w:ilvl w:val="0"/>
          <w:numId w:val="38"/>
        </w:numPr>
        <w:spacing w:before="0" w:line="288" w:lineRule="auto"/>
      </w:pPr>
      <w:r>
        <w:t>Make sure that you use terms consistently.</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Remember the user.</w:t>
      </w:r>
    </w:p>
    <w:p w:rsidR="009A565A" w:rsidRDefault="009A565A" w:rsidP="009A565A">
      <w:pPr>
        <w:pStyle w:val="ListParagraph"/>
        <w:numPr>
          <w:ilvl w:val="0"/>
          <w:numId w:val="39"/>
        </w:numPr>
        <w:spacing w:before="0" w:line="288" w:lineRule="auto"/>
      </w:pPr>
      <w:r>
        <w:t>What does the user want to do with the application? Keep the big picture in mind when designing the application.</w:t>
      </w:r>
    </w:p>
    <w:p w:rsidR="009A565A" w:rsidRDefault="009A565A" w:rsidP="009A565A">
      <w:pPr>
        <w:pStyle w:val="ListParagraph"/>
        <w:numPr>
          <w:ilvl w:val="0"/>
          <w:numId w:val="39"/>
        </w:numPr>
        <w:spacing w:before="0" w:line="288" w:lineRule="auto"/>
      </w:pPr>
      <w:r>
        <w:t>Mobile devices are used in different situations. Check that the application can be used in those conditions where it should be used, e.g. in a bus, outdoors, in a noisy environment...</w:t>
      </w:r>
    </w:p>
    <w:p w:rsidR="009A565A" w:rsidRDefault="009A565A" w:rsidP="009A565A">
      <w:pPr>
        <w:pStyle w:val="ListParagraph"/>
        <w:numPr>
          <w:ilvl w:val="0"/>
          <w:numId w:val="39"/>
        </w:numPr>
        <w:spacing w:before="0" w:line="288" w:lineRule="auto"/>
      </w:pPr>
      <w:r>
        <w:t>You are creating the application for the end user, not for yourself.</w:t>
      </w:r>
    </w:p>
    <w:p w:rsidR="009A565A" w:rsidRDefault="009A565A" w:rsidP="009A565A">
      <w:pPr>
        <w:pStyle w:val="ListParagraph"/>
        <w:numPr>
          <w:ilvl w:val="0"/>
          <w:numId w:val="39"/>
        </w:numPr>
        <w:spacing w:before="0" w:line="288" w:lineRule="auto"/>
      </w:pPr>
      <w:r>
        <w:t>The application is intuitive and fun to use.</w:t>
      </w:r>
    </w:p>
    <w:p w:rsidR="009A565A" w:rsidRDefault="009A565A" w:rsidP="009A565A">
      <w:pPr>
        <w:pStyle w:val="ListParagraph"/>
        <w:numPr>
          <w:ilvl w:val="0"/>
          <w:numId w:val="39"/>
        </w:numPr>
        <w:spacing w:before="0" w:line="288" w:lineRule="auto"/>
      </w:pPr>
      <w:r>
        <w:t>The application makes the user smile but not laugh.</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Use fonts and colours wisely.</w:t>
      </w:r>
    </w:p>
    <w:p w:rsidR="009A565A" w:rsidRDefault="009A565A" w:rsidP="009A565A">
      <w:pPr>
        <w:pStyle w:val="ListParagraph"/>
        <w:numPr>
          <w:ilvl w:val="0"/>
          <w:numId w:val="40"/>
        </w:numPr>
        <w:spacing w:before="0" w:line="288" w:lineRule="auto"/>
      </w:pPr>
      <w:r>
        <w:t>The fonts you use are clear and easy to read from small screen.</w:t>
      </w:r>
    </w:p>
    <w:p w:rsidR="009A565A" w:rsidRDefault="009A565A" w:rsidP="009A565A">
      <w:pPr>
        <w:pStyle w:val="ListParagraph"/>
        <w:numPr>
          <w:ilvl w:val="0"/>
          <w:numId w:val="40"/>
        </w:numPr>
        <w:spacing w:before="0" w:line="288" w:lineRule="auto"/>
      </w:pPr>
      <w:r>
        <w:t>Check that the contrast is clear enough.</w:t>
      </w:r>
    </w:p>
    <w:p w:rsidR="009A565A" w:rsidRDefault="009A565A" w:rsidP="009A565A">
      <w:pPr>
        <w:pStyle w:val="ListParagraph"/>
        <w:numPr>
          <w:ilvl w:val="0"/>
          <w:numId w:val="40"/>
        </w:numPr>
        <w:spacing w:before="0" w:line="288" w:lineRule="auto"/>
      </w:pPr>
      <w:r>
        <w:t xml:space="preserve">Use a limited number of </w:t>
      </w:r>
      <w:proofErr w:type="spellStart"/>
      <w:r>
        <w:t>colours</w:t>
      </w:r>
      <w:proofErr w:type="spellEnd"/>
      <w:r>
        <w:t>.</w:t>
      </w:r>
    </w:p>
    <w:p w:rsidR="009A565A" w:rsidRDefault="009A565A" w:rsidP="009A565A">
      <w:pPr>
        <w:pStyle w:val="ListParagraph"/>
        <w:numPr>
          <w:ilvl w:val="0"/>
          <w:numId w:val="40"/>
        </w:numPr>
        <w:spacing w:before="0" w:line="288" w:lineRule="auto"/>
      </w:pPr>
      <w:r>
        <w:t xml:space="preserve">Remember the </w:t>
      </w:r>
      <w:proofErr w:type="spellStart"/>
      <w:r>
        <w:t>colour</w:t>
      </w:r>
      <w:proofErr w:type="spellEnd"/>
      <w:r>
        <w:t xml:space="preserve"> metaphors and cultural differences in perceiving </w:t>
      </w:r>
      <w:proofErr w:type="spellStart"/>
      <w:r>
        <w:t>colours</w:t>
      </w:r>
      <w:proofErr w:type="spellEnd"/>
      <w:r>
        <w:t>.</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Don’t be offensive.</w:t>
      </w:r>
    </w:p>
    <w:p w:rsidR="009A565A" w:rsidRDefault="009A565A" w:rsidP="009A565A">
      <w:pPr>
        <w:pStyle w:val="ListParagraph"/>
        <w:numPr>
          <w:ilvl w:val="0"/>
          <w:numId w:val="41"/>
        </w:numPr>
        <w:spacing w:before="0" w:line="288" w:lineRule="auto"/>
      </w:pPr>
      <w:r>
        <w:t>You have only one chance to make the first impression. Make the most of it.</w:t>
      </w:r>
    </w:p>
    <w:p w:rsidR="009A565A" w:rsidRDefault="009A565A" w:rsidP="009A565A">
      <w:pPr>
        <w:pStyle w:val="ListParagraph"/>
        <w:numPr>
          <w:ilvl w:val="0"/>
          <w:numId w:val="41"/>
        </w:numPr>
        <w:spacing w:before="0" w:line="288" w:lineRule="auto"/>
      </w:pPr>
      <w:r>
        <w:t>Check that the application is in line with the</w:t>
      </w:r>
      <w:r w:rsidRPr="008A301A">
        <w:rPr>
          <w:rStyle w:val="apple-converted-space"/>
          <w:rFonts w:ascii="Tahoma" w:hAnsi="Tahoma" w:cs="Tahoma"/>
          <w:color w:val="555555"/>
          <w:sz w:val="16"/>
          <w:szCs w:val="16"/>
        </w:rPr>
        <w:t> </w:t>
      </w:r>
      <w:proofErr w:type="spellStart"/>
      <w:r w:rsidR="000C6BFC">
        <w:fldChar w:fldCharType="begin"/>
      </w:r>
      <w:r w:rsidR="000C6BFC">
        <w:instrText xml:space="preserve"> HYPERLINK "https://publish.ovi.com/account/content_guidelines" \t "_blank</w:instrText>
      </w:r>
      <w:r w:rsidR="000C6BFC">
        <w:instrText xml:space="preserve">" </w:instrText>
      </w:r>
      <w:r w:rsidR="000C6BFC">
        <w:fldChar w:fldCharType="separate"/>
      </w:r>
      <w:r w:rsidRPr="008A301A">
        <w:rPr>
          <w:rStyle w:val="Hyperlink"/>
          <w:rFonts w:ascii="Tahoma" w:hAnsi="Tahoma" w:cs="Tahoma"/>
          <w:color w:val="395796"/>
          <w:sz w:val="16"/>
          <w:szCs w:val="16"/>
          <w:bdr w:val="none" w:sz="0" w:space="0" w:color="auto" w:frame="1"/>
        </w:rPr>
        <w:t>Ovi</w:t>
      </w:r>
      <w:proofErr w:type="spellEnd"/>
      <w:r w:rsidRPr="008A301A">
        <w:rPr>
          <w:rStyle w:val="Hyperlink"/>
          <w:rFonts w:ascii="Tahoma" w:hAnsi="Tahoma" w:cs="Tahoma"/>
          <w:color w:val="395796"/>
          <w:sz w:val="16"/>
          <w:szCs w:val="16"/>
          <w:bdr w:val="none" w:sz="0" w:space="0" w:color="auto" w:frame="1"/>
        </w:rPr>
        <w:t xml:space="preserve"> Store content guidelines</w:t>
      </w:r>
      <w:r w:rsidR="000C6BFC">
        <w:rPr>
          <w:rStyle w:val="Hyperlink"/>
          <w:rFonts w:ascii="Tahoma" w:hAnsi="Tahoma" w:cs="Tahoma"/>
          <w:color w:val="395796"/>
          <w:sz w:val="16"/>
          <w:szCs w:val="16"/>
          <w:bdr w:val="none" w:sz="0" w:space="0" w:color="auto" w:frame="1"/>
        </w:rPr>
        <w:fldChar w:fldCharType="end"/>
      </w:r>
      <w:r>
        <w:t>.</w:t>
      </w:r>
    </w:p>
    <w:p w:rsidR="009A565A" w:rsidRPr="0070713A" w:rsidRDefault="009A565A" w:rsidP="009A565A"/>
    <w:p w:rsidR="009A565A" w:rsidRDefault="009A565A" w:rsidP="009A565A">
      <w:pPr>
        <w:pStyle w:val="Heading4"/>
      </w:pPr>
      <w:r>
        <w:t>Xpress Web App Builder</w:t>
      </w:r>
    </w:p>
    <w:p w:rsidR="009A565A" w:rsidRDefault="009A565A" w:rsidP="009A565A">
      <w:r>
        <w:t xml:space="preserve">Xpress Web App Builder is an online tool that guides you through the process of creating rich web apps, with no coding required. Select from a variety of templates, </w:t>
      </w:r>
      <w:proofErr w:type="spellStart"/>
      <w:r>
        <w:t>customise</w:t>
      </w:r>
      <w:proofErr w:type="spellEnd"/>
      <w:r>
        <w:t xml:space="preserve"> your theme, and then add clipped web content, RSS feeds, and social media information. The key features of the tool are:</w:t>
      </w:r>
    </w:p>
    <w:p w:rsidR="009A565A" w:rsidRDefault="009A565A" w:rsidP="009A565A">
      <w:pPr>
        <w:pStyle w:val="ListParagraph"/>
        <w:numPr>
          <w:ilvl w:val="0"/>
          <w:numId w:val="33"/>
        </w:numPr>
        <w:spacing w:before="0" w:line="288" w:lineRule="auto"/>
      </w:pPr>
      <w:r>
        <w:t>layout templates to present content, including single pane, tabbed view, and accordion view, as well as focused templates for news, pictures, and video content.</w:t>
      </w:r>
    </w:p>
    <w:p w:rsidR="009A565A" w:rsidRDefault="009A565A" w:rsidP="009A565A">
      <w:pPr>
        <w:pStyle w:val="ListParagraph"/>
        <w:numPr>
          <w:ilvl w:val="0"/>
          <w:numId w:val="33"/>
        </w:numPr>
        <w:spacing w:before="0" w:line="288" w:lineRule="auto"/>
      </w:pPr>
      <w:r>
        <w:t xml:space="preserve">a wide range of content widgets for clipped web content; RSS feeds; video from YouTube; pictures from Flickr, Picasa, and other photo sharing sites; and blogs from </w:t>
      </w:r>
      <w:proofErr w:type="spellStart"/>
      <w:r>
        <w:t>Tumblr</w:t>
      </w:r>
      <w:proofErr w:type="spellEnd"/>
      <w:r>
        <w:t xml:space="preserve"> and </w:t>
      </w:r>
      <w:proofErr w:type="spellStart"/>
      <w:r>
        <w:t>WordPress</w:t>
      </w:r>
      <w:proofErr w:type="spellEnd"/>
      <w:r>
        <w:t>.</w:t>
      </w:r>
    </w:p>
    <w:p w:rsidR="009A565A" w:rsidRDefault="009A565A" w:rsidP="009A565A">
      <w:pPr>
        <w:pStyle w:val="ListParagraph"/>
        <w:numPr>
          <w:ilvl w:val="0"/>
          <w:numId w:val="33"/>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15"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9A565A">
      <w:pPr>
        <w:pStyle w:val="ListParagraph"/>
        <w:numPr>
          <w:ilvl w:val="0"/>
          <w:numId w:val="33"/>
        </w:numPr>
        <w:spacing w:before="0" w:line="288" w:lineRule="auto"/>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9A565A" w:rsidRDefault="009A565A" w:rsidP="009A565A">
      <w:pPr>
        <w:pStyle w:val="ListParagraph"/>
        <w:numPr>
          <w:ilvl w:val="0"/>
          <w:numId w:val="33"/>
        </w:numPr>
        <w:spacing w:before="0" w:line="288" w:lineRule="auto"/>
      </w:pPr>
      <w:proofErr w:type="gramStart"/>
      <w:r>
        <w:lastRenderedPageBreak/>
        <w:t>static</w:t>
      </w:r>
      <w:proofErr w:type="gramEnd"/>
      <w:r>
        <w:t xml:space="preserve"> and dynamic previews of your app, for all supported screen resolutions.</w:t>
      </w:r>
    </w:p>
    <w:p w:rsidR="009A565A" w:rsidRDefault="009A565A" w:rsidP="009A565A">
      <w:r>
        <w:t xml:space="preserve">When you've completed your web app, the tool provides a short URL for testing the app on your phone, and lets you submit the app to Nokia Publish to start the process of publication in Nokia store. However, if you want to </w:t>
      </w:r>
      <w:proofErr w:type="spellStart"/>
      <w:r>
        <w:t>customise</w:t>
      </w:r>
      <w:proofErr w:type="spellEnd"/>
      <w:r>
        <w:t xml:space="preserv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w:t>
      </w:r>
      <w:proofErr w:type="spellStart"/>
      <w:r>
        <w:t>Qt</w:t>
      </w:r>
      <w:proofErr w:type="spellEnd"/>
      <w:r>
        <w:t xml:space="preserve">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proofErr w:type="spellStart"/>
      <w:r>
        <w:t>APIBridge</w:t>
      </w:r>
      <w:proofErr w:type="spellEnd"/>
      <w:r>
        <w:t xml:space="preserve"> is a component for Nokia Symbian devices that enables WRT widgets, Adobe Flash Lite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1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w:t>
      </w:r>
      <w:r>
        <w:lastRenderedPageBreak/>
        <w:t xml:space="preserve">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 xml:space="preserve">Dia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w:t>
      </w:r>
      <w:r w:rsidRPr="00AB319F">
        <w:rPr>
          <w:rFonts w:eastAsia="Arial" w:cs="Calibri"/>
        </w:rPr>
        <w:lastRenderedPageBreak/>
        <w:t>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753790">
      <w:pPr>
        <w:pStyle w:val="ListParagraph"/>
        <w:numPr>
          <w:ilvl w:val="0"/>
          <w:numId w:val="26"/>
        </w:numPr>
        <w:spacing w:before="0" w:line="288" w:lineRule="auto"/>
      </w:pPr>
      <w:r w:rsidRPr="00726E05">
        <w:t>Elements can be dragged and drop to easily create diagrams.</w:t>
      </w:r>
    </w:p>
    <w:p w:rsidR="00753790" w:rsidRPr="00726E05" w:rsidRDefault="00753790" w:rsidP="00753790">
      <w:pPr>
        <w:pStyle w:val="ListParagraph"/>
        <w:numPr>
          <w:ilvl w:val="0"/>
          <w:numId w:val="26"/>
        </w:numPr>
        <w:spacing w:before="0" w:line="288" w:lineRule="auto"/>
      </w:pPr>
      <w:r w:rsidRPr="00726E05">
        <w:t>Elements can be linked together with connectors.</w:t>
      </w:r>
    </w:p>
    <w:p w:rsidR="00753790" w:rsidRPr="00726E05" w:rsidRDefault="00753790" w:rsidP="00753790">
      <w:pPr>
        <w:pStyle w:val="ListParagraph"/>
        <w:numPr>
          <w:ilvl w:val="0"/>
          <w:numId w:val="26"/>
        </w:numPr>
        <w:spacing w:before="0" w:line="288" w:lineRule="auto"/>
      </w:pPr>
      <w:r w:rsidRPr="00726E05">
        <w:t>Connectors automatically move when elements are repositioned.</w:t>
      </w:r>
    </w:p>
    <w:p w:rsidR="00753790" w:rsidRPr="00726E05" w:rsidRDefault="00753790" w:rsidP="00753790">
      <w:pPr>
        <w:pStyle w:val="ListParagraph"/>
        <w:numPr>
          <w:ilvl w:val="0"/>
          <w:numId w:val="26"/>
        </w:numPr>
        <w:spacing w:before="0" w:line="288" w:lineRule="auto"/>
      </w:pPr>
      <w:r w:rsidRPr="00726E05">
        <w:t>You can use a text box and put text anywhere you like.</w:t>
      </w:r>
    </w:p>
    <w:p w:rsidR="00753790" w:rsidRPr="00726E05" w:rsidRDefault="00753790" w:rsidP="00753790">
      <w:pPr>
        <w:pStyle w:val="ListParagraph"/>
        <w:numPr>
          <w:ilvl w:val="0"/>
          <w:numId w:val="26"/>
        </w:numPr>
        <w:spacing w:before="0" w:line="288" w:lineRule="auto"/>
      </w:pPr>
      <w:r w:rsidRPr="00726E05">
        <w:t>You can upload images from your PC and include them in Diagrams.</w:t>
      </w:r>
    </w:p>
    <w:p w:rsidR="00753790" w:rsidRPr="00726E05" w:rsidRDefault="00753790" w:rsidP="00753790">
      <w:pPr>
        <w:pStyle w:val="ListParagraph"/>
        <w:numPr>
          <w:ilvl w:val="0"/>
          <w:numId w:val="26"/>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Smart styles can easily be applied to stencils.</w:t>
      </w:r>
    </w:p>
    <w:p w:rsidR="00753790" w:rsidRPr="00726E05" w:rsidRDefault="00753790" w:rsidP="00753790">
      <w:pPr>
        <w:pStyle w:val="ListParagraph"/>
        <w:numPr>
          <w:ilvl w:val="0"/>
          <w:numId w:val="26"/>
        </w:numPr>
        <w:spacing w:before="0" w:line="288" w:lineRule="auto"/>
      </w:pPr>
      <w:r w:rsidRPr="00726E05">
        <w:t>You can have multiple sheets in a diagram and use them as backgrounds or layers.</w:t>
      </w:r>
    </w:p>
    <w:p w:rsidR="00753790" w:rsidRPr="00726E05" w:rsidRDefault="00753790" w:rsidP="00753790">
      <w:pPr>
        <w:pStyle w:val="ListParagraph"/>
        <w:numPr>
          <w:ilvl w:val="0"/>
          <w:numId w:val="26"/>
        </w:numPr>
        <w:spacing w:before="0" w:line="288" w:lineRule="auto"/>
      </w:pPr>
      <w:r w:rsidRPr="00726E05">
        <w:t>When you move the objects on your canvas, they will be snapped at the objects or grids nearby and align automatically.</w:t>
      </w:r>
    </w:p>
    <w:p w:rsidR="00753790" w:rsidRPr="00726E05" w:rsidRDefault="00753790" w:rsidP="00753790">
      <w:pPr>
        <w:pStyle w:val="ListParagraph"/>
        <w:numPr>
          <w:ilvl w:val="0"/>
          <w:numId w:val="26"/>
        </w:numPr>
        <w:spacing w:before="0"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All actions are stored so there are unlimited levels of undo.</w:t>
      </w:r>
    </w:p>
    <w:p w:rsidR="00753790" w:rsidRPr="00726E05" w:rsidRDefault="00753790" w:rsidP="00753790">
      <w:pPr>
        <w:pStyle w:val="ListParagraph"/>
        <w:numPr>
          <w:ilvl w:val="0"/>
          <w:numId w:val="26"/>
        </w:numPr>
        <w:spacing w:before="0" w:line="288" w:lineRule="auto"/>
      </w:pPr>
      <w:r w:rsidRPr="00726E05">
        <w:t>You can import an image from the other websites by indicating the URL.</w:t>
      </w:r>
    </w:p>
    <w:p w:rsidR="00753790" w:rsidRPr="00726E05" w:rsidRDefault="00753790" w:rsidP="00753790">
      <w:pPr>
        <w:pStyle w:val="ListParagraph"/>
        <w:numPr>
          <w:ilvl w:val="0"/>
          <w:numId w:val="26"/>
        </w:numPr>
        <w:spacing w:before="0" w:line="288" w:lineRule="auto"/>
      </w:pPr>
      <w:r w:rsidRPr="00726E05">
        <w:t>The imported image can be easily trimmed only using your mouse.</w:t>
      </w:r>
    </w:p>
    <w:p w:rsidR="00753790" w:rsidRPr="00726E05" w:rsidRDefault="00753790" w:rsidP="00753790">
      <w:pPr>
        <w:pStyle w:val="ListParagraph"/>
        <w:numPr>
          <w:ilvl w:val="0"/>
          <w:numId w:val="26"/>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753790">
      <w:pPr>
        <w:pStyle w:val="ListParagraph"/>
        <w:numPr>
          <w:ilvl w:val="0"/>
          <w:numId w:val="27"/>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753790">
      <w:pPr>
        <w:pStyle w:val="ListParagraph"/>
        <w:numPr>
          <w:ilvl w:val="0"/>
          <w:numId w:val="27"/>
        </w:numPr>
        <w:spacing w:before="0" w:line="288" w:lineRule="auto"/>
      </w:pPr>
      <w:r w:rsidRPr="00726E05">
        <w:t>Multiple people can edit a diagram in real time.</w:t>
      </w:r>
    </w:p>
    <w:p w:rsidR="00753790" w:rsidRPr="00726E05" w:rsidRDefault="00753790" w:rsidP="00753790">
      <w:pPr>
        <w:pStyle w:val="ListParagraph"/>
        <w:numPr>
          <w:ilvl w:val="0"/>
          <w:numId w:val="27"/>
        </w:numPr>
        <w:spacing w:before="0" w:line="288" w:lineRule="auto"/>
      </w:pPr>
      <w:r w:rsidRPr="00726E05">
        <w:t>There is a chat function in the editor so people can communicate while creating diagrams.</w:t>
      </w:r>
    </w:p>
    <w:p w:rsidR="00753790" w:rsidRPr="00726E05" w:rsidRDefault="00753790" w:rsidP="00753790">
      <w:pPr>
        <w:pStyle w:val="ListParagraph"/>
        <w:numPr>
          <w:ilvl w:val="0"/>
          <w:numId w:val="27"/>
        </w:numPr>
        <w:spacing w:before="0" w:line="288" w:lineRule="auto"/>
      </w:pPr>
      <w:r w:rsidRPr="00726E05">
        <w:t>People can leave comments about the diagrams.</w:t>
      </w:r>
    </w:p>
    <w:p w:rsidR="00753790" w:rsidRPr="00726E05" w:rsidRDefault="00753790" w:rsidP="00753790">
      <w:pPr>
        <w:pStyle w:val="ListParagraph"/>
        <w:numPr>
          <w:ilvl w:val="0"/>
          <w:numId w:val="27"/>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753790">
      <w:pPr>
        <w:pStyle w:val="ListParagraph"/>
        <w:numPr>
          <w:ilvl w:val="0"/>
          <w:numId w:val="27"/>
        </w:numPr>
        <w:spacing w:before="0" w:line="288" w:lineRule="auto"/>
      </w:pPr>
      <w:r w:rsidRPr="00726E05">
        <w:t>When editing with multiple people, users icons appear on selected objects.</w:t>
      </w:r>
    </w:p>
    <w:p w:rsidR="00753790" w:rsidRPr="00726E05" w:rsidRDefault="00753790" w:rsidP="00753790">
      <w:pPr>
        <w:pStyle w:val="ListParagraph"/>
        <w:numPr>
          <w:ilvl w:val="0"/>
          <w:numId w:val="27"/>
        </w:numPr>
        <w:spacing w:before="0" w:line="288" w:lineRule="auto"/>
      </w:pPr>
      <w:r w:rsidRPr="00726E05">
        <w:lastRenderedPageBreak/>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753790">
      <w:pPr>
        <w:pStyle w:val="ListParagraph"/>
        <w:numPr>
          <w:ilvl w:val="0"/>
          <w:numId w:val="28"/>
        </w:numPr>
        <w:spacing w:before="0" w:line="288" w:lineRule="auto"/>
      </w:pPr>
      <w:r w:rsidRPr="00726E05">
        <w:t>If you keep the diagram private then other users can't see it.</w:t>
      </w:r>
    </w:p>
    <w:p w:rsidR="00753790" w:rsidRPr="00726E05" w:rsidRDefault="00753790" w:rsidP="00753790">
      <w:pPr>
        <w:pStyle w:val="ListParagraph"/>
        <w:numPr>
          <w:ilvl w:val="0"/>
          <w:numId w:val="28"/>
        </w:numPr>
        <w:spacing w:before="0" w:line="288" w:lineRule="auto"/>
      </w:pPr>
      <w:r w:rsidRPr="00726E05">
        <w:t>If you make the diagram URL public, then anyone who knows the URL can see it.</w:t>
      </w:r>
    </w:p>
    <w:p w:rsidR="00753790" w:rsidRPr="00726E05" w:rsidRDefault="00753790" w:rsidP="00753790">
      <w:pPr>
        <w:pStyle w:val="ListParagraph"/>
        <w:numPr>
          <w:ilvl w:val="0"/>
          <w:numId w:val="28"/>
        </w:numPr>
        <w:spacing w:before="0" w:line="288" w:lineRule="auto"/>
      </w:pPr>
      <w:r w:rsidRPr="00726E05">
        <w:t>Publishing a diagram to a blog can be useful in various ways.</w:t>
      </w:r>
    </w:p>
    <w:p w:rsidR="00753790" w:rsidRPr="00726E05" w:rsidRDefault="00753790" w:rsidP="00753790">
      <w:pPr>
        <w:pStyle w:val="ListParagraph"/>
        <w:numPr>
          <w:ilvl w:val="0"/>
          <w:numId w:val="28"/>
        </w:numPr>
        <w:spacing w:before="0" w:line="288" w:lineRule="auto"/>
      </w:pPr>
      <w:r w:rsidRPr="00726E05">
        <w:t>You can place code into blogs to create a slideshow</w:t>
      </w:r>
    </w:p>
    <w:p w:rsidR="00753790" w:rsidRPr="00726E05" w:rsidRDefault="00753790" w:rsidP="00753790">
      <w:pPr>
        <w:pStyle w:val="ListParagraph"/>
        <w:numPr>
          <w:ilvl w:val="0"/>
          <w:numId w:val="28"/>
        </w:numPr>
        <w:spacing w:before="0" w:line="288" w:lineRule="auto"/>
      </w:pPr>
      <w:r w:rsidRPr="00726E05">
        <w:t>Published images always display the most recent version.</w:t>
      </w:r>
    </w:p>
    <w:p w:rsidR="00753790" w:rsidRPr="00726E05" w:rsidRDefault="00753790" w:rsidP="00753790">
      <w:pPr>
        <w:pStyle w:val="ListParagraph"/>
        <w:numPr>
          <w:ilvl w:val="0"/>
          <w:numId w:val="28"/>
        </w:numPr>
        <w:spacing w:before="0" w:line="288" w:lineRule="auto"/>
      </w:pPr>
      <w:r w:rsidRPr="00726E05">
        <w:t>Diagrams can be exported to SVG format (Plus Plan users only) and PNG format. (More formats will be available in the future.)</w:t>
      </w:r>
    </w:p>
    <w:p w:rsidR="00753790" w:rsidRPr="00726E05" w:rsidRDefault="00753790" w:rsidP="00753790">
      <w:pPr>
        <w:pStyle w:val="ListParagraph"/>
        <w:numPr>
          <w:ilvl w:val="0"/>
          <w:numId w:val="28"/>
        </w:numPr>
        <w:spacing w:before="0" w:line="288" w:lineRule="auto"/>
      </w:pPr>
      <w:r w:rsidRPr="00726E05">
        <w:t>Diagrams can be posted to Twitter/Facebook/</w:t>
      </w:r>
      <w:proofErr w:type="spellStart"/>
      <w:r w:rsidRPr="00726E05">
        <w:t>GoogleBuzz</w:t>
      </w:r>
      <w:proofErr w:type="spellEnd"/>
    </w:p>
    <w:p w:rsidR="00753790" w:rsidRPr="00726E05" w:rsidRDefault="00753790" w:rsidP="00753790">
      <w:pPr>
        <w:pStyle w:val="ListParagraph"/>
        <w:numPr>
          <w:ilvl w:val="0"/>
          <w:numId w:val="28"/>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753790">
      <w:pPr>
        <w:pStyle w:val="ListParagraph"/>
        <w:numPr>
          <w:ilvl w:val="0"/>
          <w:numId w:val="29"/>
        </w:numPr>
        <w:spacing w:before="0" w:line="288" w:lineRule="auto"/>
      </w:pPr>
      <w:r w:rsidRPr="00726E05">
        <w:t>Diagrams can be placed into folders.</w:t>
      </w:r>
    </w:p>
    <w:p w:rsidR="00753790" w:rsidRPr="00726E05" w:rsidRDefault="00753790" w:rsidP="00753790">
      <w:pPr>
        <w:pStyle w:val="ListParagraph"/>
        <w:numPr>
          <w:ilvl w:val="0"/>
          <w:numId w:val="29"/>
        </w:numPr>
        <w:spacing w:before="0" w:line="288" w:lineRule="auto"/>
      </w:pPr>
      <w:r w:rsidRPr="00726E05">
        <w:t>Diagrams can be copied.</w:t>
      </w:r>
    </w:p>
    <w:p w:rsidR="00753790" w:rsidRPr="00726E05" w:rsidRDefault="00753790" w:rsidP="00753790">
      <w:pPr>
        <w:pStyle w:val="ListParagraph"/>
        <w:numPr>
          <w:ilvl w:val="0"/>
          <w:numId w:val="29"/>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753790">
      <w:pPr>
        <w:pStyle w:val="ListParagraph"/>
        <w:numPr>
          <w:ilvl w:val="0"/>
          <w:numId w:val="30"/>
        </w:numPr>
        <w:spacing w:before="0" w:line="288" w:lineRule="auto"/>
      </w:pPr>
      <w:r w:rsidRPr="00726E05">
        <w:t>All pages and notification e-mails support English and Japanese</w:t>
      </w:r>
    </w:p>
    <w:p w:rsidR="00753790" w:rsidRPr="00726E05" w:rsidRDefault="00753790" w:rsidP="00753790">
      <w:pPr>
        <w:pStyle w:val="ListParagraph"/>
        <w:numPr>
          <w:ilvl w:val="0"/>
          <w:numId w:val="30"/>
        </w:numPr>
        <w:spacing w:before="0" w:line="288" w:lineRule="auto"/>
      </w:pPr>
      <w:r w:rsidRPr="00726E05">
        <w:t>Users can enter text from almost all languages.</w:t>
      </w:r>
    </w:p>
    <w:p w:rsidR="00753790" w:rsidRPr="00726E05" w:rsidRDefault="00753790" w:rsidP="00753790">
      <w:pPr>
        <w:pStyle w:val="ListParagraph"/>
        <w:numPr>
          <w:ilvl w:val="0"/>
          <w:numId w:val="30"/>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753790">
      <w:pPr>
        <w:pStyle w:val="ListParagraph"/>
        <w:numPr>
          <w:ilvl w:val="0"/>
          <w:numId w:val="31"/>
        </w:numPr>
        <w:spacing w:before="0" w:line="288" w:lineRule="auto"/>
      </w:pPr>
      <w:r w:rsidRPr="00726E05">
        <w:t>Private diagrams can only be seen by users you select.</w:t>
      </w:r>
    </w:p>
    <w:p w:rsidR="00753790" w:rsidRPr="00726E05" w:rsidRDefault="00753790" w:rsidP="00753790">
      <w:pPr>
        <w:pStyle w:val="ListParagraph"/>
        <w:numPr>
          <w:ilvl w:val="0"/>
          <w:numId w:val="31"/>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753790">
      <w:pPr>
        <w:pStyle w:val="ListParagraph"/>
        <w:numPr>
          <w:ilvl w:val="0"/>
          <w:numId w:val="31"/>
        </w:numPr>
        <w:spacing w:before="0" w:line="288" w:lineRule="auto"/>
      </w:pPr>
      <w:r w:rsidRPr="00726E05">
        <w:t>All editing and management is protected by SSL.</w:t>
      </w:r>
    </w:p>
    <w:p w:rsidR="00753790" w:rsidRPr="00726E05" w:rsidRDefault="00753790" w:rsidP="00753790">
      <w:pPr>
        <w:pStyle w:val="ListParagraph"/>
        <w:numPr>
          <w:ilvl w:val="0"/>
          <w:numId w:val="31"/>
        </w:numPr>
        <w:spacing w:before="0" w:line="288" w:lineRule="auto"/>
      </w:pPr>
      <w:r w:rsidRPr="00726E05">
        <w:t xml:space="preserve">In order to access information about diagrams a </w:t>
      </w:r>
      <w:proofErr w:type="spellStart"/>
      <w:r w:rsidRPr="00726E05">
        <w:t>Cacoo</w:t>
      </w:r>
      <w:proofErr w:type="spellEnd"/>
      <w:r w:rsidRPr="00726E05">
        <w:t xml:space="preserve"> ID and password are requited.</w:t>
      </w:r>
    </w:p>
    <w:p w:rsidR="00753790" w:rsidRPr="00726E05" w:rsidRDefault="00753790" w:rsidP="00753790">
      <w:pPr>
        <w:pStyle w:val="ListParagraph"/>
        <w:numPr>
          <w:ilvl w:val="0"/>
          <w:numId w:val="31"/>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B2280E">
      <w:pPr>
        <w:pStyle w:val="ListParagraph"/>
        <w:numPr>
          <w:ilvl w:val="0"/>
          <w:numId w:val="32"/>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B2280E">
      <w:pPr>
        <w:pStyle w:val="ListParagraph"/>
        <w:numPr>
          <w:ilvl w:val="0"/>
          <w:numId w:val="32"/>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lastRenderedPageBreak/>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w:t>
      </w:r>
      <w:proofErr w:type="spellStart"/>
      <w:r>
        <w:t>oauth</w:t>
      </w:r>
      <w:proofErr w:type="spellEnd"/>
      <w:r>
        <w:t>/</w:t>
      </w:r>
      <w:proofErr w:type="spellStart"/>
      <w:r>
        <w:t>access_token</w:t>
      </w:r>
      <w:proofErr w:type="spellEnd"/>
    </w:p>
    <w:p w:rsidR="00B2280E" w:rsidRDefault="00B2280E" w:rsidP="00B2280E">
      <w:pPr>
        <w:pStyle w:val="NoSpacing"/>
      </w:pPr>
      <w:proofErr w:type="spellStart"/>
      <w:r>
        <w:t>Authorize:https</w:t>
      </w:r>
      <w:proofErr w:type="spellEnd"/>
      <w:r>
        <w:t>://cacoo.com/</w:t>
      </w:r>
      <w:proofErr w:type="spellStart"/>
      <w:r>
        <w:t>oauth</w:t>
      </w:r>
      <w:proofErr w:type="spellEnd"/>
      <w:r>
        <w:t>/authorize</w:t>
      </w:r>
    </w:p>
    <w:p w:rsidR="00B2280E" w:rsidRDefault="00B2280E" w:rsidP="00B2280E">
      <w:pPr>
        <w:pStyle w:val="NoSpacing"/>
      </w:pPr>
      <w:r>
        <w:t xml:space="preserve">Request </w:t>
      </w:r>
      <w:proofErr w:type="spellStart"/>
      <w:r>
        <w:t>Token:https</w:t>
      </w:r>
      <w:proofErr w:type="spellEnd"/>
      <w:r>
        <w:t>://cacoo.com/</w:t>
      </w:r>
      <w:proofErr w:type="spellStart"/>
      <w:r>
        <w:t>oauth</w:t>
      </w:r>
      <w:proofErr w:type="spellEnd"/>
      <w:r>
        <w:t>/</w:t>
      </w:r>
      <w:proofErr w:type="spellStart"/>
      <w:r>
        <w:t>request_token</w:t>
      </w:r>
      <w:proofErr w:type="spellEnd"/>
    </w:p>
    <w:p w:rsidR="00B2280E" w:rsidRDefault="00B2280E" w:rsidP="001E3D45"/>
    <w:p w:rsidR="00753790" w:rsidRDefault="00753790"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1E3D45">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8" w:name="_Toc346626376"/>
      <w:r>
        <w:t>GLOSSARY</w:t>
      </w:r>
      <w:bookmarkEnd w:id="78"/>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BFC" w:rsidRDefault="000C6BFC" w:rsidP="003E74D4">
      <w:pPr>
        <w:spacing w:before="0" w:after="0" w:line="240" w:lineRule="auto"/>
      </w:pPr>
      <w:r>
        <w:separator/>
      </w:r>
    </w:p>
  </w:endnote>
  <w:endnote w:type="continuationSeparator" w:id="0">
    <w:p w:rsidR="000C6BFC" w:rsidRDefault="000C6BFC" w:rsidP="003E74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BFC" w:rsidRDefault="000C6BFC" w:rsidP="003E74D4">
      <w:pPr>
        <w:spacing w:before="0" w:after="0" w:line="240" w:lineRule="auto"/>
      </w:pPr>
      <w:r>
        <w:separator/>
      </w:r>
    </w:p>
  </w:footnote>
  <w:footnote w:type="continuationSeparator" w:id="0">
    <w:p w:rsidR="000C6BFC" w:rsidRDefault="000C6BFC" w:rsidP="003E74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4"/>
  </w:num>
  <w:num w:numId="4">
    <w:abstractNumId w:val="9"/>
  </w:num>
  <w:num w:numId="5">
    <w:abstractNumId w:val="22"/>
  </w:num>
  <w:num w:numId="6">
    <w:abstractNumId w:val="23"/>
  </w:num>
  <w:num w:numId="7">
    <w:abstractNumId w:val="16"/>
  </w:num>
  <w:num w:numId="8">
    <w:abstractNumId w:val="5"/>
  </w:num>
  <w:num w:numId="9">
    <w:abstractNumId w:val="41"/>
  </w:num>
  <w:num w:numId="10">
    <w:abstractNumId w:val="18"/>
  </w:num>
  <w:num w:numId="11">
    <w:abstractNumId w:val="21"/>
  </w:num>
  <w:num w:numId="12">
    <w:abstractNumId w:val="15"/>
  </w:num>
  <w:num w:numId="13">
    <w:abstractNumId w:val="33"/>
  </w:num>
  <w:num w:numId="14">
    <w:abstractNumId w:val="2"/>
  </w:num>
  <w:num w:numId="15">
    <w:abstractNumId w:val="17"/>
  </w:num>
  <w:num w:numId="16">
    <w:abstractNumId w:val="13"/>
  </w:num>
  <w:num w:numId="17">
    <w:abstractNumId w:val="38"/>
  </w:num>
  <w:num w:numId="18">
    <w:abstractNumId w:val="4"/>
  </w:num>
  <w:num w:numId="19">
    <w:abstractNumId w:val="44"/>
  </w:num>
  <w:num w:numId="20">
    <w:abstractNumId w:val="6"/>
  </w:num>
  <w:num w:numId="21">
    <w:abstractNumId w:val="29"/>
  </w:num>
  <w:num w:numId="22">
    <w:abstractNumId w:val="1"/>
  </w:num>
  <w:num w:numId="23">
    <w:abstractNumId w:val="3"/>
  </w:num>
  <w:num w:numId="24">
    <w:abstractNumId w:val="0"/>
  </w:num>
  <w:num w:numId="25">
    <w:abstractNumId w:val="32"/>
  </w:num>
  <w:num w:numId="26">
    <w:abstractNumId w:val="30"/>
  </w:num>
  <w:num w:numId="27">
    <w:abstractNumId w:val="40"/>
  </w:num>
  <w:num w:numId="28">
    <w:abstractNumId w:val="11"/>
  </w:num>
  <w:num w:numId="29">
    <w:abstractNumId w:val="28"/>
  </w:num>
  <w:num w:numId="30">
    <w:abstractNumId w:val="34"/>
  </w:num>
  <w:num w:numId="31">
    <w:abstractNumId w:val="36"/>
  </w:num>
  <w:num w:numId="32">
    <w:abstractNumId w:val="20"/>
  </w:num>
  <w:num w:numId="33">
    <w:abstractNumId w:val="43"/>
  </w:num>
  <w:num w:numId="34">
    <w:abstractNumId w:val="12"/>
  </w:num>
  <w:num w:numId="35">
    <w:abstractNumId w:val="31"/>
  </w:num>
  <w:num w:numId="36">
    <w:abstractNumId w:val="8"/>
  </w:num>
  <w:num w:numId="37">
    <w:abstractNumId w:val="26"/>
  </w:num>
  <w:num w:numId="38">
    <w:abstractNumId w:val="10"/>
  </w:num>
  <w:num w:numId="39">
    <w:abstractNumId w:val="19"/>
  </w:num>
  <w:num w:numId="40">
    <w:abstractNumId w:val="39"/>
  </w:num>
  <w:num w:numId="41">
    <w:abstractNumId w:val="37"/>
  </w:num>
  <w:num w:numId="42">
    <w:abstractNumId w:val="14"/>
  </w:num>
  <w:num w:numId="43">
    <w:abstractNumId w:val="45"/>
  </w:num>
  <w:num w:numId="44">
    <w:abstractNumId w:val="27"/>
  </w:num>
  <w:num w:numId="45">
    <w:abstractNumId w:val="35"/>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F5443"/>
    <w:rsid w:val="00006F98"/>
    <w:rsid w:val="0001103E"/>
    <w:rsid w:val="00014417"/>
    <w:rsid w:val="00032C33"/>
    <w:rsid w:val="0003346A"/>
    <w:rsid w:val="00055162"/>
    <w:rsid w:val="0005681A"/>
    <w:rsid w:val="00074DAD"/>
    <w:rsid w:val="000822F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grid.aspx" TargetMode="External"/><Relationship Id="rId21" Type="http://schemas.openxmlformats.org/officeDocument/2006/relationships/image" Target="media/image12.png"/><Relationship Id="rId42" Type="http://schemas.openxmlformats.org/officeDocument/2006/relationships/hyperlink" Target="http://www.wpftutorial.net/Home.html" TargetMode="External"/><Relationship Id="rId63" Type="http://schemas.openxmlformats.org/officeDocument/2006/relationships/hyperlink" Target="http://en.wikipedia.org/wiki/Microsoft_Visual_Studio_Debugger" TargetMode="External"/><Relationship Id="rId84" Type="http://schemas.openxmlformats.org/officeDocument/2006/relationships/hyperlink" Target="http://msdn.microsoft.com/en-IN/library/system.windows.controls.canvas.aspx" TargetMode="External"/><Relationship Id="rId138" Type="http://schemas.openxmlformats.org/officeDocument/2006/relationships/hyperlink" Target="http://msdn.microsoft.com/en-us/library/gg145023.aspx" TargetMode="External"/><Relationship Id="rId159" Type="http://schemas.openxmlformats.org/officeDocument/2006/relationships/hyperlink" Target="http://msdn.microsoft.com/en-us/library/gg145010.aspx" TargetMode="External"/><Relationship Id="rId170" Type="http://schemas.openxmlformats.org/officeDocument/2006/relationships/hyperlink" Target="http://msdn.microsoft.com/en-us/library/gg145048.aspx" TargetMode="External"/><Relationship Id="rId191" Type="http://schemas.openxmlformats.org/officeDocument/2006/relationships/hyperlink" Target="http://www.mysql.com/products/workbench/" TargetMode="External"/><Relationship Id="rId205" Type="http://schemas.openxmlformats.org/officeDocument/2006/relationships/hyperlink" Target="http://en.wikipedia.org/wiki/Common_Language_Infrastructure" TargetMode="External"/><Relationship Id="rId107" Type="http://schemas.openxmlformats.org/officeDocument/2006/relationships/hyperlink" Target="http://msdn.microsoft.com/en-IN/library/system.windows.controls.slider.aspx" TargetMode="External"/><Relationship Id="rId11" Type="http://schemas.openxmlformats.org/officeDocument/2006/relationships/image" Target="media/image2.jpeg"/><Relationship Id="rId32" Type="http://schemas.openxmlformats.org/officeDocument/2006/relationships/hyperlink" Target="http://msdn.microsoft.com/en-us/" TargetMode="External"/><Relationship Id="rId53" Type="http://schemas.openxmlformats.org/officeDocument/2006/relationships/hyperlink" Target="https://github.com/%20anirban-nandy%20/DailyNoteBook" TargetMode="External"/><Relationship Id="rId74" Type="http://schemas.openxmlformats.org/officeDocument/2006/relationships/image" Target="media/image24.png"/><Relationship Id="rId128" Type="http://schemas.openxmlformats.org/officeDocument/2006/relationships/hyperlink" Target="http://msdn.microsoft.com/en-us/library/gg145020.aspx" TargetMode="External"/><Relationship Id="rId149" Type="http://schemas.openxmlformats.org/officeDocument/2006/relationships/hyperlink" Target="http://msdn.microsoft.com/en-us/library/gg145039.aspx" TargetMode="External"/><Relationship Id="rId5" Type="http://schemas.microsoft.com/office/2007/relationships/stylesWithEffects" Target="stylesWithEffects.xml"/><Relationship Id="rId95" Type="http://schemas.openxmlformats.org/officeDocument/2006/relationships/hyperlink" Target="http://msdn.microsoft.com/en-IN/library/system.windows.controls.scrollviewer.aspx" TargetMode="External"/><Relationship Id="rId160" Type="http://schemas.openxmlformats.org/officeDocument/2006/relationships/hyperlink" Target="http://msdn.microsoft.com/en-us/library/gg145038.aspx" TargetMode="External"/><Relationship Id="rId181" Type="http://schemas.openxmlformats.org/officeDocument/2006/relationships/hyperlink" Target="http://msdn.microsoft.com/en-us/library/microsoft.sqlserver.server.aspx" TargetMode="External"/><Relationship Id="rId216" Type="http://schemas.openxmlformats.org/officeDocument/2006/relationships/image" Target="media/image36.jpeg"/><Relationship Id="rId22" Type="http://schemas.openxmlformats.org/officeDocument/2006/relationships/image" Target="media/image13.png"/><Relationship Id="rId43" Type="http://schemas.openxmlformats.org/officeDocument/2006/relationships/hyperlink" Target="https://developers.facebook.com/" TargetMode="External"/><Relationship Id="rId64" Type="http://schemas.openxmlformats.org/officeDocument/2006/relationships/hyperlink" Target="http://en.wikipedia.org/wiki/GUI" TargetMode="External"/><Relationship Id="rId118" Type="http://schemas.openxmlformats.org/officeDocument/2006/relationships/hyperlink" Target="http://msdn.microsoft.com/en-IN/library/system.windows.controls.stackpanel.aspx" TargetMode="External"/><Relationship Id="rId139" Type="http://schemas.openxmlformats.org/officeDocument/2006/relationships/hyperlink" Target="http://msdn.microsoft.com/en-us/library/system.dynamic.aspx" TargetMode="External"/><Relationship Id="rId85" Type="http://schemas.openxmlformats.org/officeDocument/2006/relationships/hyperlink" Target="http://msdn.microsoft.com/en-IN/library/system.windows.controls.dockpanel.aspx" TargetMode="External"/><Relationship Id="rId150" Type="http://schemas.openxmlformats.org/officeDocument/2006/relationships/hyperlink" Target="http://msdn.microsoft.com/en-us/library/system.numerics.aspx" TargetMode="External"/><Relationship Id="rId171" Type="http://schemas.openxmlformats.org/officeDocument/2006/relationships/hyperlink" Target="http://msdn.microsoft.com/en-us/library/gg145036.aspx" TargetMode="External"/><Relationship Id="rId192" Type="http://schemas.openxmlformats.org/officeDocument/2006/relationships/image" Target="media/image30.png"/><Relationship Id="rId206" Type="http://schemas.openxmlformats.org/officeDocument/2006/relationships/image" Target="media/image31.png"/><Relationship Id="rId12" Type="http://schemas.openxmlformats.org/officeDocument/2006/relationships/image" Target="media/image3.jpeg"/><Relationship Id="rId33" Type="http://schemas.openxmlformats.org/officeDocument/2006/relationships/hyperlink" Target="http://www.microsoft.com/en-us/default.aspx" TargetMode="External"/><Relationship Id="rId108" Type="http://schemas.openxmlformats.org/officeDocument/2006/relationships/hyperlink" Target="http://msdn.microsoft.com/en-IN/library/system.windows.controls.accesstext.aspx" TargetMode="External"/><Relationship Id="rId129" Type="http://schemas.openxmlformats.org/officeDocument/2006/relationships/hyperlink" Target="http://msdn.microsoft.com/en-us/library/gg145034.aspx" TargetMode="External"/><Relationship Id="rId54" Type="http://schemas.openxmlformats.org/officeDocument/2006/relationships/hyperlink" Target="http://learn.github.com/p/intro.html" TargetMode="External"/><Relationship Id="rId75" Type="http://schemas.openxmlformats.org/officeDocument/2006/relationships/hyperlink" Target="http://msdn.microsoft.com/en-IN/library/system.windows.controls.button.aspx" TargetMode="External"/><Relationship Id="rId96" Type="http://schemas.openxmlformats.org/officeDocument/2006/relationships/hyperlink" Target="http://msdn.microsoft.com/en-IN/library/system.windows.controls.stackpanel.aspx" TargetMode="External"/><Relationship Id="rId140" Type="http://schemas.openxmlformats.org/officeDocument/2006/relationships/hyperlink" Target="http://msdn.microsoft.com/en-us/library/gg145047.aspx" TargetMode="External"/><Relationship Id="rId161" Type="http://schemas.openxmlformats.org/officeDocument/2006/relationships/hyperlink" Target="http://msdn.microsoft.com/en-us/library/gg145021.aspx" TargetMode="External"/><Relationship Id="rId182" Type="http://schemas.openxmlformats.org/officeDocument/2006/relationships/hyperlink" Target="http://msdn.microsoft.com/en-us/library/gg145009.aspx" TargetMode="External"/><Relationship Id="rId217" Type="http://schemas.openxmlformats.org/officeDocument/2006/relationships/image" Target="media/image37.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hyperlink" Target="http://msdn.microsoft.com/en-IN/library/system.windows.controls.virtualizingstackpanel.aspx" TargetMode="External"/><Relationship Id="rId44" Type="http://schemas.openxmlformats.org/officeDocument/2006/relationships/hyperlink" Target="https://developers.facebook.com/apps" TargetMode="External"/><Relationship Id="rId65" Type="http://schemas.openxmlformats.org/officeDocument/2006/relationships/hyperlink" Target="http://en.wikipedia.org/wiki/Class_(computing)" TargetMode="External"/><Relationship Id="rId86" Type="http://schemas.openxmlformats.org/officeDocument/2006/relationships/hyperlink" Target="http://msdn.microsoft.com/en-IN/library/system.windows.controls.expander.aspx" TargetMode="External"/><Relationship Id="rId130" Type="http://schemas.openxmlformats.org/officeDocument/2006/relationships/hyperlink" Target="http://msdn.microsoft.com/en-us/library/gg145035.aspx" TargetMode="External"/><Relationship Id="rId151" Type="http://schemas.openxmlformats.org/officeDocument/2006/relationships/hyperlink" Target="http://msdn.microsoft.com/en-us/library/system.byte.aspx" TargetMode="External"/><Relationship Id="rId172" Type="http://schemas.openxmlformats.org/officeDocument/2006/relationships/hyperlink" Target="http://msdn.microsoft.com/en-us/library/accessibility.aspx" TargetMode="External"/><Relationship Id="rId193" Type="http://schemas.openxmlformats.org/officeDocument/2006/relationships/hyperlink" Target="http://en.wikipedia.org/wiki/Multi-paradigm_programming_language" TargetMode="External"/><Relationship Id="rId207" Type="http://schemas.openxmlformats.org/officeDocument/2006/relationships/image" Target="media/image32.png"/><Relationship Id="rId13" Type="http://schemas.openxmlformats.org/officeDocument/2006/relationships/image" Target="media/image4.jpeg"/><Relationship Id="rId109" Type="http://schemas.openxmlformats.org/officeDocument/2006/relationships/hyperlink" Target="http://msdn.microsoft.com/en-IN/library/system.windows.controls.label.aspx" TargetMode="External"/><Relationship Id="rId34" Type="http://schemas.openxmlformats.org/officeDocument/2006/relationships/hyperlink" Target="http://www.codeplex.com/" TargetMode="External"/><Relationship Id="rId55" Type="http://schemas.openxmlformats.org/officeDocument/2006/relationships/hyperlink" Target="http://www.vogella.com/articles/Git/article.html" TargetMode="External"/><Relationship Id="rId76" Type="http://schemas.openxmlformats.org/officeDocument/2006/relationships/hyperlink" Target="http://msdn.microsoft.com/en-IN/library/system.windows.controls.calendar.aspx" TargetMode="External"/><Relationship Id="rId97" Type="http://schemas.openxmlformats.org/officeDocument/2006/relationships/hyperlink" Target="http://msdn.microsoft.com/en-IN/library/system.windows.controls.primitives.thumb.aspx" TargetMode="External"/><Relationship Id="rId120" Type="http://schemas.openxmlformats.org/officeDocument/2006/relationships/hyperlink" Target="http://msdn.microsoft.com/en-IN/library/system.windows.controls.wrappanel.aspx" TargetMode="External"/><Relationship Id="rId141" Type="http://schemas.openxmlformats.org/officeDocument/2006/relationships/hyperlink" Target="http://msdn.microsoft.com/en-us/library/system.globalization.aspx" TargetMode="External"/><Relationship Id="rId7" Type="http://schemas.openxmlformats.org/officeDocument/2006/relationships/webSettings" Target="webSettings.xml"/><Relationship Id="rId162" Type="http://schemas.openxmlformats.org/officeDocument/2006/relationships/hyperlink" Target="http://msdn.microsoft.com/en-us/library/gg145012.aspx" TargetMode="External"/><Relationship Id="rId183" Type="http://schemas.openxmlformats.org/officeDocument/2006/relationships/hyperlink" Target="http://msdn.microsoft.com/en-us/library/gg145040.aspx" TargetMode="External"/><Relationship Id="rId218" Type="http://schemas.openxmlformats.org/officeDocument/2006/relationships/fontTable" Target="fontTable.xml"/><Relationship Id="rId24" Type="http://schemas.openxmlformats.org/officeDocument/2006/relationships/image" Target="media/image15.png"/><Relationship Id="rId45" Type="http://schemas.openxmlformats.org/officeDocument/2006/relationships/hyperlink" Target="https://www.facebook.com/creatormyapp" TargetMode="External"/><Relationship Id="rId66" Type="http://schemas.openxmlformats.org/officeDocument/2006/relationships/hyperlink" Target="http://en.wikipedia.org/wiki/Database_schema" TargetMode="External"/><Relationship Id="rId87" Type="http://schemas.openxmlformats.org/officeDocument/2006/relationships/hyperlink" Target="http://msdn.microsoft.com/en-IN/library/system.windows.controls.grid.aspx" TargetMode="External"/><Relationship Id="rId110" Type="http://schemas.openxmlformats.org/officeDocument/2006/relationships/hyperlink" Target="http://msdn.microsoft.com/en-IN/library/system.windows.controls.primitives.popup.aspx" TargetMode="External"/><Relationship Id="rId131" Type="http://schemas.openxmlformats.org/officeDocument/2006/relationships/hyperlink" Target="http://msdn.microsoft.com/en-us/library/gg145042.aspx" TargetMode="External"/><Relationship Id="rId152" Type="http://schemas.openxmlformats.org/officeDocument/2006/relationships/hyperlink" Target="http://msdn.microsoft.com/en-us/library/system.double.aspx" TargetMode="External"/><Relationship Id="rId173" Type="http://schemas.openxmlformats.org/officeDocument/2006/relationships/hyperlink" Target="http://msdn.microsoft.com/en-us/library/accessibility.aspx" TargetMode="External"/><Relationship Id="rId194" Type="http://schemas.openxmlformats.org/officeDocument/2006/relationships/hyperlink" Target="http://en.wikipedia.org/wiki/Imperative_programming" TargetMode="External"/><Relationship Id="rId208" Type="http://schemas.openxmlformats.org/officeDocument/2006/relationships/image" Target="media/image33.pn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hyperlink" Target="http://stackoverflow.com/" TargetMode="External"/><Relationship Id="rId56" Type="http://schemas.openxmlformats.org/officeDocument/2006/relationships/hyperlink" Target="http://try.github.com/levels/1/challenges/1" TargetMode="External"/><Relationship Id="rId77" Type="http://schemas.openxmlformats.org/officeDocument/2006/relationships/hyperlink" Target="http://msdn.microsoft.com/en-IN/library/system.windows.controls.documentviewer.aspx" TargetMode="External"/><Relationship Id="rId100" Type="http://schemas.openxmlformats.org/officeDocument/2006/relationships/hyperlink" Target="http://msdn.microsoft.com/en-IN/library/system.windows.window.aspx" TargetMode="External"/><Relationship Id="rId105" Type="http://schemas.openxmlformats.org/officeDocument/2006/relationships/hyperlink" Target="http://msdn.microsoft.com/en-IN/library/system.windows.documents.hyperlink.aspx" TargetMode="External"/><Relationship Id="rId126" Type="http://schemas.openxmlformats.org/officeDocument/2006/relationships/hyperlink" Target="http://msdn.microsoft.com/en-us/library/system.aspx" TargetMode="External"/><Relationship Id="rId147" Type="http://schemas.openxmlformats.org/officeDocument/2006/relationships/hyperlink" Target="http://msdn.microsoft.com/en-us/library/system.media.aspx" TargetMode="External"/><Relationship Id="rId168" Type="http://schemas.openxmlformats.org/officeDocument/2006/relationships/hyperlink" Target="http://msdn.microsoft.com/en-us/library/gg145013.aspx" TargetMode="External"/><Relationship Id="rId8" Type="http://schemas.openxmlformats.org/officeDocument/2006/relationships/footnotes" Target="footnotes.xml"/><Relationship Id="rId51" Type="http://schemas.openxmlformats.org/officeDocument/2006/relationships/hyperlink" Target="http://blendinsider.com/" TargetMode="External"/><Relationship Id="rId72" Type="http://schemas.openxmlformats.org/officeDocument/2006/relationships/hyperlink" Target="http://en.wikipedia.org/wiki/Team_Foundation_Server" TargetMode="External"/><Relationship Id="rId93" Type="http://schemas.openxmlformats.org/officeDocument/2006/relationships/hyperlink" Target="http://msdn.microsoft.com/en-IN/library/system.windows.controls.separator.aspx" TargetMode="External"/><Relationship Id="rId98" Type="http://schemas.openxmlformats.org/officeDocument/2006/relationships/hyperlink" Target="http://msdn.microsoft.com/en-IN/library/system.windows.controls.viewbox.aspx" TargetMode="External"/><Relationship Id="rId121" Type="http://schemas.openxmlformats.org/officeDocument/2006/relationships/hyperlink" Target="javascript:void(0)" TargetMode="External"/><Relationship Id="rId142" Type="http://schemas.openxmlformats.org/officeDocument/2006/relationships/hyperlink" Target="http://msdn.microsoft.com/en-us/library/system.globalization.textinfo.aspx" TargetMode="External"/><Relationship Id="rId163" Type="http://schemas.openxmlformats.org/officeDocument/2006/relationships/hyperlink" Target="http://msdn.microsoft.com/en-us/library/gg145014.aspx" TargetMode="External"/><Relationship Id="rId184" Type="http://schemas.openxmlformats.org/officeDocument/2006/relationships/hyperlink" Target="http://msdn.microsoft.com/en-us/library/gg145011.aspx" TargetMode="External"/><Relationship Id="rId189" Type="http://schemas.openxmlformats.org/officeDocument/2006/relationships/hyperlink" Target="http://searchenterpriselinux.techtarget.com/definition/MySQL-Connector-ODBC" TargetMode="External"/><Relationship Id="rId219"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hyperlink" Target="http://www.nokia.com/global/support/nokia-pc-suite/" TargetMode="External"/><Relationship Id="rId25" Type="http://schemas.openxmlformats.org/officeDocument/2006/relationships/image" Target="media/image16.png"/><Relationship Id="rId46" Type="http://schemas.openxmlformats.org/officeDocument/2006/relationships/hyperlink" Target="https://dev.twitter.com/" TargetMode="External"/><Relationship Id="rId67" Type="http://schemas.openxmlformats.org/officeDocument/2006/relationships/hyperlink" Target="http://en.wikipedia.org/wiki/Source_control"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us/library/gg145037.aspx" TargetMode="External"/><Relationship Id="rId158" Type="http://schemas.openxmlformats.org/officeDocument/2006/relationships/hyperlink" Target="http://msdn.microsoft.com/en-us/library/gg145025.aspx" TargetMode="External"/><Relationship Id="rId20" Type="http://schemas.openxmlformats.org/officeDocument/2006/relationships/image" Target="media/image11.png"/><Relationship Id="rId41" Type="http://schemas.openxmlformats.org/officeDocument/2006/relationships/hyperlink" Target="http://www.homeandlearn.co.uk/csharp/csharp.html" TargetMode="External"/><Relationship Id="rId62" Type="http://schemas.openxmlformats.org/officeDocument/2006/relationships/hyperlink" Target="http://en.wikipedia.org/wiki/Code_refactoring" TargetMode="External"/><Relationship Id="rId83" Type="http://schemas.openxmlformats.org/officeDocument/2006/relationships/hyperlink" Target="http://msdn.microsoft.com/en-IN/library/system.windows.controls.primitives.bulletdecorator.aspx" TargetMode="External"/><Relationship Id="rId88" Type="http://schemas.openxmlformats.org/officeDocument/2006/relationships/hyperlink" Target="http://msdn.microsoft.com/en-IN/library/system.windows.controls.gridview.aspx" TargetMode="External"/><Relationship Id="rId111" Type="http://schemas.openxmlformats.org/officeDocument/2006/relationships/hyperlink" Target="http://msdn.microsoft.com/en-IN/library/system.windows.controls.progressbar.aspx" TargetMode="External"/><Relationship Id="rId132" Type="http://schemas.openxmlformats.org/officeDocument/2006/relationships/hyperlink" Target="http://msdn.microsoft.com/en-us/library/gg145027.aspx" TargetMode="External"/><Relationship Id="rId153" Type="http://schemas.openxmlformats.org/officeDocument/2006/relationships/hyperlink" Target="http://msdn.microsoft.com/en-us/library/system.int32.aspx" TargetMode="External"/><Relationship Id="rId174" Type="http://schemas.openxmlformats.org/officeDocument/2006/relationships/hyperlink" Target="http://msdn.microsoft.com/en-us/library/hh135392.aspx" TargetMode="External"/><Relationship Id="rId179" Type="http://schemas.openxmlformats.org/officeDocument/2006/relationships/hyperlink" Target="http://msdn.microsoft.com/en-us/library/microsoft.data.entity.build.tasks.aspx" TargetMode="External"/><Relationship Id="rId195" Type="http://schemas.openxmlformats.org/officeDocument/2006/relationships/hyperlink" Target="http://en.wikipedia.org/wiki/Declarative_programming" TargetMode="External"/><Relationship Id="rId209" Type="http://schemas.openxmlformats.org/officeDocument/2006/relationships/image" Target="media/image34.png"/><Relationship Id="rId190" Type="http://schemas.openxmlformats.org/officeDocument/2006/relationships/image" Target="media/image29.jpeg"/><Relationship Id="rId204" Type="http://schemas.openxmlformats.org/officeDocument/2006/relationships/hyperlink" Target="http://en.wikipedia.org/wiki/International_Organization_for_Standardization" TargetMode="External"/><Relationship Id="rId15" Type="http://schemas.openxmlformats.org/officeDocument/2006/relationships/image" Target="media/image6.png"/><Relationship Id="rId36" Type="http://schemas.openxmlformats.org/officeDocument/2006/relationships/hyperlink" Target="http://www.codeguru.com/" TargetMode="External"/><Relationship Id="rId57" Type="http://schemas.openxmlformats.org/officeDocument/2006/relationships/hyperlink" Target="https://enterprise.github.com/support" TargetMode="External"/><Relationship Id="rId106" Type="http://schemas.openxmlformats.org/officeDocument/2006/relationships/hyperlink" Target="http://msdn.microsoft.com/en-IN/library/system.windows.controls.page.aspx" TargetMode="External"/><Relationship Id="rId127" Type="http://schemas.openxmlformats.org/officeDocument/2006/relationships/hyperlink" Target="http://msdn.microsoft.com/en-us/library/gg145022.aspx" TargetMode="External"/><Relationship Id="rId10" Type="http://schemas.openxmlformats.org/officeDocument/2006/relationships/image" Target="media/image1.gif"/><Relationship Id="rId31" Type="http://schemas.openxmlformats.org/officeDocument/2006/relationships/hyperlink" Target="http://en.wikipedia.org" TargetMode="External"/><Relationship Id="rId52" Type="http://schemas.openxmlformats.org/officeDocument/2006/relationships/hyperlink" Target="https://github.com/anirban-nandy" TargetMode="External"/><Relationship Id="rId73" Type="http://schemas.openxmlformats.org/officeDocument/2006/relationships/image" Target="media/image23.png"/><Relationship Id="rId78" Type="http://schemas.openxmlformats.org/officeDocument/2006/relationships/hyperlink" Target="http://msdn.microsoft.com/en-IN/library/system.windows.controls.flowdocumentpageviewer.aspx" TargetMode="External"/><Relationship Id="rId94" Type="http://schemas.openxmlformats.org/officeDocument/2006/relationships/hyperlink" Target="http://msdn.microsoft.com/en-IN/library/system.windows.controls.primitives.scrollbar.aspx" TargetMode="External"/><Relationship Id="rId99" Type="http://schemas.openxmlformats.org/officeDocument/2006/relationships/hyperlink" Target="http://msdn.microsoft.com/en-IN/library/system.windows.controls.virtualizingstackpanel.aspx" TargetMode="External"/><Relationship Id="rId101" Type="http://schemas.openxmlformats.org/officeDocument/2006/relationships/hyperlink" Target="http://msdn.microsoft.com/en-IN/library/system.windows.controls.wrappanel.aspx" TargetMode="External"/><Relationship Id="rId122" Type="http://schemas.openxmlformats.org/officeDocument/2006/relationships/image" Target="media/image25.jpeg"/><Relationship Id="rId143" Type="http://schemas.openxmlformats.org/officeDocument/2006/relationships/hyperlink" Target="http://msdn.microsoft.com/en-us/library/gg145031.aspx" TargetMode="External"/><Relationship Id="rId148" Type="http://schemas.openxmlformats.org/officeDocument/2006/relationships/hyperlink" Target="http://msdn.microsoft.com/en-us/library/gg145046.aspx" TargetMode="External"/><Relationship Id="rId164" Type="http://schemas.openxmlformats.org/officeDocument/2006/relationships/hyperlink" Target="http://msdn.microsoft.com/en-us/library/system.timers.aspx" TargetMode="External"/><Relationship Id="rId169" Type="http://schemas.openxmlformats.org/officeDocument/2006/relationships/hyperlink" Target="http://msdn.microsoft.com/en-us/library/gg145026.aspx" TargetMode="External"/><Relationship Id="rId185" Type="http://schemas.openxmlformats.org/officeDocument/2006/relationships/hyperlink" Target="http://msdn.microsoft.com/en-us/library/hh135393.aspx" TargetMode="Externa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yperlink" Target="http://msdn.microsoft.com/en-us/library/gg145041.aspx" TargetMode="External"/><Relationship Id="rId210" Type="http://schemas.openxmlformats.org/officeDocument/2006/relationships/image" Target="media/image35.png"/><Relationship Id="rId215" Type="http://schemas.openxmlformats.org/officeDocument/2006/relationships/hyperlink" Target="http://www.developer.nokia.com/NAX" TargetMode="External"/><Relationship Id="rId26" Type="http://schemas.openxmlformats.org/officeDocument/2006/relationships/image" Target="media/image17.png"/><Relationship Id="rId47" Type="http://schemas.openxmlformats.org/officeDocument/2006/relationships/hyperlink" Target="https://dev.twitter.com/discussions/3477" TargetMode="External"/><Relationship Id="rId68" Type="http://schemas.openxmlformats.org/officeDocument/2006/relationships/hyperlink" Target="http://en.wikipedia.org/wiki/Subversion_(software)" TargetMode="External"/><Relationship Id="rId89" Type="http://schemas.openxmlformats.org/officeDocument/2006/relationships/hyperlink" Target="http://msdn.microsoft.com/en-IN/library/system.windows.controls.gridsplitter.aspx" TargetMode="External"/><Relationship Id="rId112" Type="http://schemas.openxmlformats.org/officeDocument/2006/relationships/hyperlink" Target="http://msdn.microsoft.com/en-IN/library/system.windows.controls.primitives.statusbar.aspx" TargetMode="External"/><Relationship Id="rId133" Type="http://schemas.openxmlformats.org/officeDocument/2006/relationships/hyperlink" Target="http://msdn.microsoft.com/en-us/library/gg145028.aspx" TargetMode="External"/><Relationship Id="rId154" Type="http://schemas.openxmlformats.org/officeDocument/2006/relationships/hyperlink" Target="http://msdn.microsoft.com/en-us/library/gg145044.aspx" TargetMode="External"/><Relationship Id="rId175" Type="http://schemas.openxmlformats.org/officeDocument/2006/relationships/hyperlink" Target="http://msdn.microsoft.com/en-us/library/microsoft.aspnet.snapin.aspx" TargetMode="External"/><Relationship Id="rId196" Type="http://schemas.openxmlformats.org/officeDocument/2006/relationships/hyperlink" Target="http://en.wikipedia.org/wiki/Functional_programming" TargetMode="External"/><Relationship Id="rId200" Type="http://schemas.openxmlformats.org/officeDocument/2006/relationships/hyperlink" Target="http://en.wikipedia.org/wiki/Component-based_software_engineering" TargetMode="External"/><Relationship Id="rId16" Type="http://schemas.openxmlformats.org/officeDocument/2006/relationships/image" Target="media/image7.png"/><Relationship Id="rId37" Type="http://schemas.openxmlformats.org/officeDocument/2006/relationships/hyperlink" Target="http://www.w3schools.com" TargetMode="External"/><Relationship Id="rId58" Type="http://schemas.openxmlformats.org/officeDocument/2006/relationships/hyperlink" Target="https://support.enterprise.github.com/home" TargetMode="External"/><Relationship Id="rId79" Type="http://schemas.openxmlformats.org/officeDocument/2006/relationships/hyperlink" Target="http://msdn.microsoft.com/en-IN/library/system.windows.controls.flowdocumentreader.aspx" TargetMode="External"/><Relationship Id="rId102" Type="http://schemas.openxmlformats.org/officeDocument/2006/relationships/hyperlink" Target="http://msdn.microsoft.com/en-IN/library/system.windows.controls.image.aspx" TargetMode="External"/><Relationship Id="rId123" Type="http://schemas.openxmlformats.org/officeDocument/2006/relationships/image" Target="media/image26.png"/><Relationship Id="rId144" Type="http://schemas.openxmlformats.org/officeDocument/2006/relationships/hyperlink" Target="http://msdn.microsoft.com/en-us/library/gg145019.aspx" TargetMode="External"/><Relationship Id="rId90" Type="http://schemas.openxmlformats.org/officeDocument/2006/relationships/hyperlink" Target="http://msdn.microsoft.com/en-IN/library/system.windows.controls.groupbox.aspx" TargetMode="External"/><Relationship Id="rId165" Type="http://schemas.openxmlformats.org/officeDocument/2006/relationships/hyperlink" Target="http://msdn.microsoft.com/en-us/library/system.timers.timer.aspx" TargetMode="External"/><Relationship Id="rId186" Type="http://schemas.openxmlformats.org/officeDocument/2006/relationships/hyperlink" Target="http://msdn.microsoft.com/en-us/library/uiautomationclientsideproviders.aspx" TargetMode="External"/><Relationship Id="rId211" Type="http://schemas.openxmlformats.org/officeDocument/2006/relationships/hyperlink" Target="http://www.developer.nokia.com/info/sw.nokia.com/id/054b94d5-4cdf-4b17-b268-bedcfc421ba6/Nokia_Web_Tools_1_2_for_Symbian.html" TargetMode="External"/><Relationship Id="rId27" Type="http://schemas.openxmlformats.org/officeDocument/2006/relationships/image" Target="media/image18.png"/><Relationship Id="rId48" Type="http://schemas.openxmlformats.org/officeDocument/2006/relationships/hyperlink" Target="https://developers.google.com/" TargetMode="External"/><Relationship Id="rId69" Type="http://schemas.openxmlformats.org/officeDocument/2006/relationships/hyperlink" Target="http://en.wikipedia.org/wiki/Visual_SourceSafe" TargetMode="External"/><Relationship Id="rId113" Type="http://schemas.openxmlformats.org/officeDocument/2006/relationships/hyperlink" Target="http://msdn.microsoft.com/en-IN/library/system.windows.controls.textblock.aspx" TargetMode="External"/><Relationship Id="rId134" Type="http://schemas.openxmlformats.org/officeDocument/2006/relationships/hyperlink" Target="http://msdn.microsoft.com/en-us/library/gg145029.aspx" TargetMode="External"/><Relationship Id="rId80" Type="http://schemas.openxmlformats.org/officeDocument/2006/relationships/hyperlink" Target="http://msdn.microsoft.com/en-IN/library/system.windows.controls.flowdocumentscrollviewer.aspx" TargetMode="External"/><Relationship Id="rId155" Type="http://schemas.openxmlformats.org/officeDocument/2006/relationships/hyperlink" Target="http://msdn.microsoft.com/en-us/library/gg145033.aspx" TargetMode="External"/><Relationship Id="rId176" Type="http://schemas.openxmlformats.org/officeDocument/2006/relationships/hyperlink" Target="http://go.microsoft.com/fwlink/?linkid=37118" TargetMode="External"/><Relationship Id="rId197" Type="http://schemas.openxmlformats.org/officeDocument/2006/relationships/hyperlink" Target="http://en.wikipedia.org/wiki/Generic_programming" TargetMode="External"/><Relationship Id="rId201" Type="http://schemas.openxmlformats.org/officeDocument/2006/relationships/hyperlink" Target="http://en.wikipedia.org/wiki/Microsoft" TargetMode="External"/><Relationship Id="rId17" Type="http://schemas.openxmlformats.org/officeDocument/2006/relationships/image" Target="media/image8.png"/><Relationship Id="rId38" Type="http://schemas.openxmlformats.org/officeDocument/2006/relationships/hyperlink" Target="http://blogs.technicise.com/" TargetMode="External"/><Relationship Id="rId59" Type="http://schemas.openxmlformats.org/officeDocument/2006/relationships/image" Target="media/image22.png"/><Relationship Id="rId103" Type="http://schemas.openxmlformats.org/officeDocument/2006/relationships/hyperlink" Target="http://msdn.microsoft.com/en-IN/library/system.windows.controls.menu.aspx" TargetMode="External"/><Relationship Id="rId124" Type="http://schemas.openxmlformats.org/officeDocument/2006/relationships/image" Target="media/image27.jpeg"/><Relationship Id="rId70" Type="http://schemas.openxmlformats.org/officeDocument/2006/relationships/hyperlink" Target="http://en.wikipedia.org/wiki/Domain-specific_language" TargetMode="External"/><Relationship Id="rId91" Type="http://schemas.openxmlformats.org/officeDocument/2006/relationships/hyperlink" Target="http://msdn.microsoft.com/en-IN/library/system.windows.controls.panel.aspx" TargetMode="External"/><Relationship Id="rId145" Type="http://schemas.openxmlformats.org/officeDocument/2006/relationships/hyperlink" Target="http://msdn.microsoft.com/en-us/library/gg145016.aspx" TargetMode="External"/><Relationship Id="rId166" Type="http://schemas.openxmlformats.org/officeDocument/2006/relationships/hyperlink" Target="http://msdn.microsoft.com/en-us/library/gg145032.aspx" TargetMode="External"/><Relationship Id="rId187" Type="http://schemas.openxmlformats.org/officeDocument/2006/relationships/hyperlink" Target="http://msdn.microsoft.com/en-us/library/xamlgeneratednamespace.aspx" TargetMode="External"/><Relationship Id="rId1" Type="http://schemas.openxmlformats.org/officeDocument/2006/relationships/customXml" Target="../customXml/item1.xml"/><Relationship Id="rId212" Type="http://schemas.openxmlformats.org/officeDocument/2006/relationships/hyperlink" Target="http://www.developer.nokia.com/Resources/Library/Series_40_web_apps_library/" TargetMode="External"/><Relationship Id="rId28" Type="http://schemas.openxmlformats.org/officeDocument/2006/relationships/image" Target="media/image19.png"/><Relationship Id="rId49" Type="http://schemas.openxmlformats.org/officeDocument/2006/relationships/hyperlink" Target="https://maps.google.co.in/" TargetMode="External"/><Relationship Id="rId114" Type="http://schemas.openxmlformats.org/officeDocument/2006/relationships/hyperlink" Target="http://msdn.microsoft.com/en-IN/library/system.windows.controls.tooltip.aspx" TargetMode="External"/><Relationship Id="rId60" Type="http://schemas.openxmlformats.org/officeDocument/2006/relationships/hyperlink" Target="http://en.wikipedia.org/wiki/Code_editor" TargetMode="External"/><Relationship Id="rId81" Type="http://schemas.openxmlformats.org/officeDocument/2006/relationships/hyperlink" Target="http://msdn.microsoft.com/en-IN/library/system.windows.controls.stickynotecontrol.aspx" TargetMode="External"/><Relationship Id="rId135"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43.aspx" TargetMode="External"/><Relationship Id="rId177" Type="http://schemas.openxmlformats.org/officeDocument/2006/relationships/hyperlink" Target="http://msdn.microsoft.com/en-us/library/gg145008.aspx" TargetMode="External"/><Relationship Id="rId198" Type="http://schemas.openxmlformats.org/officeDocument/2006/relationships/hyperlink" Target="http://en.wikipedia.org/wiki/Object-oriented_programming" TargetMode="External"/><Relationship Id="rId202" Type="http://schemas.openxmlformats.org/officeDocument/2006/relationships/hyperlink" Target="http://en.wikipedia.org/wiki/.NET_Framework" TargetMode="External"/><Relationship Id="rId18" Type="http://schemas.openxmlformats.org/officeDocument/2006/relationships/image" Target="media/image9.png"/><Relationship Id="rId39" Type="http://schemas.openxmlformats.org/officeDocument/2006/relationships/hyperlink" Target="http://www.mysql.com/" TargetMode="External"/><Relationship Id="rId50" Type="http://schemas.openxmlformats.org/officeDocument/2006/relationships/hyperlink" Target="http://www.youtube.com/?gl=IN" TargetMode="External"/><Relationship Id="rId104" Type="http://schemas.openxmlformats.org/officeDocument/2006/relationships/hyperlink" Target="http://msdn.microsoft.com/en-IN/library/system.windows.controls.frame.aspx" TargetMode="External"/><Relationship Id="rId125" Type="http://schemas.openxmlformats.org/officeDocument/2006/relationships/hyperlink" Target="http://msdn.microsoft.com/en-us/library/system.aspx" TargetMode="External"/><Relationship Id="rId146" Type="http://schemas.openxmlformats.org/officeDocument/2006/relationships/hyperlink" Target="http://msdn.microsoft.com/en-us/library/gg145024.aspx" TargetMode="External"/><Relationship Id="rId167" Type="http://schemas.openxmlformats.org/officeDocument/2006/relationships/hyperlink" Target="http://msdn.microsoft.com/en-us/library/gg145018.aspx" TargetMode="External"/><Relationship Id="rId188" Type="http://schemas.openxmlformats.org/officeDocument/2006/relationships/image" Target="media/image28.jpeg"/><Relationship Id="rId71" Type="http://schemas.openxmlformats.org/officeDocument/2006/relationships/hyperlink" Target="http://en.wikipedia.org/wiki/Software_development_lifecycle" TargetMode="External"/><Relationship Id="rId92" Type="http://schemas.openxmlformats.org/officeDocument/2006/relationships/hyperlink" Target="http://msdn.microsoft.com/en-IN/library/system.windows.controls.primitives.resizegrip.aspx" TargetMode="External"/><Relationship Id="rId213" Type="http://schemas.openxmlformats.org/officeDocument/2006/relationships/hyperlink" Target="http://www.nokia.com/nokiasuite" TargetMode="External"/><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hyperlink" Target="http://dev.mysql.com/" TargetMode="External"/><Relationship Id="rId115" Type="http://schemas.openxmlformats.org/officeDocument/2006/relationships/hyperlink" Target="http://msdn.microsoft.com/en-IN/library/system.windows.controls.canvas.aspx" TargetMode="External"/><Relationship Id="rId136" Type="http://schemas.openxmlformats.org/officeDocument/2006/relationships/hyperlink" Target="http://msdn.microsoft.com/en-us/library/gg145030.aspx" TargetMode="External"/><Relationship Id="rId157" Type="http://schemas.openxmlformats.org/officeDocument/2006/relationships/hyperlink" Target="http://msdn.microsoft.com/en-us/library/gg145017.aspx" TargetMode="External"/><Relationship Id="rId178" Type="http://schemas.openxmlformats.org/officeDocument/2006/relationships/hyperlink" Target="http://msdn.microsoft.com/en-us/library/gg145015.aspx" TargetMode="External"/><Relationship Id="rId61" Type="http://schemas.openxmlformats.org/officeDocument/2006/relationships/hyperlink" Target="http://en.wikipedia.org/wiki/IntelliSense" TargetMode="External"/><Relationship Id="rId82" Type="http://schemas.openxmlformats.org/officeDocument/2006/relationships/hyperlink" Target="http://msdn.microsoft.com/en-IN/library/system.windows.controls.border.aspx" TargetMode="External"/><Relationship Id="rId199" Type="http://schemas.openxmlformats.org/officeDocument/2006/relationships/hyperlink" Target="http://en.wikipedia.org/wiki/Class_(computer_science)" TargetMode="External"/><Relationship Id="rId203" Type="http://schemas.openxmlformats.org/officeDocument/2006/relationships/hyperlink" Target="http://en.wikipedia.org/wiki/Ecma_International"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7C1DC7-4BD8-44F3-A072-0E1B40C6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79</Pages>
  <Words>19945</Words>
  <Characters>113691</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133370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chandra</cp:lastModifiedBy>
  <cp:revision>163</cp:revision>
  <dcterms:created xsi:type="dcterms:W3CDTF">2013-01-18T10:03:00Z</dcterms:created>
  <dcterms:modified xsi:type="dcterms:W3CDTF">2013-03-23T20:04:00Z</dcterms:modified>
</cp:coreProperties>
</file>