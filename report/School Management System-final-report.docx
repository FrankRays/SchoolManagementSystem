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BF188C">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5F0D55" w:rsidRDefault="005F0D5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5F0D55" w:rsidRDefault="005F0D55">
                            <w:pPr>
                              <w:pStyle w:val="NoSpacing"/>
                              <w:spacing w:line="360" w:lineRule="auto"/>
                              <w:rPr>
                                <w:color w:val="FFFFFF" w:themeColor="background1"/>
                              </w:rPr>
                            </w:pPr>
                            <w:r w:rsidRPr="0073478C">
                              <w:rPr>
                                <w:b/>
                                <w:color w:val="FFFFFF" w:themeColor="background1"/>
                                <w:sz w:val="52"/>
                                <w:szCs w:val="52"/>
                              </w:rPr>
                              <w:t>SUSMITA PODDER</w:t>
                            </w:r>
                          </w:p>
                        </w:sdtContent>
                      </w:sdt>
                      <w:p w:rsidR="005F0D55" w:rsidRDefault="005F0D5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5F0D55" w:rsidRDefault="005F0D5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BF188C">
          <w:pPr>
            <w:rPr>
              <w:rFonts w:asciiTheme="majorHAnsi" w:eastAsiaTheme="majorEastAsia" w:hAnsiTheme="majorHAnsi" w:cstheme="majorBidi"/>
              <w:b/>
              <w:bCs/>
              <w:color w:val="21798E" w:themeColor="accent1" w:themeShade="BF"/>
              <w:sz w:val="48"/>
              <w:szCs w:val="48"/>
            </w:rPr>
          </w:pPr>
          <w:r w:rsidRPr="00BF188C">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5F0D55" w:rsidRDefault="005F0D5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BF188C">
          <w:pPr>
            <w:pStyle w:val="TOC1"/>
            <w:tabs>
              <w:tab w:val="right" w:leader="dot" w:pos="9350"/>
            </w:tabs>
            <w:rPr>
              <w:noProof/>
            </w:rPr>
          </w:pPr>
          <w:r w:rsidRPr="00BF188C">
            <w:fldChar w:fldCharType="begin"/>
          </w:r>
          <w:r w:rsidR="005660EA">
            <w:instrText xml:space="preserve"> TOC \o "1-3" \h \z \u </w:instrText>
          </w:r>
          <w:r w:rsidRPr="00BF188C">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BF188C">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BF188C">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BF188C">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BF188C">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BF188C">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BF188C">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BF188C"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437A54">
      <w:pPr>
        <w:pStyle w:val="ListParagraph"/>
        <w:numPr>
          <w:ilvl w:val="0"/>
          <w:numId w:val="6"/>
        </w:numPr>
      </w:pPr>
      <w:r>
        <w:t>The software must have a easy to use graphic user interface as it is going to be used by all types of users, like professors and clerks.</w:t>
      </w:r>
    </w:p>
    <w:p w:rsidR="001F65E1" w:rsidRDefault="001F65E1" w:rsidP="00437A54">
      <w:pPr>
        <w:pStyle w:val="ListParagraph"/>
        <w:numPr>
          <w:ilvl w:val="0"/>
          <w:numId w:val="6"/>
        </w:numPr>
      </w:pPr>
      <w:r>
        <w:t>The software should be password protected to secure confidential data.</w:t>
      </w:r>
    </w:p>
    <w:p w:rsidR="001F65E1" w:rsidRDefault="001F65E1" w:rsidP="00437A54">
      <w:pPr>
        <w:pStyle w:val="ListParagraph"/>
        <w:numPr>
          <w:ilvl w:val="0"/>
          <w:numId w:val="6"/>
        </w:numPr>
      </w:pPr>
      <w:r>
        <w:t>The database must be encrypted so that no one could see the accounts information of the organization even if the database is somehow hacked.</w:t>
      </w:r>
    </w:p>
    <w:p w:rsidR="001F65E1" w:rsidRDefault="001F65E1" w:rsidP="00437A54">
      <w:pPr>
        <w:pStyle w:val="ListParagraph"/>
        <w:numPr>
          <w:ilvl w:val="0"/>
          <w:numId w:val="6"/>
        </w:numPr>
      </w:pPr>
      <w:r>
        <w:t>The application must be fast and flexible so that waiting time gets reduced.</w:t>
      </w:r>
    </w:p>
    <w:p w:rsidR="00006F98" w:rsidRDefault="00006F98" w:rsidP="00437A54">
      <w:pPr>
        <w:pStyle w:val="ListParagraph"/>
        <w:numPr>
          <w:ilvl w:val="0"/>
          <w:numId w:val="6"/>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 xml:space="preserve">CLASS DIAGRAM </w:t>
      </w:r>
      <w:bookmarkEnd w:id="21"/>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database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r>
              <w:t>Susmita</w:t>
            </w:r>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r>
              <w:t>Susmita</w:t>
            </w:r>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r>
              <w:t>Susmita</w:t>
            </w:r>
          </w:p>
        </w:tc>
      </w:tr>
      <w:tr w:rsidR="005F0D55" w:rsidTr="009A0389">
        <w:tc>
          <w:tcPr>
            <w:tcW w:w="1915" w:type="dxa"/>
          </w:tcPr>
          <w:p w:rsidR="005F0D55" w:rsidRDefault="005F0D55" w:rsidP="009A0389">
            <w:r>
              <w:t>SMS - 011</w:t>
            </w:r>
          </w:p>
        </w:tc>
        <w:tc>
          <w:tcPr>
            <w:tcW w:w="1915" w:type="dxa"/>
          </w:tcPr>
          <w:p w:rsidR="005F0D55" w:rsidRDefault="005F0D55" w:rsidP="00C911D1">
            <w:r>
              <w:t>EditCourse</w:t>
            </w:r>
          </w:p>
        </w:tc>
        <w:tc>
          <w:tcPr>
            <w:tcW w:w="1915" w:type="dxa"/>
          </w:tcPr>
          <w:p w:rsidR="005F0D55" w:rsidRDefault="005F0D55" w:rsidP="00C40C94">
            <w:r>
              <w:t>Select Edit option to edit Course details.</w:t>
            </w:r>
          </w:p>
        </w:tc>
        <w:tc>
          <w:tcPr>
            <w:tcW w:w="1915" w:type="dxa"/>
          </w:tcPr>
          <w:p w:rsidR="005F0D55" w:rsidRDefault="005F0D55" w:rsidP="009A0389">
            <w:r>
              <w:t>Successfully updated the Course details.</w:t>
            </w:r>
          </w:p>
        </w:tc>
        <w:tc>
          <w:tcPr>
            <w:tcW w:w="1916" w:type="dxa"/>
          </w:tcPr>
          <w:p w:rsidR="005F0D55" w:rsidRDefault="005F0D55" w:rsidP="009A0389">
            <w:r>
              <w:t>Susmita</w:t>
            </w:r>
          </w:p>
        </w:tc>
      </w:tr>
      <w:tr w:rsidR="00C40C94" w:rsidTr="009A0389">
        <w:tc>
          <w:tcPr>
            <w:tcW w:w="1915" w:type="dxa"/>
          </w:tcPr>
          <w:p w:rsidR="00C40C94" w:rsidRDefault="00C40C94" w:rsidP="009A0389">
            <w:r>
              <w:t>SMS – 01</w:t>
            </w:r>
            <w:r w:rsidR="005F0D55">
              <w:t>2</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r>
              <w:t>Susmita</w:t>
            </w:r>
          </w:p>
          <w:p w:rsidR="005F0D55" w:rsidRDefault="005F0D55" w:rsidP="009A0389"/>
        </w:tc>
      </w:tr>
      <w:tr w:rsidR="005F0D55" w:rsidTr="009A0389">
        <w:tc>
          <w:tcPr>
            <w:tcW w:w="1915" w:type="dxa"/>
          </w:tcPr>
          <w:p w:rsidR="005F0D55" w:rsidRDefault="005F0D55" w:rsidP="009A0389">
            <w:r>
              <w:t>SMS – 013</w:t>
            </w:r>
          </w:p>
        </w:tc>
        <w:tc>
          <w:tcPr>
            <w:tcW w:w="1915" w:type="dxa"/>
          </w:tcPr>
          <w:p w:rsidR="005F0D55" w:rsidRDefault="005F0D55" w:rsidP="00C911D1">
            <w:r>
              <w:t>Student</w:t>
            </w:r>
          </w:p>
        </w:tc>
        <w:tc>
          <w:tcPr>
            <w:tcW w:w="1915" w:type="dxa"/>
          </w:tcPr>
          <w:p w:rsidR="005F0D55" w:rsidRDefault="005F0D55" w:rsidP="00C40C94">
            <w:r>
              <w:t>Click Student to open Student window.</w:t>
            </w:r>
          </w:p>
        </w:tc>
        <w:tc>
          <w:tcPr>
            <w:tcW w:w="1915" w:type="dxa"/>
          </w:tcPr>
          <w:p w:rsidR="005F0D55" w:rsidRDefault="005F0D55" w:rsidP="009A0389">
            <w:r>
              <w:t>Successfully opened.</w:t>
            </w:r>
          </w:p>
        </w:tc>
        <w:tc>
          <w:tcPr>
            <w:tcW w:w="1916" w:type="dxa"/>
          </w:tcPr>
          <w:p w:rsidR="003B79F7" w:rsidRDefault="003B79F7" w:rsidP="003B79F7">
            <w:r>
              <w:t>Susmita</w:t>
            </w:r>
          </w:p>
          <w:p w:rsidR="005F0D55" w:rsidRDefault="005F0D55" w:rsidP="009A0389"/>
        </w:tc>
      </w:tr>
      <w:tr w:rsidR="005F0D55" w:rsidTr="009A0389">
        <w:tc>
          <w:tcPr>
            <w:tcW w:w="1915" w:type="dxa"/>
          </w:tcPr>
          <w:p w:rsidR="005F0D55" w:rsidRDefault="005F0D55" w:rsidP="009A0389">
            <w:r>
              <w:t>SMS – 014</w:t>
            </w:r>
          </w:p>
        </w:tc>
        <w:tc>
          <w:tcPr>
            <w:tcW w:w="1915" w:type="dxa"/>
          </w:tcPr>
          <w:p w:rsidR="005F0D55" w:rsidRDefault="005F0D55" w:rsidP="00C911D1">
            <w:r>
              <w:t>Submit</w:t>
            </w:r>
          </w:p>
        </w:tc>
        <w:tc>
          <w:tcPr>
            <w:tcW w:w="1915" w:type="dxa"/>
          </w:tcPr>
          <w:p w:rsidR="005F0D55" w:rsidRDefault="005F0D55" w:rsidP="00C40C94">
            <w:r>
              <w:t>Select Submit to add the details of the Student.</w:t>
            </w:r>
          </w:p>
        </w:tc>
        <w:tc>
          <w:tcPr>
            <w:tcW w:w="1915" w:type="dxa"/>
          </w:tcPr>
          <w:p w:rsidR="005F0D55" w:rsidRDefault="005F0D55" w:rsidP="009A0389">
            <w:r>
              <w:t xml:space="preserve">Successfully added the details of the Student into School Management System.  </w:t>
            </w:r>
          </w:p>
        </w:tc>
        <w:tc>
          <w:tcPr>
            <w:tcW w:w="1916" w:type="dxa"/>
          </w:tcPr>
          <w:p w:rsidR="003B79F7" w:rsidRDefault="003B79F7" w:rsidP="003B79F7">
            <w:r>
              <w:t>Susmita</w:t>
            </w:r>
          </w:p>
          <w:p w:rsidR="005F0D55" w:rsidRDefault="005F0D55" w:rsidP="009A0389"/>
        </w:tc>
      </w:tr>
      <w:tr w:rsidR="005F0D55" w:rsidTr="009A0389">
        <w:tc>
          <w:tcPr>
            <w:tcW w:w="1915" w:type="dxa"/>
          </w:tcPr>
          <w:p w:rsidR="005F0D55" w:rsidRDefault="005F0D55" w:rsidP="009A0389">
            <w:r>
              <w:t xml:space="preserve">SMS – </w:t>
            </w:r>
            <w:r w:rsidR="002B1A90">
              <w:t>015</w:t>
            </w:r>
          </w:p>
        </w:tc>
        <w:tc>
          <w:tcPr>
            <w:tcW w:w="1915" w:type="dxa"/>
          </w:tcPr>
          <w:p w:rsidR="005F0D55" w:rsidRDefault="005F0D55" w:rsidP="00C911D1">
            <w:r>
              <w:t>EditStudent</w:t>
            </w:r>
          </w:p>
        </w:tc>
        <w:tc>
          <w:tcPr>
            <w:tcW w:w="1915" w:type="dxa"/>
          </w:tcPr>
          <w:p w:rsidR="005F0D55" w:rsidRDefault="005F0D55" w:rsidP="00C40C94">
            <w:r>
              <w:t>Select Edit option to edit Student details.</w:t>
            </w:r>
          </w:p>
        </w:tc>
        <w:tc>
          <w:tcPr>
            <w:tcW w:w="1915" w:type="dxa"/>
          </w:tcPr>
          <w:p w:rsidR="005F0D55" w:rsidRDefault="005F0D55" w:rsidP="009A0389">
            <w:r>
              <w:t xml:space="preserve">Successfully updated the </w:t>
            </w:r>
            <w:r>
              <w:lastRenderedPageBreak/>
              <w:t>Student details.</w:t>
            </w:r>
          </w:p>
        </w:tc>
        <w:tc>
          <w:tcPr>
            <w:tcW w:w="1916" w:type="dxa"/>
          </w:tcPr>
          <w:p w:rsidR="003B79F7" w:rsidRDefault="003B79F7" w:rsidP="003B79F7">
            <w:r>
              <w:lastRenderedPageBreak/>
              <w:t>Susmita</w:t>
            </w:r>
          </w:p>
          <w:p w:rsidR="005F0D55" w:rsidRDefault="005F0D55" w:rsidP="009A0389"/>
        </w:tc>
      </w:tr>
      <w:tr w:rsidR="002B1A90" w:rsidTr="009A0389">
        <w:tc>
          <w:tcPr>
            <w:tcW w:w="1915" w:type="dxa"/>
          </w:tcPr>
          <w:p w:rsidR="002B1A90" w:rsidRDefault="002B1A90" w:rsidP="009A0389">
            <w:r>
              <w:lastRenderedPageBreak/>
              <w:t>SMS – 016</w:t>
            </w:r>
          </w:p>
        </w:tc>
        <w:tc>
          <w:tcPr>
            <w:tcW w:w="1915" w:type="dxa"/>
          </w:tcPr>
          <w:p w:rsidR="002B1A90" w:rsidRDefault="002B1A90" w:rsidP="00C911D1">
            <w:r>
              <w:t>Cancel</w:t>
            </w:r>
          </w:p>
        </w:tc>
        <w:tc>
          <w:tcPr>
            <w:tcW w:w="1915" w:type="dxa"/>
          </w:tcPr>
          <w:p w:rsidR="002B1A90" w:rsidRDefault="002B1A90" w:rsidP="00C40C94">
            <w:r>
              <w:t>Select Cannel to close the Student window.</w:t>
            </w:r>
          </w:p>
        </w:tc>
        <w:tc>
          <w:tcPr>
            <w:tcW w:w="1915" w:type="dxa"/>
          </w:tcPr>
          <w:p w:rsidR="002B1A90" w:rsidRDefault="002B1A90" w:rsidP="009A0389">
            <w:r>
              <w:t>Successfully cancelled.</w:t>
            </w:r>
          </w:p>
        </w:tc>
        <w:tc>
          <w:tcPr>
            <w:tcW w:w="1916" w:type="dxa"/>
          </w:tcPr>
          <w:p w:rsidR="003B79F7" w:rsidRDefault="003B79F7" w:rsidP="003B79F7">
            <w:r>
              <w:t>Susmita</w:t>
            </w:r>
          </w:p>
          <w:p w:rsidR="002B1A90" w:rsidRDefault="002B1A90" w:rsidP="009A0389"/>
        </w:tc>
      </w:tr>
      <w:tr w:rsidR="002B1A90" w:rsidTr="009A0389">
        <w:tc>
          <w:tcPr>
            <w:tcW w:w="1915" w:type="dxa"/>
          </w:tcPr>
          <w:p w:rsidR="002B1A90" w:rsidRDefault="002B1A90" w:rsidP="009A0389">
            <w:r>
              <w:t>SMS – 017</w:t>
            </w:r>
          </w:p>
        </w:tc>
        <w:tc>
          <w:tcPr>
            <w:tcW w:w="1915" w:type="dxa"/>
          </w:tcPr>
          <w:p w:rsidR="002B1A90" w:rsidRDefault="002B1A90" w:rsidP="00C911D1">
            <w:r>
              <w:t>Library</w:t>
            </w:r>
          </w:p>
        </w:tc>
        <w:tc>
          <w:tcPr>
            <w:tcW w:w="1915" w:type="dxa"/>
          </w:tcPr>
          <w:p w:rsidR="002B1A90" w:rsidRDefault="002B1A90" w:rsidP="00C40C94">
            <w:r>
              <w:t>Click Library to open Library window.</w:t>
            </w:r>
          </w:p>
        </w:tc>
        <w:tc>
          <w:tcPr>
            <w:tcW w:w="1915" w:type="dxa"/>
          </w:tcPr>
          <w:p w:rsidR="002B1A90" w:rsidRDefault="002B1A90" w:rsidP="009A0389">
            <w:r>
              <w:t>Successfully opened.</w:t>
            </w:r>
          </w:p>
        </w:tc>
        <w:tc>
          <w:tcPr>
            <w:tcW w:w="1916" w:type="dxa"/>
          </w:tcPr>
          <w:p w:rsidR="003B79F7" w:rsidRDefault="003B79F7" w:rsidP="003B79F7">
            <w:r>
              <w:t>Susmita</w:t>
            </w:r>
          </w:p>
          <w:p w:rsidR="002B1A90" w:rsidRDefault="002B1A90" w:rsidP="009A0389"/>
        </w:tc>
      </w:tr>
      <w:tr w:rsidR="002B1A90" w:rsidTr="009A0389">
        <w:tc>
          <w:tcPr>
            <w:tcW w:w="1915" w:type="dxa"/>
          </w:tcPr>
          <w:p w:rsidR="002B1A90" w:rsidRDefault="002B1A90" w:rsidP="009A0389">
            <w:r>
              <w:t>SMS – 018</w:t>
            </w:r>
          </w:p>
        </w:tc>
        <w:tc>
          <w:tcPr>
            <w:tcW w:w="1915" w:type="dxa"/>
          </w:tcPr>
          <w:p w:rsidR="002B1A90" w:rsidRDefault="002B1A90" w:rsidP="00C911D1">
            <w:r>
              <w:t>Submit</w:t>
            </w:r>
          </w:p>
        </w:tc>
        <w:tc>
          <w:tcPr>
            <w:tcW w:w="1915" w:type="dxa"/>
          </w:tcPr>
          <w:p w:rsidR="002B1A90" w:rsidRDefault="002B1A90" w:rsidP="00C40C94">
            <w:r>
              <w:t>Select Submit to add the details of the Book.</w:t>
            </w:r>
          </w:p>
        </w:tc>
        <w:tc>
          <w:tcPr>
            <w:tcW w:w="1915" w:type="dxa"/>
          </w:tcPr>
          <w:p w:rsidR="002B1A90" w:rsidRDefault="002B1A90" w:rsidP="009A0389">
            <w:r>
              <w:t xml:space="preserve">Successfully added the details of the Book into School Management System.  </w:t>
            </w:r>
          </w:p>
        </w:tc>
        <w:tc>
          <w:tcPr>
            <w:tcW w:w="1916" w:type="dxa"/>
          </w:tcPr>
          <w:p w:rsidR="003B79F7" w:rsidRDefault="003B79F7" w:rsidP="003B79F7">
            <w:r>
              <w:t>Susmita</w:t>
            </w:r>
          </w:p>
          <w:p w:rsidR="002B1A90" w:rsidRDefault="002B1A90" w:rsidP="009A0389"/>
        </w:tc>
      </w:tr>
      <w:tr w:rsidR="002B1A90" w:rsidTr="009A0389">
        <w:tc>
          <w:tcPr>
            <w:tcW w:w="1915" w:type="dxa"/>
          </w:tcPr>
          <w:p w:rsidR="002B1A90" w:rsidRDefault="002B1A90" w:rsidP="009A0389">
            <w:r>
              <w:t>SMS – 019</w:t>
            </w:r>
          </w:p>
        </w:tc>
        <w:tc>
          <w:tcPr>
            <w:tcW w:w="1915" w:type="dxa"/>
          </w:tcPr>
          <w:p w:rsidR="002B1A90" w:rsidRDefault="002B1A90" w:rsidP="00C911D1">
            <w:r>
              <w:t>EditBook</w:t>
            </w:r>
          </w:p>
        </w:tc>
        <w:tc>
          <w:tcPr>
            <w:tcW w:w="1915" w:type="dxa"/>
          </w:tcPr>
          <w:p w:rsidR="002B1A90" w:rsidRDefault="002B1A90" w:rsidP="002B1A90">
            <w:r>
              <w:t>Select Edit option to edit Book details.</w:t>
            </w:r>
          </w:p>
        </w:tc>
        <w:tc>
          <w:tcPr>
            <w:tcW w:w="1915" w:type="dxa"/>
          </w:tcPr>
          <w:p w:rsidR="002B1A90" w:rsidRDefault="002B1A90" w:rsidP="009A0389">
            <w:r>
              <w:t>Successfully updated the Book details.</w:t>
            </w:r>
          </w:p>
        </w:tc>
        <w:tc>
          <w:tcPr>
            <w:tcW w:w="1916" w:type="dxa"/>
          </w:tcPr>
          <w:p w:rsidR="003B79F7" w:rsidRDefault="003B79F7" w:rsidP="003B79F7">
            <w:r>
              <w:t>Susmita</w:t>
            </w:r>
          </w:p>
          <w:p w:rsidR="002B1A90" w:rsidRDefault="002B1A90" w:rsidP="009A0389"/>
        </w:tc>
      </w:tr>
      <w:tr w:rsidR="002B1A90" w:rsidTr="009A0389">
        <w:tc>
          <w:tcPr>
            <w:tcW w:w="1915" w:type="dxa"/>
          </w:tcPr>
          <w:p w:rsidR="002B1A90" w:rsidRDefault="002B1A90" w:rsidP="009A0389">
            <w:r>
              <w:t>SMS – 020</w:t>
            </w:r>
          </w:p>
        </w:tc>
        <w:tc>
          <w:tcPr>
            <w:tcW w:w="1915" w:type="dxa"/>
          </w:tcPr>
          <w:p w:rsidR="002B1A90" w:rsidRDefault="002B1A90" w:rsidP="00C911D1">
            <w:r>
              <w:t>Cancel</w:t>
            </w:r>
          </w:p>
        </w:tc>
        <w:tc>
          <w:tcPr>
            <w:tcW w:w="1915" w:type="dxa"/>
          </w:tcPr>
          <w:p w:rsidR="002B1A90" w:rsidRDefault="002B1A90" w:rsidP="00C40C94">
            <w:r>
              <w:t>Sel</w:t>
            </w:r>
            <w:r w:rsidR="00B106E9">
              <w:t xml:space="preserve">ect Cannel to close the Library </w:t>
            </w:r>
            <w:r>
              <w:t>window.</w:t>
            </w:r>
          </w:p>
        </w:tc>
        <w:tc>
          <w:tcPr>
            <w:tcW w:w="1915" w:type="dxa"/>
          </w:tcPr>
          <w:p w:rsidR="002B1A90" w:rsidRDefault="002B1A90" w:rsidP="009A0389">
            <w:r>
              <w:t>Successfully cancelled.</w:t>
            </w:r>
          </w:p>
        </w:tc>
        <w:tc>
          <w:tcPr>
            <w:tcW w:w="1916" w:type="dxa"/>
          </w:tcPr>
          <w:p w:rsidR="003B79F7" w:rsidRDefault="003B79F7" w:rsidP="003B79F7">
            <w:r>
              <w:t>Susmita</w:t>
            </w:r>
          </w:p>
          <w:p w:rsidR="002B1A90" w:rsidRDefault="002B1A90" w:rsidP="009A0389"/>
        </w:tc>
      </w:tr>
      <w:tr w:rsidR="00BB385F" w:rsidTr="009A0389">
        <w:tc>
          <w:tcPr>
            <w:tcW w:w="1915" w:type="dxa"/>
          </w:tcPr>
          <w:p w:rsidR="00BB385F" w:rsidRDefault="00BB385F" w:rsidP="009A0389">
            <w:r>
              <w:t>SMS – 021</w:t>
            </w:r>
          </w:p>
        </w:tc>
        <w:tc>
          <w:tcPr>
            <w:tcW w:w="1915" w:type="dxa"/>
          </w:tcPr>
          <w:p w:rsidR="00BB385F" w:rsidRDefault="00BB385F" w:rsidP="00C911D1">
            <w:r>
              <w:t>Account</w:t>
            </w:r>
          </w:p>
        </w:tc>
        <w:tc>
          <w:tcPr>
            <w:tcW w:w="1915" w:type="dxa"/>
          </w:tcPr>
          <w:p w:rsidR="00BB385F" w:rsidRDefault="00BB385F" w:rsidP="00C40C94">
            <w:r>
              <w:t>Click Account to open Account window.</w:t>
            </w:r>
          </w:p>
        </w:tc>
        <w:tc>
          <w:tcPr>
            <w:tcW w:w="1915" w:type="dxa"/>
          </w:tcPr>
          <w:p w:rsidR="00BB385F" w:rsidRDefault="00BB385F" w:rsidP="009A0389">
            <w:r>
              <w:t>Successfully opened.</w:t>
            </w:r>
          </w:p>
        </w:tc>
        <w:tc>
          <w:tcPr>
            <w:tcW w:w="1916" w:type="dxa"/>
          </w:tcPr>
          <w:p w:rsidR="003B79F7" w:rsidRDefault="003B79F7" w:rsidP="003B79F7">
            <w:r>
              <w:t>Susmita</w:t>
            </w:r>
          </w:p>
          <w:p w:rsidR="00BB385F" w:rsidRDefault="00BB385F" w:rsidP="009A0389"/>
        </w:tc>
      </w:tr>
      <w:tr w:rsidR="00BB385F" w:rsidTr="009A0389">
        <w:tc>
          <w:tcPr>
            <w:tcW w:w="1915" w:type="dxa"/>
          </w:tcPr>
          <w:p w:rsidR="00BB385F" w:rsidRDefault="00BB385F" w:rsidP="009A0389">
            <w:r>
              <w:t>SMS – 022</w:t>
            </w:r>
          </w:p>
        </w:tc>
        <w:tc>
          <w:tcPr>
            <w:tcW w:w="1915" w:type="dxa"/>
          </w:tcPr>
          <w:p w:rsidR="00BB385F" w:rsidRDefault="00BB385F" w:rsidP="00C911D1">
            <w:r>
              <w:t>OK</w:t>
            </w:r>
          </w:p>
        </w:tc>
        <w:tc>
          <w:tcPr>
            <w:tcW w:w="1915" w:type="dxa"/>
          </w:tcPr>
          <w:p w:rsidR="00BB385F" w:rsidRDefault="00BB385F" w:rsidP="00BB385F">
            <w:r>
              <w:t>Select Submit to add the details of the Transactions.</w:t>
            </w:r>
          </w:p>
        </w:tc>
        <w:tc>
          <w:tcPr>
            <w:tcW w:w="1915" w:type="dxa"/>
          </w:tcPr>
          <w:p w:rsidR="00BB385F" w:rsidRDefault="00BB385F" w:rsidP="00BB385F">
            <w:r>
              <w:t xml:space="preserve">Successfully added the details of the Transactions into School Management System.  </w:t>
            </w:r>
          </w:p>
        </w:tc>
        <w:tc>
          <w:tcPr>
            <w:tcW w:w="1916" w:type="dxa"/>
          </w:tcPr>
          <w:p w:rsidR="003B79F7" w:rsidRDefault="003B79F7" w:rsidP="003B79F7">
            <w:r>
              <w:t>Susmita</w:t>
            </w:r>
          </w:p>
          <w:p w:rsidR="00BB385F" w:rsidRDefault="00BB385F" w:rsidP="009A0389"/>
        </w:tc>
      </w:tr>
      <w:tr w:rsidR="00BB385F" w:rsidTr="009A0389">
        <w:tc>
          <w:tcPr>
            <w:tcW w:w="1915" w:type="dxa"/>
          </w:tcPr>
          <w:p w:rsidR="00BB385F" w:rsidRDefault="00BB385F" w:rsidP="009A0389">
            <w:r>
              <w:t>SMS – 023</w:t>
            </w:r>
          </w:p>
        </w:tc>
        <w:tc>
          <w:tcPr>
            <w:tcW w:w="1915" w:type="dxa"/>
          </w:tcPr>
          <w:p w:rsidR="00BB385F" w:rsidRDefault="00BB385F" w:rsidP="00C911D1">
            <w:r>
              <w:t>Edit</w:t>
            </w:r>
          </w:p>
        </w:tc>
        <w:tc>
          <w:tcPr>
            <w:tcW w:w="1915" w:type="dxa"/>
          </w:tcPr>
          <w:p w:rsidR="00BB385F" w:rsidRDefault="00BB385F" w:rsidP="00C40C94">
            <w:r>
              <w:t>Select Edit option to edit Transaction details.</w:t>
            </w:r>
          </w:p>
        </w:tc>
        <w:tc>
          <w:tcPr>
            <w:tcW w:w="1915" w:type="dxa"/>
          </w:tcPr>
          <w:p w:rsidR="00BB385F" w:rsidRDefault="00BB385F" w:rsidP="009A0389">
            <w:r>
              <w:t>Successfully updated the Transaction details.</w:t>
            </w:r>
          </w:p>
        </w:tc>
        <w:tc>
          <w:tcPr>
            <w:tcW w:w="1916" w:type="dxa"/>
          </w:tcPr>
          <w:p w:rsidR="003B79F7" w:rsidRDefault="003B79F7" w:rsidP="003B79F7">
            <w:r>
              <w:t>Susmita</w:t>
            </w:r>
          </w:p>
          <w:p w:rsidR="00BB385F" w:rsidRDefault="00BB385F" w:rsidP="009A0389"/>
        </w:tc>
      </w:tr>
      <w:tr w:rsidR="00BB385F" w:rsidTr="009A0389">
        <w:tc>
          <w:tcPr>
            <w:tcW w:w="1915" w:type="dxa"/>
          </w:tcPr>
          <w:p w:rsidR="00BB385F" w:rsidRDefault="00BB385F" w:rsidP="009A0389">
            <w:r>
              <w:t>SMS – 024</w:t>
            </w:r>
          </w:p>
        </w:tc>
        <w:tc>
          <w:tcPr>
            <w:tcW w:w="1915" w:type="dxa"/>
          </w:tcPr>
          <w:p w:rsidR="00BB385F" w:rsidRDefault="00BB385F" w:rsidP="00C911D1">
            <w:r>
              <w:t>Cancel</w:t>
            </w:r>
          </w:p>
        </w:tc>
        <w:tc>
          <w:tcPr>
            <w:tcW w:w="1915" w:type="dxa"/>
          </w:tcPr>
          <w:p w:rsidR="00BB385F" w:rsidRDefault="00BB385F" w:rsidP="00C40C94">
            <w:r>
              <w:t>Select Cannel to close the  Account window.</w:t>
            </w:r>
          </w:p>
        </w:tc>
        <w:tc>
          <w:tcPr>
            <w:tcW w:w="1915" w:type="dxa"/>
          </w:tcPr>
          <w:p w:rsidR="00BB385F" w:rsidRDefault="00BB385F" w:rsidP="009A0389">
            <w:r>
              <w:t>Successfully cancelled.</w:t>
            </w:r>
          </w:p>
        </w:tc>
        <w:tc>
          <w:tcPr>
            <w:tcW w:w="1916" w:type="dxa"/>
          </w:tcPr>
          <w:p w:rsidR="003B79F7" w:rsidRDefault="003B79F7" w:rsidP="003B79F7">
            <w:r>
              <w:t>Susmita</w:t>
            </w:r>
          </w:p>
          <w:p w:rsidR="00BB385F" w:rsidRDefault="00BB385F" w:rsidP="009A0389"/>
        </w:tc>
      </w:tr>
      <w:tr w:rsidR="00BB385F" w:rsidTr="009A0389">
        <w:tc>
          <w:tcPr>
            <w:tcW w:w="1915" w:type="dxa"/>
          </w:tcPr>
          <w:p w:rsidR="00BB385F" w:rsidRDefault="00BB385F" w:rsidP="009A0389">
            <w:r>
              <w:t>SMS – 025</w:t>
            </w:r>
          </w:p>
        </w:tc>
        <w:tc>
          <w:tcPr>
            <w:tcW w:w="1915" w:type="dxa"/>
          </w:tcPr>
          <w:p w:rsidR="00BB385F" w:rsidRDefault="00BB385F" w:rsidP="00C911D1">
            <w:r>
              <w:t>Leave</w:t>
            </w:r>
          </w:p>
        </w:tc>
        <w:tc>
          <w:tcPr>
            <w:tcW w:w="1915" w:type="dxa"/>
          </w:tcPr>
          <w:p w:rsidR="00BB385F" w:rsidRDefault="00BB385F" w:rsidP="00BB385F">
            <w:r>
              <w:t>Click Leave to open Leave window.</w:t>
            </w:r>
          </w:p>
        </w:tc>
        <w:tc>
          <w:tcPr>
            <w:tcW w:w="1915" w:type="dxa"/>
          </w:tcPr>
          <w:p w:rsidR="00BB385F" w:rsidRDefault="00BB385F" w:rsidP="009A0389">
            <w:r>
              <w:t>Successfully opened.</w:t>
            </w:r>
          </w:p>
        </w:tc>
        <w:tc>
          <w:tcPr>
            <w:tcW w:w="1916" w:type="dxa"/>
          </w:tcPr>
          <w:p w:rsidR="003B79F7" w:rsidRDefault="003B79F7" w:rsidP="003B79F7">
            <w:r>
              <w:t>Susmita</w:t>
            </w:r>
          </w:p>
          <w:p w:rsidR="00BB385F" w:rsidRDefault="00BB385F" w:rsidP="009A0389"/>
        </w:tc>
      </w:tr>
      <w:tr w:rsidR="00BB385F" w:rsidTr="009A0389">
        <w:tc>
          <w:tcPr>
            <w:tcW w:w="1915" w:type="dxa"/>
          </w:tcPr>
          <w:p w:rsidR="00BB385F" w:rsidRDefault="00BB385F" w:rsidP="009A0389">
            <w:r>
              <w:t>SMS – 026</w:t>
            </w:r>
          </w:p>
        </w:tc>
        <w:tc>
          <w:tcPr>
            <w:tcW w:w="1915" w:type="dxa"/>
          </w:tcPr>
          <w:p w:rsidR="00BB385F" w:rsidRDefault="00BB385F" w:rsidP="00C911D1">
            <w:r>
              <w:t>Submit</w:t>
            </w:r>
          </w:p>
        </w:tc>
        <w:tc>
          <w:tcPr>
            <w:tcW w:w="1915" w:type="dxa"/>
          </w:tcPr>
          <w:p w:rsidR="00BB385F" w:rsidRDefault="00BB385F" w:rsidP="00C40C94">
            <w:r>
              <w:t>Select Submit to add the details of the Leave.</w:t>
            </w:r>
          </w:p>
        </w:tc>
        <w:tc>
          <w:tcPr>
            <w:tcW w:w="1915" w:type="dxa"/>
          </w:tcPr>
          <w:p w:rsidR="00BB385F" w:rsidRDefault="00BB385F" w:rsidP="009A0389">
            <w:r>
              <w:t xml:space="preserve">Successfully added the details of the Leave into School Management System.  </w:t>
            </w:r>
          </w:p>
        </w:tc>
        <w:tc>
          <w:tcPr>
            <w:tcW w:w="1916" w:type="dxa"/>
          </w:tcPr>
          <w:p w:rsidR="003B79F7" w:rsidRDefault="003B79F7" w:rsidP="003B79F7">
            <w:r>
              <w:t>Susmita</w:t>
            </w:r>
          </w:p>
          <w:p w:rsidR="00BB385F" w:rsidRDefault="00BB385F" w:rsidP="009A0389"/>
        </w:tc>
      </w:tr>
      <w:tr w:rsidR="00BB385F" w:rsidTr="009A0389">
        <w:tc>
          <w:tcPr>
            <w:tcW w:w="1915" w:type="dxa"/>
          </w:tcPr>
          <w:p w:rsidR="00BB385F" w:rsidRDefault="00BB385F" w:rsidP="009A0389">
            <w:r>
              <w:t>SMS – 027</w:t>
            </w:r>
          </w:p>
        </w:tc>
        <w:tc>
          <w:tcPr>
            <w:tcW w:w="1915" w:type="dxa"/>
          </w:tcPr>
          <w:p w:rsidR="00BB385F" w:rsidRDefault="00BB385F" w:rsidP="00C911D1">
            <w:r>
              <w:t>Edit</w:t>
            </w:r>
          </w:p>
        </w:tc>
        <w:tc>
          <w:tcPr>
            <w:tcW w:w="1915" w:type="dxa"/>
          </w:tcPr>
          <w:p w:rsidR="00BB385F" w:rsidRDefault="00BB385F" w:rsidP="00C40C94">
            <w:r>
              <w:t xml:space="preserve">Select Edit option to </w:t>
            </w:r>
            <w:r>
              <w:lastRenderedPageBreak/>
              <w:t xml:space="preserve">edit </w:t>
            </w:r>
            <w:r w:rsidR="003B79F7">
              <w:t>Leave</w:t>
            </w:r>
            <w:r>
              <w:t xml:space="preserve"> details.</w:t>
            </w:r>
          </w:p>
        </w:tc>
        <w:tc>
          <w:tcPr>
            <w:tcW w:w="1915" w:type="dxa"/>
          </w:tcPr>
          <w:p w:rsidR="00BB385F" w:rsidRDefault="00BB385F" w:rsidP="009A0389">
            <w:r>
              <w:lastRenderedPageBreak/>
              <w:t xml:space="preserve">Successfully </w:t>
            </w:r>
            <w:r>
              <w:lastRenderedPageBreak/>
              <w:t xml:space="preserve">updated the </w:t>
            </w:r>
            <w:r w:rsidR="003B79F7">
              <w:t xml:space="preserve">Leave </w:t>
            </w:r>
            <w:r>
              <w:t>details.</w:t>
            </w:r>
          </w:p>
        </w:tc>
        <w:tc>
          <w:tcPr>
            <w:tcW w:w="1916" w:type="dxa"/>
          </w:tcPr>
          <w:p w:rsidR="003B79F7" w:rsidRDefault="003B79F7" w:rsidP="003B79F7">
            <w:r>
              <w:lastRenderedPageBreak/>
              <w:t>Susmita</w:t>
            </w:r>
          </w:p>
          <w:p w:rsidR="00BB385F" w:rsidRDefault="00BB385F" w:rsidP="009A0389"/>
        </w:tc>
      </w:tr>
      <w:tr w:rsidR="00BB385F" w:rsidTr="009A0389">
        <w:tc>
          <w:tcPr>
            <w:tcW w:w="1915" w:type="dxa"/>
          </w:tcPr>
          <w:p w:rsidR="00BB385F" w:rsidRDefault="00BB385F" w:rsidP="009A0389">
            <w:r>
              <w:lastRenderedPageBreak/>
              <w:t>SMS – 028</w:t>
            </w:r>
          </w:p>
        </w:tc>
        <w:tc>
          <w:tcPr>
            <w:tcW w:w="1915" w:type="dxa"/>
          </w:tcPr>
          <w:p w:rsidR="00BB385F" w:rsidRDefault="00BB385F" w:rsidP="00C911D1">
            <w:r>
              <w:t>Cancel</w:t>
            </w:r>
          </w:p>
        </w:tc>
        <w:tc>
          <w:tcPr>
            <w:tcW w:w="1915" w:type="dxa"/>
          </w:tcPr>
          <w:p w:rsidR="00BB385F" w:rsidRDefault="00BB385F" w:rsidP="00C40C94">
            <w:r>
              <w:t xml:space="preserve">Select Cannel to close the </w:t>
            </w:r>
            <w:r w:rsidR="003B79F7">
              <w:t>Leave</w:t>
            </w:r>
            <w:r>
              <w:t xml:space="preserve"> window.</w:t>
            </w:r>
          </w:p>
        </w:tc>
        <w:tc>
          <w:tcPr>
            <w:tcW w:w="1915" w:type="dxa"/>
          </w:tcPr>
          <w:p w:rsidR="00BB385F" w:rsidRDefault="00BB385F" w:rsidP="009A0389">
            <w:r>
              <w:t>Successfully cancelled.</w:t>
            </w:r>
          </w:p>
        </w:tc>
        <w:tc>
          <w:tcPr>
            <w:tcW w:w="1916" w:type="dxa"/>
          </w:tcPr>
          <w:p w:rsidR="003B79F7" w:rsidRDefault="003B79F7" w:rsidP="003B79F7">
            <w:r>
              <w:t>Susmita</w:t>
            </w:r>
          </w:p>
          <w:p w:rsidR="00BB385F" w:rsidRDefault="00BB385F" w:rsidP="009A0389"/>
        </w:tc>
      </w:tr>
      <w:tr w:rsidR="00911E93" w:rsidTr="009A0389">
        <w:tc>
          <w:tcPr>
            <w:tcW w:w="1915" w:type="dxa"/>
          </w:tcPr>
          <w:p w:rsidR="00911E93" w:rsidRDefault="00BB385F" w:rsidP="009A0389">
            <w:r>
              <w:t>SMS – 029</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r>
              <w:t>Susmita</w:t>
            </w:r>
          </w:p>
        </w:tc>
      </w:tr>
      <w:tr w:rsidR="00911E93" w:rsidTr="009A0389">
        <w:tc>
          <w:tcPr>
            <w:tcW w:w="1915" w:type="dxa"/>
          </w:tcPr>
          <w:p w:rsidR="00911E93" w:rsidRDefault="00BB385F" w:rsidP="009A0389">
            <w:r>
              <w:t>SMS – 030</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r>
              <w:t>Susmita</w:t>
            </w:r>
          </w:p>
        </w:tc>
      </w:tr>
      <w:tr w:rsidR="0069600C" w:rsidTr="009A0389">
        <w:tc>
          <w:tcPr>
            <w:tcW w:w="1915" w:type="dxa"/>
          </w:tcPr>
          <w:p w:rsidR="0069600C" w:rsidRDefault="00BB385F" w:rsidP="009A0389">
            <w:r>
              <w:t>SMS – 031</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r>
              <w:t>Susmita</w:t>
            </w:r>
          </w:p>
        </w:tc>
      </w:tr>
    </w:tbl>
    <w:p w:rsidR="007974F0" w:rsidRDefault="007974F0" w:rsidP="007974F0"/>
    <w:p w:rsidR="007974F0" w:rsidRDefault="00842240" w:rsidP="00792993">
      <w:pPr>
        <w:pStyle w:val="Heading1"/>
      </w:pPr>
      <w:bookmarkStart w:id="34" w:name="_Toc346626352"/>
      <w:r>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lastRenderedPageBreak/>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0C3860" w:rsidRDefault="000C3860" w:rsidP="000C3860">
      <w:bookmarkStart w:id="44" w:name="_Toc346626362"/>
      <w:r>
        <w:t>SMS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F0D55">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F0D55">
        <w:trPr>
          <w:cantSplit/>
          <w:trHeight w:val="1083"/>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Pr>
          <w:rFonts w:ascii="Arial" w:hAnsi="Arial" w:cs="Arial"/>
        </w:rPr>
        <w:t>SMS:</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Technique:</w:t>
            </w:r>
          </w:p>
        </w:tc>
        <w:tc>
          <w:tcPr>
            <w:tcW w:w="6627" w:type="dxa"/>
          </w:tcPr>
          <w:p w:rsidR="000C3860" w:rsidRPr="00D702E7" w:rsidRDefault="000C3860" w:rsidP="005F0D55">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The expected results occur when valid data is used.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Business rules are properly applied.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All planned tests have been executed.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SMS.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The expected results occur when valid data is used.</w:t>
            </w:r>
          </w:p>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437A54">
            <w:pPr>
              <w:pStyle w:val="BodyText1"/>
              <w:numPr>
                <w:ilvl w:val="0"/>
                <w:numId w:val="3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SMS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F0D5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F0D55">
        <w:trPr>
          <w:cantSplit/>
          <w:trHeight w:val="642"/>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lastRenderedPageBreak/>
              <w:t>Technique:</w:t>
            </w:r>
          </w:p>
        </w:tc>
        <w:tc>
          <w:tcPr>
            <w:tcW w:w="6627" w:type="dxa"/>
          </w:tcPr>
          <w:p w:rsidR="000C3860" w:rsidRPr="00147986" w:rsidRDefault="000C3860" w:rsidP="00437A54">
            <w:pPr>
              <w:pStyle w:val="BodyText1"/>
              <w:numPr>
                <w:ilvl w:val="0"/>
                <w:numId w:val="38"/>
              </w:numPr>
              <w:jc w:val="both"/>
            </w:pPr>
            <w:r w:rsidRPr="00147986">
              <w:rPr>
                <w:rFonts w:ascii="Arial" w:hAnsi="Arial" w:cs="Arial"/>
              </w:rPr>
              <w:t>SQL queries will be executed in the DB to verify the data content and correctness.</w:t>
            </w:r>
          </w:p>
        </w:tc>
      </w:tr>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437A54">
            <w:pPr>
              <w:pStyle w:val="BodyText1"/>
              <w:numPr>
                <w:ilvl w:val="0"/>
                <w:numId w:val="38"/>
              </w:numPr>
              <w:jc w:val="both"/>
              <w:rPr>
                <w:rFonts w:ascii="Arial" w:hAnsi="Arial" w:cs="Arial"/>
              </w:rPr>
            </w:pPr>
            <w:r w:rsidRPr="00147986">
              <w:rPr>
                <w:rFonts w:ascii="Arial" w:hAnsi="Arial" w:cs="Arial"/>
              </w:rPr>
              <w:t>All planned tests have been executed.</w:t>
            </w:r>
          </w:p>
          <w:p w:rsidR="000C3860" w:rsidRPr="00147986" w:rsidRDefault="000C3860" w:rsidP="00437A54">
            <w:pPr>
              <w:pStyle w:val="BodyText1"/>
              <w:numPr>
                <w:ilvl w:val="0"/>
                <w:numId w:val="3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437A54">
            <w:pPr>
              <w:pStyle w:val="BodyText1"/>
              <w:numPr>
                <w:ilvl w:val="0"/>
                <w:numId w:val="38"/>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Verify the design and layout of the screen.</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Identify the integration links.</w:t>
            </w:r>
          </w:p>
          <w:p w:rsidR="000C3860" w:rsidRDefault="000C3860" w:rsidP="00437A54">
            <w:pPr>
              <w:pStyle w:val="BodyText1"/>
              <w:numPr>
                <w:ilvl w:val="0"/>
                <w:numId w:val="3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437A54">
            <w:pPr>
              <w:pStyle w:val="BodyText1"/>
              <w:numPr>
                <w:ilvl w:val="0"/>
                <w:numId w:val="38"/>
              </w:numPr>
              <w:jc w:val="both"/>
              <w:rPr>
                <w:rFonts w:ascii="Arial" w:hAnsi="Arial" w:cs="Arial"/>
              </w:rPr>
            </w:pPr>
            <w:r>
              <w:rPr>
                <w:rFonts w:ascii="Arial" w:hAnsi="Arial" w:cs="Arial"/>
              </w:rPr>
              <w:t>Validation of general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All navigation test cases have been executed.</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SMS</w:t>
            </w:r>
            <w:r w:rsidRPr="006B0E31">
              <w:rPr>
                <w:rFonts w:ascii="Arial" w:hAnsi="Arial" w:cs="Arial"/>
              </w:rPr>
              <w:t xml:space="preserve"> application</w:t>
            </w:r>
            <w:r>
              <w:rPr>
                <w:rFonts w:ascii="Arial" w:hAnsi="Arial" w:cs="Arial"/>
              </w:rPr>
              <w:t xml:space="preserve"> is up to the desired level.</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437A54">
            <w:pPr>
              <w:pStyle w:val="BodyText1"/>
              <w:numPr>
                <w:ilvl w:val="0"/>
                <w:numId w:val="38"/>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This will be done using Load Runner.</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437A54">
            <w:pPr>
              <w:pStyle w:val="BodyText1"/>
              <w:numPr>
                <w:ilvl w:val="0"/>
                <w:numId w:val="3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lastRenderedPageBreak/>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437A54">
      <w:pPr>
        <w:pStyle w:val="BodyText1"/>
        <w:numPr>
          <w:ilvl w:val="0"/>
          <w:numId w:val="39"/>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0C3860" w:rsidRPr="006B0E31" w:rsidRDefault="000C3860" w:rsidP="00437A54">
            <w:pPr>
              <w:pStyle w:val="BodyText1"/>
              <w:numPr>
                <w:ilvl w:val="0"/>
                <w:numId w:val="3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Data Migration is done.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437A54">
            <w:pPr>
              <w:pStyle w:val="BodyText1"/>
              <w:numPr>
                <w:ilvl w:val="0"/>
                <w:numId w:val="3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437A54">
            <w:pPr>
              <w:pStyle w:val="BodyText1"/>
              <w:numPr>
                <w:ilvl w:val="0"/>
                <w:numId w:val="3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437A54">
            <w:pPr>
              <w:pStyle w:val="BodyText1"/>
              <w:numPr>
                <w:ilvl w:val="0"/>
                <w:numId w:val="38"/>
              </w:numPr>
              <w:jc w:val="both"/>
              <w:rPr>
                <w:rFonts w:ascii="Arial" w:hAnsi="Arial" w:cs="Arial"/>
              </w:rPr>
            </w:pPr>
            <w:r>
              <w:rPr>
                <w:rFonts w:ascii="Arial" w:hAnsi="Arial" w:cs="Arial"/>
              </w:rPr>
              <w:t>Verification of the table structure.</w:t>
            </w:r>
          </w:p>
          <w:p w:rsidR="000C3860" w:rsidRDefault="000C3860" w:rsidP="00437A54">
            <w:pPr>
              <w:pStyle w:val="BodyText1"/>
              <w:numPr>
                <w:ilvl w:val="0"/>
                <w:numId w:val="38"/>
              </w:numPr>
              <w:jc w:val="both"/>
              <w:rPr>
                <w:rFonts w:ascii="Arial" w:hAnsi="Arial" w:cs="Arial"/>
              </w:rPr>
            </w:pPr>
            <w:r>
              <w:rPr>
                <w:rFonts w:ascii="Arial" w:hAnsi="Arial" w:cs="Arial"/>
              </w:rPr>
              <w:t>Verification of record counts.</w:t>
            </w:r>
          </w:p>
          <w:p w:rsidR="000C3860" w:rsidRPr="006B0E31" w:rsidRDefault="000C3860" w:rsidP="00437A54">
            <w:pPr>
              <w:pStyle w:val="BodyText1"/>
              <w:numPr>
                <w:ilvl w:val="0"/>
                <w:numId w:val="38"/>
              </w:numPr>
              <w:jc w:val="both"/>
              <w:rPr>
                <w:rFonts w:ascii="Arial" w:hAnsi="Arial" w:cs="Arial"/>
              </w:rPr>
            </w:pPr>
            <w:r>
              <w:rPr>
                <w:rFonts w:ascii="Arial" w:hAnsi="Arial" w:cs="Arial"/>
              </w:rPr>
              <w:t>Verification of the data formatting.</w:t>
            </w:r>
          </w:p>
        </w:tc>
      </w:tr>
      <w:tr w:rsidR="000C3860" w:rsidRPr="006B0E31" w:rsidTr="005F0D55">
        <w:trPr>
          <w:cantSplit/>
          <w:trHeight w:val="607"/>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437A54">
            <w:pPr>
              <w:pStyle w:val="BodyText1"/>
              <w:numPr>
                <w:ilvl w:val="0"/>
                <w:numId w:val="3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437A54">
            <w:pPr>
              <w:pStyle w:val="BodyText1"/>
              <w:numPr>
                <w:ilvl w:val="0"/>
                <w:numId w:val="38"/>
              </w:numPr>
              <w:jc w:val="both"/>
              <w:rPr>
                <w:rFonts w:ascii="Arial" w:hAnsi="Arial" w:cs="Arial"/>
              </w:rPr>
            </w:pPr>
            <w:r>
              <w:rPr>
                <w:rFonts w:ascii="Arial" w:hAnsi="Arial" w:cs="Arial"/>
              </w:rPr>
              <w:t>The record count in the Source and the Destination databases should be equal.</w:t>
            </w:r>
          </w:p>
          <w:p w:rsidR="000C3860" w:rsidRDefault="000C3860" w:rsidP="00437A54">
            <w:pPr>
              <w:pStyle w:val="BodyText1"/>
              <w:numPr>
                <w:ilvl w:val="0"/>
                <w:numId w:val="38"/>
              </w:numPr>
              <w:jc w:val="both"/>
              <w:rPr>
                <w:rFonts w:ascii="Arial" w:hAnsi="Arial" w:cs="Arial"/>
              </w:rPr>
            </w:pPr>
            <w:r>
              <w:rPr>
                <w:rFonts w:ascii="Arial" w:hAnsi="Arial" w:cs="Arial"/>
              </w:rPr>
              <w:t>No data are truncated.</w:t>
            </w:r>
          </w:p>
          <w:p w:rsidR="000C3860" w:rsidRDefault="000C3860" w:rsidP="00437A54">
            <w:pPr>
              <w:pStyle w:val="BodyText1"/>
              <w:numPr>
                <w:ilvl w:val="0"/>
                <w:numId w:val="38"/>
              </w:numPr>
              <w:jc w:val="both"/>
              <w:rPr>
                <w:rFonts w:ascii="Arial" w:hAnsi="Arial" w:cs="Arial"/>
              </w:rPr>
            </w:pPr>
            <w:r>
              <w:rPr>
                <w:rFonts w:ascii="Arial" w:hAnsi="Arial" w:cs="Arial"/>
              </w:rPr>
              <w:t>Data formatting is proper (if required at any instance).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lastRenderedPageBreak/>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D44FFA" w:rsidRDefault="00D44FFA" w:rsidP="00D44FFA">
            <w:r>
              <w:t>SMS – 031</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D44FFA" w:rsidRDefault="00D44FFA"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D44FFA" w:rsidRDefault="00D44FFA" w:rsidP="00D44FFA">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437A54">
      <w:pPr>
        <w:pStyle w:val="ListParagraph"/>
        <w:numPr>
          <w:ilvl w:val="0"/>
          <w:numId w:val="5"/>
        </w:numPr>
      </w:pPr>
      <w:r>
        <w:t>School Management System is password protected software. It will be developed such a way that the admin will have complete control on the school’s data.</w:t>
      </w:r>
    </w:p>
    <w:p w:rsidR="00910D8A" w:rsidRDefault="00910D8A" w:rsidP="00437A54">
      <w:pPr>
        <w:pStyle w:val="ListParagraph"/>
        <w:numPr>
          <w:ilvl w:val="0"/>
          <w:numId w:val="5"/>
        </w:numPr>
      </w:pPr>
      <w:r>
        <w:t>Admin can create account with various permission levels, like clerk, librarian, teacher, admin etc. so that the users can see relevant data only.</w:t>
      </w:r>
    </w:p>
    <w:p w:rsidR="00910D8A" w:rsidRPr="00910D8A" w:rsidRDefault="00910D8A" w:rsidP="00910D8A"/>
    <w:p w:rsidR="00BF29B3" w:rsidRDefault="00BF29B3" w:rsidP="00792993">
      <w:pPr>
        <w:pStyle w:val="Heading2"/>
      </w:pPr>
      <w:bookmarkStart w:id="50" w:name="_Toc346626368"/>
      <w:r>
        <w:t>DATABASE / DATA SECURITY</w:t>
      </w:r>
      <w:bookmarkEnd w:id="50"/>
    </w:p>
    <w:p w:rsidR="008376A9" w:rsidRDefault="008376A9" w:rsidP="00437A54">
      <w:pPr>
        <w:pStyle w:val="ListParagraph"/>
        <w:numPr>
          <w:ilvl w:val="0"/>
          <w:numId w:val="5"/>
        </w:numPr>
      </w:pPr>
      <w:r>
        <w:lastRenderedPageBreak/>
        <w:t>The data of the school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1" w:name="_Toc346626369"/>
      <w:r>
        <w:t>CREATION OF USER PROFILES AND ACCESS RIGHTS</w:t>
      </w:r>
      <w:bookmarkEnd w:id="51"/>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2" w:name="_Toc346626370"/>
      <w:r>
        <w:t>COST ESTIMATION</w:t>
      </w:r>
      <w:bookmarkEnd w:id="52"/>
    </w:p>
    <w:p w:rsidR="00BF29B3" w:rsidRDefault="00BF29B3" w:rsidP="00792993">
      <w:pPr>
        <w:pStyle w:val="Heading2"/>
      </w:pPr>
      <w:bookmarkStart w:id="53" w:name="_Toc346626371"/>
      <w:r>
        <w:t>COST ESTIMATION MODEL</w:t>
      </w:r>
      <w:bookmarkEnd w:id="53"/>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4" w:name="_Toc346626372"/>
      <w:r>
        <w:t>REPORTS</w:t>
      </w:r>
      <w:bookmarkEnd w:id="54"/>
    </w:p>
    <w:p w:rsidR="003243B7" w:rsidRDefault="003243B7" w:rsidP="003243B7">
      <w:r w:rsidRPr="00B0151B">
        <w:t>List of reports that are likely to be generated</w:t>
      </w:r>
      <w:r>
        <w:t xml:space="preserve"> in this software are given below:</w:t>
      </w:r>
    </w:p>
    <w:p w:rsidR="003243B7" w:rsidRDefault="003243B7" w:rsidP="00437A54">
      <w:pPr>
        <w:pStyle w:val="ListParagraph"/>
        <w:numPr>
          <w:ilvl w:val="0"/>
          <w:numId w:val="4"/>
        </w:numPr>
        <w:spacing w:before="0" w:line="288" w:lineRule="auto"/>
      </w:pPr>
      <w:r>
        <w:t>Results &amp; Grade report can be generated</w:t>
      </w:r>
    </w:p>
    <w:p w:rsidR="003243B7" w:rsidRDefault="003243B7" w:rsidP="00437A54">
      <w:pPr>
        <w:pStyle w:val="ListParagraph"/>
        <w:numPr>
          <w:ilvl w:val="0"/>
          <w:numId w:val="4"/>
        </w:numPr>
        <w:spacing w:before="0" w:line="288" w:lineRule="auto"/>
      </w:pPr>
      <w:r>
        <w:t>Class toppers will be  given a certificate as a token of appreciation</w:t>
      </w:r>
    </w:p>
    <w:p w:rsidR="003243B7" w:rsidRDefault="003243B7" w:rsidP="00437A54">
      <w:pPr>
        <w:pStyle w:val="ListParagraph"/>
        <w:numPr>
          <w:ilvl w:val="0"/>
          <w:numId w:val="4"/>
        </w:numPr>
        <w:spacing w:before="0" w:line="288" w:lineRule="auto"/>
      </w:pPr>
      <w:r>
        <w:t>List of students can be generated</w:t>
      </w:r>
    </w:p>
    <w:p w:rsidR="003243B7" w:rsidRDefault="003243B7" w:rsidP="00437A54">
      <w:pPr>
        <w:pStyle w:val="ListParagraph"/>
        <w:numPr>
          <w:ilvl w:val="0"/>
          <w:numId w:val="4"/>
        </w:numPr>
        <w:spacing w:before="0" w:line="288" w:lineRule="auto"/>
      </w:pPr>
      <w:r>
        <w:t>List of teachers can be generated</w:t>
      </w:r>
    </w:p>
    <w:p w:rsidR="003243B7" w:rsidRDefault="003243B7" w:rsidP="00437A54">
      <w:pPr>
        <w:pStyle w:val="ListParagraph"/>
        <w:numPr>
          <w:ilvl w:val="0"/>
          <w:numId w:val="4"/>
        </w:numPr>
        <w:spacing w:before="0" w:line="288" w:lineRule="auto"/>
      </w:pPr>
      <w:r>
        <w:t>List of courses can be generated</w:t>
      </w:r>
    </w:p>
    <w:p w:rsidR="003243B7" w:rsidRDefault="003243B7" w:rsidP="00437A54">
      <w:pPr>
        <w:pStyle w:val="ListParagraph"/>
        <w:numPr>
          <w:ilvl w:val="0"/>
          <w:numId w:val="4"/>
        </w:numPr>
        <w:spacing w:before="0" w:line="288" w:lineRule="auto"/>
      </w:pPr>
      <w:r>
        <w:t>Course details can be generated</w:t>
      </w:r>
    </w:p>
    <w:p w:rsidR="003243B7" w:rsidRDefault="003243B7" w:rsidP="00437A54">
      <w:pPr>
        <w:pStyle w:val="ListParagraph"/>
        <w:numPr>
          <w:ilvl w:val="0"/>
          <w:numId w:val="4"/>
        </w:numPr>
        <w:spacing w:before="0" w:line="288" w:lineRule="auto"/>
      </w:pPr>
      <w:r>
        <w:t>Fund details can be generated</w:t>
      </w:r>
    </w:p>
    <w:p w:rsidR="003243B7" w:rsidRDefault="003243B7" w:rsidP="00437A54">
      <w:pPr>
        <w:pStyle w:val="ListParagraph"/>
        <w:numPr>
          <w:ilvl w:val="0"/>
          <w:numId w:val="4"/>
        </w:numPr>
        <w:spacing w:before="0" w:line="288" w:lineRule="auto"/>
      </w:pPr>
      <w:r>
        <w:lastRenderedPageBreak/>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55" w:name="_Toc346626373"/>
      <w:r>
        <w:t>FUTURE SCOPE AND FURTHER ENHANCEMENT</w:t>
      </w:r>
      <w:bookmarkEnd w:id="55"/>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6" w:name="_Toc346626374"/>
      <w:r>
        <w:t>BIBLIOGRAPHY</w:t>
      </w:r>
      <w:bookmarkEnd w:id="56"/>
    </w:p>
    <w:p w:rsidR="00BD2E42" w:rsidRPr="00BD2E42" w:rsidRDefault="00BD2E42" w:rsidP="00BD2E42">
      <w:pPr>
        <w:pStyle w:val="Heading2"/>
      </w:pPr>
      <w:r>
        <w:t>Websites</w:t>
      </w:r>
    </w:p>
    <w:p w:rsidR="00FC75E2" w:rsidRPr="007B4EED" w:rsidRDefault="00BF188C" w:rsidP="00437A54">
      <w:pPr>
        <w:pStyle w:val="ListParagraph"/>
        <w:numPr>
          <w:ilvl w:val="0"/>
          <w:numId w:val="11"/>
        </w:numPr>
        <w:spacing w:before="0" w:line="480" w:lineRule="auto"/>
        <w:rPr>
          <w:rStyle w:val="Hyperlink"/>
        </w:rPr>
      </w:pPr>
      <w:hyperlink r:id="rId30"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BF188C" w:rsidP="00437A54">
      <w:pPr>
        <w:pStyle w:val="ListParagraph"/>
        <w:numPr>
          <w:ilvl w:val="0"/>
          <w:numId w:val="11"/>
        </w:numPr>
        <w:spacing w:before="0" w:line="480" w:lineRule="auto"/>
        <w:rPr>
          <w:rStyle w:val="Hyperlink"/>
        </w:rPr>
      </w:pPr>
      <w:hyperlink r:id="rId31"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BF188C" w:rsidP="00437A54">
      <w:pPr>
        <w:pStyle w:val="ListParagraph"/>
        <w:numPr>
          <w:ilvl w:val="0"/>
          <w:numId w:val="11"/>
        </w:numPr>
        <w:spacing w:before="0" w:line="480" w:lineRule="auto"/>
        <w:rPr>
          <w:rStyle w:val="Hyperlink"/>
        </w:rPr>
      </w:pPr>
      <w:hyperlink r:id="rId32" w:history="1">
        <w:r w:rsidR="00FC75E2" w:rsidRPr="00532BBF">
          <w:rPr>
            <w:rStyle w:val="Hyperlink"/>
            <w:rFonts w:ascii="Arial" w:hAnsi="Arial" w:cs="Arial"/>
            <w:lang w:eastAsia="en-IN"/>
          </w:rPr>
          <w:t>http://www.microsoft.com/en-us/default.aspx</w:t>
        </w:r>
      </w:hyperlink>
    </w:p>
    <w:p w:rsidR="00FC75E2" w:rsidRPr="00322939" w:rsidRDefault="00BF188C" w:rsidP="00437A54">
      <w:pPr>
        <w:pStyle w:val="ListParagraph"/>
        <w:numPr>
          <w:ilvl w:val="0"/>
          <w:numId w:val="11"/>
        </w:numPr>
        <w:spacing w:before="0" w:line="480" w:lineRule="auto"/>
        <w:rPr>
          <w:color w:val="FF8119" w:themeColor="hyperlink"/>
          <w:u w:val="single"/>
        </w:rPr>
      </w:pPr>
      <w:hyperlink r:id="rId33"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BF188C" w:rsidP="00437A54">
      <w:pPr>
        <w:pStyle w:val="ListParagraph"/>
        <w:numPr>
          <w:ilvl w:val="0"/>
          <w:numId w:val="11"/>
        </w:numPr>
        <w:spacing w:before="0" w:line="480" w:lineRule="auto"/>
        <w:rPr>
          <w:rStyle w:val="Hyperlink"/>
        </w:rPr>
      </w:pPr>
      <w:hyperlink r:id="rId34" w:history="1">
        <w:r w:rsidR="00FC75E2" w:rsidRPr="00532BBF">
          <w:rPr>
            <w:rStyle w:val="Hyperlink"/>
            <w:rFonts w:ascii="Arial" w:hAnsi="Arial" w:cs="Arial"/>
            <w:lang w:eastAsia="en-IN"/>
          </w:rPr>
          <w:t>http://stackoverflow.com/</w:t>
        </w:r>
      </w:hyperlink>
    </w:p>
    <w:p w:rsidR="00FC75E2" w:rsidRPr="00866347" w:rsidRDefault="00BF188C" w:rsidP="00437A54">
      <w:pPr>
        <w:pStyle w:val="ListParagraph"/>
        <w:numPr>
          <w:ilvl w:val="0"/>
          <w:numId w:val="11"/>
        </w:numPr>
        <w:spacing w:before="0" w:line="480" w:lineRule="auto"/>
        <w:rPr>
          <w:color w:val="FF8119" w:themeColor="hyperlink"/>
          <w:u w:val="single"/>
        </w:rPr>
      </w:pPr>
      <w:hyperlink r:id="rId35"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BF188C" w:rsidP="00437A54">
      <w:pPr>
        <w:pStyle w:val="ListParagraph"/>
        <w:numPr>
          <w:ilvl w:val="0"/>
          <w:numId w:val="11"/>
        </w:numPr>
        <w:spacing w:before="0" w:line="480" w:lineRule="auto"/>
        <w:rPr>
          <w:rStyle w:val="Hyperlink"/>
        </w:rPr>
      </w:pPr>
      <w:hyperlink r:id="rId36" w:history="1">
        <w:r w:rsidR="00FC75E2" w:rsidRPr="00532BBF">
          <w:rPr>
            <w:rStyle w:val="Hyperlink"/>
            <w:rFonts w:ascii="Arial" w:hAnsi="Arial" w:cs="Arial"/>
            <w:lang w:eastAsia="en-IN"/>
          </w:rPr>
          <w:t>http://www.w3schools.com</w:t>
        </w:r>
      </w:hyperlink>
    </w:p>
    <w:p w:rsidR="00FC75E2" w:rsidRPr="00BA5152" w:rsidRDefault="00BF188C" w:rsidP="00437A54">
      <w:pPr>
        <w:pStyle w:val="ListParagraph"/>
        <w:numPr>
          <w:ilvl w:val="0"/>
          <w:numId w:val="11"/>
        </w:numPr>
        <w:spacing w:before="0" w:line="480" w:lineRule="auto"/>
        <w:rPr>
          <w:rStyle w:val="Hyperlink"/>
          <w:rFonts w:ascii="Arial" w:hAnsi="Arial" w:cs="Arial"/>
          <w:i/>
          <w:lang w:eastAsia="en-IN"/>
        </w:rPr>
      </w:pPr>
      <w:hyperlink r:id="rId37"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38"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39"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BF188C" w:rsidP="00437A54">
      <w:pPr>
        <w:pStyle w:val="ListParagraph"/>
        <w:numPr>
          <w:ilvl w:val="0"/>
          <w:numId w:val="11"/>
        </w:numPr>
        <w:spacing w:before="0" w:line="480" w:lineRule="auto"/>
        <w:rPr>
          <w:rStyle w:val="Hyperlink"/>
          <w:rFonts w:ascii="Arial" w:hAnsi="Arial" w:cs="Arial"/>
          <w:i/>
          <w:lang w:eastAsia="en-IN"/>
        </w:rPr>
      </w:pPr>
      <w:hyperlink r:id="rId40" w:history="1">
        <w:r w:rsidR="00FC75E2" w:rsidRPr="00114710">
          <w:rPr>
            <w:rStyle w:val="Hyperlink"/>
            <w:rFonts w:ascii="Arial" w:hAnsi="Arial" w:cs="Arial"/>
            <w:lang w:eastAsia="en-IN"/>
          </w:rPr>
          <w:t>http://www.homeandlearn.co.uk/csharp/csharp.html</w:t>
        </w:r>
      </w:hyperlink>
    </w:p>
    <w:p w:rsidR="00FC75E2" w:rsidRPr="00931BA6" w:rsidRDefault="00BF188C" w:rsidP="00437A54">
      <w:pPr>
        <w:pStyle w:val="ListParagraph"/>
        <w:numPr>
          <w:ilvl w:val="0"/>
          <w:numId w:val="11"/>
        </w:numPr>
        <w:spacing w:before="0" w:line="480" w:lineRule="auto"/>
        <w:rPr>
          <w:rFonts w:ascii="Arial" w:hAnsi="Arial" w:cs="Arial"/>
          <w:i/>
          <w:color w:val="FF8119" w:themeColor="hyperlink"/>
          <w:u w:val="single"/>
          <w:lang w:eastAsia="en-IN"/>
        </w:rPr>
      </w:pPr>
      <w:hyperlink r:id="rId41"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2" w:history="1">
        <w:r w:rsidR="00FC75E2" w:rsidRPr="00B2521C">
          <w:rPr>
            <w:rStyle w:val="Hyperlink"/>
            <w:rFonts w:ascii="Arial" w:hAnsi="Arial" w:cs="Arial"/>
            <w:lang w:eastAsia="en-IN"/>
          </w:rPr>
          <w:t>https://developers.facebook.com/</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3" w:history="1">
        <w:r w:rsidR="00FC75E2" w:rsidRPr="00B2521C">
          <w:rPr>
            <w:rStyle w:val="Hyperlink"/>
            <w:rFonts w:ascii="Arial" w:hAnsi="Arial" w:cs="Arial"/>
            <w:lang w:eastAsia="en-IN"/>
          </w:rPr>
          <w:t>https://developers.facebook.com/apps</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4"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5" w:history="1">
        <w:r w:rsidR="00FC75E2" w:rsidRPr="00B2521C">
          <w:rPr>
            <w:rStyle w:val="Hyperlink"/>
            <w:rFonts w:ascii="Arial" w:hAnsi="Arial" w:cs="Arial"/>
            <w:lang w:eastAsia="en-IN"/>
          </w:rPr>
          <w:t>https://dev.twitter.com/</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6"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7" w:history="1">
        <w:r w:rsidR="00FC75E2" w:rsidRPr="009D5981">
          <w:rPr>
            <w:rStyle w:val="Hyperlink"/>
            <w:rFonts w:ascii="Arial" w:hAnsi="Arial" w:cs="Arial"/>
            <w:lang w:eastAsia="en-IN"/>
          </w:rPr>
          <w:t>https://developers.google.com/</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8"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9" w:history="1">
        <w:r w:rsidR="00FC75E2" w:rsidRPr="00B2521C">
          <w:rPr>
            <w:rStyle w:val="Hyperlink"/>
            <w:rFonts w:ascii="Arial" w:hAnsi="Arial" w:cs="Arial"/>
            <w:lang w:eastAsia="en-IN"/>
          </w:rPr>
          <w:t>http://www.youtube.com/?gl=IN</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0"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1" w:history="1">
        <w:r w:rsidR="00FC75E2" w:rsidRPr="00B2521C">
          <w:rPr>
            <w:rStyle w:val="Hyperlink"/>
            <w:rFonts w:ascii="Arial" w:hAnsi="Arial" w:cs="Arial"/>
            <w:lang w:eastAsia="en-IN"/>
          </w:rPr>
          <w:t>https://github.com/anirban-nandy</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2" w:history="1">
        <w:r w:rsidR="00FC75E2" w:rsidRPr="00806D4F">
          <w:rPr>
            <w:rStyle w:val="Hyperlink"/>
            <w:rFonts w:ascii="Arial" w:hAnsi="Arial" w:cs="Arial"/>
            <w:lang w:eastAsia="en-IN"/>
          </w:rPr>
          <w:t>https://github.com/anirban-nandy/DailyNoteBook</w:t>
        </w:r>
      </w:hyperlink>
    </w:p>
    <w:p w:rsidR="00FC75E2" w:rsidRPr="00972752" w:rsidRDefault="00BF188C" w:rsidP="00437A54">
      <w:pPr>
        <w:pStyle w:val="ListParagraph"/>
        <w:numPr>
          <w:ilvl w:val="0"/>
          <w:numId w:val="11"/>
        </w:numPr>
        <w:spacing w:before="0" w:line="480" w:lineRule="auto"/>
        <w:rPr>
          <w:rStyle w:val="Hyperlink"/>
          <w:rFonts w:ascii="Arial" w:hAnsi="Arial" w:cs="Arial"/>
          <w:i/>
          <w:lang w:eastAsia="en-IN"/>
        </w:rPr>
      </w:pPr>
      <w:hyperlink r:id="rId53" w:history="1">
        <w:r w:rsidR="00FC75E2" w:rsidRPr="009D5981">
          <w:rPr>
            <w:rStyle w:val="Hyperlink"/>
            <w:rFonts w:ascii="Arial" w:hAnsi="Arial" w:cs="Arial"/>
            <w:lang w:eastAsia="en-IN"/>
          </w:rPr>
          <w:t>http://learn.github.com/p/intro.html</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4" w:history="1">
        <w:r w:rsidR="00FC75E2" w:rsidRPr="00B2521C">
          <w:rPr>
            <w:rStyle w:val="Hyperlink"/>
            <w:rFonts w:ascii="Arial" w:hAnsi="Arial" w:cs="Arial"/>
            <w:lang w:eastAsia="en-IN"/>
          </w:rPr>
          <w:t>http://www.vogella.com/articles/Git/article.html</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5" w:history="1">
        <w:r w:rsidR="00FC75E2" w:rsidRPr="00B2521C">
          <w:rPr>
            <w:rStyle w:val="Hyperlink"/>
            <w:rFonts w:ascii="Arial" w:hAnsi="Arial" w:cs="Arial"/>
            <w:lang w:eastAsia="en-IN"/>
          </w:rPr>
          <w:t>http://try.github.com/levels/1/challenges/1</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6" w:history="1">
        <w:r w:rsidR="00FC75E2" w:rsidRPr="00B2521C">
          <w:rPr>
            <w:rStyle w:val="Hyperlink"/>
            <w:rFonts w:ascii="Arial" w:hAnsi="Arial" w:cs="Arial"/>
            <w:lang w:eastAsia="en-IN"/>
          </w:rPr>
          <w:t>https://enterprise.github.com/support</w:t>
        </w:r>
      </w:hyperlink>
    </w:p>
    <w:p w:rsidR="00FC75E2" w:rsidRPr="009E7950" w:rsidRDefault="00BF188C" w:rsidP="00437A54">
      <w:pPr>
        <w:pStyle w:val="ListParagraph"/>
        <w:numPr>
          <w:ilvl w:val="0"/>
          <w:numId w:val="11"/>
        </w:numPr>
        <w:spacing w:before="0" w:line="480" w:lineRule="auto"/>
        <w:rPr>
          <w:rFonts w:ascii="Arial" w:hAnsi="Arial" w:cs="Arial"/>
          <w:i/>
          <w:color w:val="FF8119" w:themeColor="hyperlink"/>
          <w:u w:val="single"/>
          <w:lang w:eastAsia="en-IN"/>
        </w:rPr>
      </w:pPr>
      <w:hyperlink r:id="rId57"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Pro C# 2010 and the .NET 4.0 Platform by Andrew Troselen</w:t>
      </w:r>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7" w:name="_Toc346626375"/>
      <w:r>
        <w:t>APPENDICES</w:t>
      </w:r>
      <w:bookmarkEnd w:id="57"/>
    </w:p>
    <w:p w:rsidR="00F10E6E" w:rsidRPr="00F10E6E" w:rsidRDefault="00F10E6E" w:rsidP="00F10E6E"/>
    <w:p w:rsidR="001E3D45" w:rsidRDefault="001E3D45" w:rsidP="00F10E6E">
      <w:pPr>
        <w:pStyle w:val="Heading2"/>
        <w:rPr>
          <w:rFonts w:eastAsia="Arial"/>
        </w:rPr>
      </w:pPr>
      <w:bookmarkStart w:id="58" w:name="_Toc289275457"/>
      <w:bookmarkStart w:id="59" w:name="_Toc330365076"/>
      <w:r>
        <w:rPr>
          <w:rFonts w:eastAsia="Arial"/>
        </w:rPr>
        <w:t>IDE</w:t>
      </w:r>
      <w:r w:rsidRPr="005F7EBB">
        <w:rPr>
          <w:rFonts w:eastAsia="Arial"/>
        </w:rPr>
        <w:t>:</w:t>
      </w:r>
      <w:bookmarkEnd w:id="58"/>
      <w:bookmarkEnd w:id="59"/>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bidi="ar-SA"/>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reliable and flexible application architecture. It can save you years of development time. The NetBeans Platform gives you a time-tested architecture for free. An architecture that encourages sustainable development practices. Because the NetBeans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The main reusable features and components comprising the NetBeans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modular nature of a NetBeans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Since your application can use either standard NetBeans Platform modules or OSGi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Just as application servers, such as GlassFish or WebLogic, provide lifecycle services to web applications, the NetBeans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Application servers understand how to compose web modules, EJB modules, and related artifacts, into a single web application. In a comparable manner, the NetBeans runtime container understands how to compose NetBeans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There is no need to write a main method for your application because the NetBeans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NetBeans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 virtual file system, which is a hierarhical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Most serious applications need more than one window. Coding good interaction between multiple windows is not a trivial task. The NetBeans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Swing and JavaFX are the standard UI toolkits on the Java desktop and can be used throughout the NetBeans Platform. Related benefits include the ability to change the look and feel easily via "Look and Feel" support in Swing and CSS integration in JavaFX, as well as the portability of GUI components across all operating systems and the easy incorporation of many free and commercial third-party Swing and JavaFX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With the NetBeans Platform you're not constrained by one of the typical pain points in Swing: the JTree model is completely different to the JList model, even though they present the same data. Switching between them means rewriting the model. The NetBeans Nodes API provides a generic model for presenting your data. The NetBeans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In addition to a window system, the NetBeans Platform provides many other UI-related components, such as a property sheet, a palette, complex Swing components for presenting data, a Plugin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IDE, which is the software development kit (SDK) of the NewtBeans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r>
        <w:rPr>
          <w:rFonts w:ascii="Arial" w:hAnsi="Arial" w:cs="Arial"/>
          <w:color w:val="333333"/>
          <w:shd w:val="clear" w:color="auto" w:fill="FFFFFF"/>
        </w:rPr>
        <w:t>NetBeans IDE provides first-class comprehensive support for the newest Java technologies and latest Java enhancements before other IDEs. It is the first IDE providing support for JDK 7, Java EE 6, and JavaFX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With its constantly improving Java Editor, many rich features and an extensive range of tools, templates and samples, NetBeans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An IDE is much more than a text editor. The NetBeans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editor supports many languages from Java, C/C++, XML and HTML, to PHP, Groovy, Javadoc,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Keeping a clear overview of large applications, with thousands of folders and files, and millions of lines of code, is a daunting task. NetBeans IDE 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Design GUIs for Java EE, Java SE, and Java ME applications quickly and smoothly by dragging and positioning GUI components from a palette into the NetBeans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Java SE applications, the NetBeans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The cost of buggy code increases the longer it remains unfixed. NetBeans provides static analysis tools, especially integration with the widely used FindBugs tool, for identifying and fixing common problems in Java code. In addition, the NetBeans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NetBeans Profiler provides expert assistance for optimizing your application's speed and memory usage, and makes it easier to build reliable and scalable Java SE, JavaFX and Java EE applications. NetBeans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0" w:name="_Toc289275458"/>
      <w:bookmarkStart w:id="61" w:name="_Toc330365077"/>
      <w:r>
        <w:rPr>
          <w:rFonts w:eastAsia="Arial"/>
        </w:rPr>
        <w:t>Front End</w:t>
      </w:r>
      <w:bookmarkStart w:id="62" w:name="_Toc289275459"/>
      <w:bookmarkEnd w:id="60"/>
      <w:r w:rsidR="00544CBD">
        <w:rPr>
          <w:rFonts w:eastAsia="Arial"/>
        </w:rPr>
        <w:t xml:space="preserve"> </w:t>
      </w:r>
      <w:bookmarkEnd w:id="61"/>
      <w:bookmarkEnd w:id="62"/>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74"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ListView</w:t>
        </w:r>
      </w:hyperlink>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91"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05"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14"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4"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3"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38"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39" w:history="1">
        <w:r w:rsidR="00B50F39" w:rsidRPr="00B50F39">
          <w:rPr>
            <w:rStyle w:val="Hyperlink"/>
            <w:rFonts w:ascii="Segoe UI" w:hAnsi="Segoe UI" w:cs="Segoe UI"/>
            <w:color w:val="auto"/>
            <w:sz w:val="18"/>
            <w:szCs w:val="18"/>
            <w:u w:val="none"/>
          </w:rPr>
          <w:t>DockPanel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0"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1" w:history="1">
        <w:r w:rsidR="00B50F39" w:rsidRPr="00B50F39">
          <w:rPr>
            <w:rStyle w:val="Hyperlink"/>
            <w:rFonts w:ascii="Segoe UI" w:hAnsi="Segoe UI" w:cs="Segoe UI"/>
            <w:color w:val="auto"/>
            <w:sz w:val="18"/>
            <w:szCs w:val="18"/>
            <w:u w:val="none"/>
          </w:rPr>
          <w:t>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2" w:history="1">
        <w:r w:rsidR="00B50F39" w:rsidRPr="00B50F39">
          <w:rPr>
            <w:rStyle w:val="Hyperlink"/>
            <w:rFonts w:ascii="Segoe UI" w:hAnsi="Segoe UI" w:cs="Segoe UI"/>
            <w:color w:val="auto"/>
            <w:sz w:val="18"/>
            <w:szCs w:val="18"/>
            <w:u w:val="none"/>
          </w:rPr>
          <w:t>VirtualizingStackPanel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3" w:history="1">
        <w:r w:rsidR="00B50F39" w:rsidRPr="00B50F39">
          <w:rPr>
            <w:rStyle w:val="Hyperlink"/>
            <w:rFonts w:ascii="Segoe UI" w:hAnsi="Segoe UI" w:cs="Segoe UI"/>
            <w:color w:val="auto"/>
            <w:sz w:val="18"/>
            <w:szCs w:val="18"/>
            <w:u w:val="none"/>
          </w:rPr>
          <w:t>WrapPanel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BF188C" w:rsidP="006D3AE6">
      <w:pPr>
        <w:tabs>
          <w:tab w:val="center" w:pos="4680"/>
        </w:tabs>
      </w:pPr>
      <w:hyperlink r:id="rId144"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3" w:name="_Toc289170424"/>
      <w:bookmarkStart w:id="64"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3"/>
      <w:bookmarkEnd w:id="64"/>
    </w:p>
    <w:p w:rsidR="00995604" w:rsidRPr="00995604" w:rsidRDefault="002D4362" w:rsidP="00995604">
      <w:r>
        <w:rPr>
          <w:noProof/>
          <w:lang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5"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Its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CA6E55" w:rsidRPr="009A167B" w:rsidRDefault="00CA6E55" w:rsidP="00CA6E55">
      <w:pPr>
        <w:pStyle w:val="Heading3"/>
        <w:rPr>
          <w:rStyle w:val="mw-headline"/>
          <w:b/>
          <w:bCs/>
        </w:rPr>
      </w:pPr>
      <w:r>
        <w:rPr>
          <w:rStyle w:val="mw-headline"/>
        </w:rPr>
        <w:t xml:space="preserve">Swing </w:t>
      </w:r>
    </w:p>
    <w:p w:rsidR="00CA6E55" w:rsidRDefault="00CA6E55" w:rsidP="00CA6E55">
      <w:r>
        <w:t xml:space="preserve">Swing is the primary Java GUI widget toolkit. It is part of Oracle's Java Foundation Classes (JFC) — an API for providing a graphical user interface (GUI) for Java </w:t>
      </w:r>
      <w:r w:rsidR="005828CA">
        <w:t>programs. Swing</w:t>
      </w:r>
      <w: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CA6E55" w:rsidRDefault="00CA6E55" w:rsidP="00CA6E55">
      <w:r>
        <w:t>Unlike AWT components, Swing components are not implemented by platform-specific code. Instead they are written entirely in Java and therefore are platform-independent. The term "lightweight" is used to describe such an element.</w:t>
      </w:r>
    </w:p>
    <w:p w:rsidR="00CA6E55" w:rsidRPr="00186AE5" w:rsidRDefault="00CA6E55" w:rsidP="00CA6E55">
      <w:r w:rsidRPr="00006A7D">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-685165</wp:posOffset>
            </wp:positionV>
            <wp:extent cx="3519422" cy="1949570"/>
            <wp:effectExtent l="19050" t="0" r="6985" b="0"/>
            <wp:wrapTight wrapText="bothSides">
              <wp:wrapPolygon edited="0">
                <wp:start x="-117" y="0"/>
                <wp:lineTo x="-117" y="21326"/>
                <wp:lineTo x="21643" y="21326"/>
                <wp:lineTo x="21643" y="0"/>
                <wp:lineTo x="-117" y="0"/>
              </wp:wrapPolygon>
            </wp:wrapTight>
            <wp:docPr id="224" name="Picture 4" descr="http://netbeans.org/images_www/v7/1/screenshots/gui-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beans.org/images_www/v7/1/screenshots/gui-builder.png"/>
                    <pic:cNvPicPr>
                      <a:picLocks noChangeAspect="1" noChangeArrowheads="1"/>
                    </pic:cNvPicPr>
                  </pic:nvPicPr>
                  <pic:blipFill>
                    <a:blip r:embed="rId146" cstate="print"/>
                    <a:srcRect/>
                    <a:stretch>
                      <a:fillRect/>
                    </a:stretch>
                  </pic:blipFill>
                  <pic:spPr bwMode="auto">
                    <a:xfrm>
                      <a:off x="0" y="0"/>
                      <a:ext cx="3517265" cy="1948815"/>
                    </a:xfrm>
                    <a:prstGeom prst="rect">
                      <a:avLst/>
                    </a:prstGeom>
                    <a:noFill/>
                    <a:ln w="9525">
                      <a:noFill/>
                      <a:miter lim="800000"/>
                      <a:headEnd/>
                      <a:tailEnd/>
                    </a:ln>
                  </pic:spPr>
                </pic:pic>
              </a:graphicData>
            </a:graphic>
          </wp:anchor>
        </w:drawing>
      </w:r>
      <w:r w:rsidRPr="00186AE5">
        <w:t>The Java Swing provides the multiple platform independent APIs interfaces for interacting between the users and GUIs components. All Java Swing classes imports form the import javax.swing.*; package.  Java provides an interactive features for design the </w:t>
      </w:r>
      <w:r w:rsidRPr="00186AE5">
        <w:rPr>
          <w:b/>
          <w:bCs/>
        </w:rPr>
        <w:t>GUI</w:t>
      </w:r>
      <w:r w:rsidRPr="00186AE5">
        <w:t>s toolkit or components like: labels, buttons, text boxes, checkboxes, combo boxes, panels and sliders etc. All AWT flexible components can be handled by the Java Swing. The Java Swing supports the plugging between the look and feel features. The look and feel that means the dramatically changing in the component like JFrame, JWindow, JDialog etc. for viewing it into the several types of window.</w:t>
      </w:r>
    </w:p>
    <w:p w:rsidR="00CA6E55" w:rsidRPr="00186AE5" w:rsidRDefault="00CA6E55" w:rsidP="00CA6E55">
      <w:r w:rsidRPr="00186AE5">
        <w:t>Here the following APIs interfaces and classes are available:</w:t>
      </w:r>
    </w:p>
    <w:p w:rsidR="00CA6E55" w:rsidRPr="00186AE5" w:rsidRDefault="00CA6E55" w:rsidP="00CA6E55">
      <w:r w:rsidRPr="00186AE5">
        <w:t>The following interfaces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98"/>
        <w:gridCol w:w="6592"/>
      </w:tblGrid>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5F0D55">
            <w:pPr>
              <w:pStyle w:val="NoSpacing"/>
            </w:pPr>
            <w:r w:rsidRPr="00186AE5">
              <w:t>Interfaces</w:t>
            </w:r>
          </w:p>
        </w:tc>
        <w:tc>
          <w:tcPr>
            <w:tcW w:w="36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rHeight w:val="5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Action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performed the action with the ActionListenerwhere the multiple controls are used for same purposes.</w:t>
            </w:r>
          </w:p>
        </w:tc>
      </w:tr>
      <w:tr w:rsidR="00CA6E55" w:rsidRPr="00186AE5" w:rsidTr="005F0D55">
        <w:trPr>
          <w:trHeight w:val="2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BoundedRangeModel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defines the data model of components like: sliders and progressBars.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ButtonModel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defines the state model for the buttons like: radio buttons, check boxes etc.</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CellEditor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by the developer for creating the new editor and it has the new components implement interfaces. TheCellEditor implements the wrapper based approach.</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ComboBoxEditor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In this interface, the editor component used to JComboBoxcomponents.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ComboBoxModel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represents the data model in a list model with the selected items.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DesktopManager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JDesktopPane object. The JInternalFrameimplements in the JDesktopPane with the help of DesktopManager.</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Icon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to graphical representation of the components. It has fixed size picture.</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JComboBox.KeySelectionManager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KeySelectionManager and used for the combo box data 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ListCellRenderer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paint the cell in the list with the help of "rubber stamps" .</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JList components method. It gets the value of each cell of list.</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ListSelectionModel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indicates the components, which are stable or not. </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MenuElement</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where the any components are implements in the menu.</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MutableComboBoxModel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extends from the ComboBoxModel. It is a mutable version of ComboBoxModel.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defines the requirements of an object for displaying the values.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RootPaneContainer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uses the RootPane properties and it has the components like: JFrame, JInternalFrame and JWindow etc. </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Scrollable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provides the scrolling to show the large amount of data with the help of JScrollPane.</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JScrollPane components.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SingleSelectionModel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to select the one index in a 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SwingConstants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You can set the components on the screen to own requirements.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UIDefaults.ActiveValue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constructs the DefaultListCellRenderer.</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UIDefaults.LazyValue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enables one to store an entry in the default table. The entered value is not constructed until first time is a real value is created through it using LazyValue.createValue() method.</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WindowConstants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two methods setDefaultCloseOperation and getDefaultCloseOperation and provides the window close opration.</w:t>
            </w:r>
          </w:p>
        </w:tc>
      </w:tr>
    </w:tbl>
    <w:p w:rsidR="00CA6E55" w:rsidRPr="00186AE5" w:rsidRDefault="00CA6E55" w:rsidP="00CA6E55">
      <w:r w:rsidRPr="00186AE5">
        <w:t>The following classes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34"/>
        <w:gridCol w:w="6456"/>
      </w:tblGrid>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5F0D55">
            <w:pPr>
              <w:pStyle w:val="NoSpacing"/>
            </w:pPr>
            <w:r w:rsidRPr="00186AE5">
              <w:t>Classes</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AbstractAction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handles the any types of action and provides JFC Action interface.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defines the nature of buttons and menu items.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AbstractCellEditor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a list and contents of the data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AbstractListModel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defines the data model which provides the list with its contents.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ActionMap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works with InputMap and performs any action when the key is pressed.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BorderFactory</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from Object and creates the Border instance in the factory.</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fixed spaces between two components and uses the BoxLayout object of the layout 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Box.Filler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participates in the Layout and uses the lightweight components.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BoxLayout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uses the arranging the multiple components either horizontally or vertically. The Box container uses this class.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ButtonGroup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the multiple buttons in aButtonGroup object.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CellRandererPane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insert the components like: JList, JTable and JTree.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ComponentInputMap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ComponentInputMap constructor and creates the components with the help of InpuMap.</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DebugGraphics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from the Graphics and used to debug the graphics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DefaultBoundedRangeModel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implementation of default BoundedRangeModel.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DefaultButtonModel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implements the generic ButtonModel.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DefaultCellEditor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TableCellEditor and TreeCellEditor for the table and tree cells.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DefaultComboBoxModel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default model for combo boxes.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DefaultDesktopManager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DesktopManager. The DesktopManager has the JInternalFrame for creating the internal fame in a frame.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DefaultFocusManager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implementing the FocusManager.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DefaultListCellRanderer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default ListCellRanderer.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DefaultListCellRanderer.UIResource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extends the DefaultListCellRanderer and implementing in the UIResource.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AbstractListModel and implementing thejava.util.Vector.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for select the list in a data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DefaultSingleSelectionModel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default SingleSelectionModel.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FocusManager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handles all focus like: gainedFocus and lostFocus.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GrayFilter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RGBImageFilter and used for disabling the image through the button.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ImageIcon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implements the Icon and paints the icons from the images.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uses the ActionMap to performed the action when you press any key of keyboard. It bounds data between the input event and an object.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InputVerifier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helps you when you works with the text fields through the focus.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JApplet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Applet and implements the Accessibleand RootPaneContainer.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AbstractButton and you can create the new button.</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JCheckBox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JToggleButton and implements the check box in which buttons are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JCheckBoxMenuItem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JMenuItem and determines the items which is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JColorChooser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JComponent and implementing the Accessable. Here, you choose and manipulate the colors.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JComboBox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JComboBox. It provides the drop-down list where user select only one item or value at a time. But combo box is a combination of multiple text or buttons etc.</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JComponent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In java swing, All components are used the JComponent except the top-level containers like: JFrame, JDialog etc.</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JDesktopPane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JLayeredPane and when you create the object of JInternalFrame to be maintained in the JDesktopPane. The JDesktopPane has DesktopManager.</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JDialog</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Dialog. This class used to create the dialog window and when you want to create the custom dialog window with the help of JOptionPane method.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JEditorPane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JTextComponent. It edits the component by the EditorKit.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JFileChooser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facility to choosing the file.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JFrame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Frame and supports the swing components architecture.</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JInternalFrame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from the JComponent and provides the facility to dragging, closing, resizing and menu bar of the internal frame. The JInternalFrame added into the JDesktopPane.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JInternalFrame.JDesktopIcon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displays the desktop icon and create the instance of JInternalFrame and iconify.</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JLabel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show the small text and image.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JLayeredPane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has JFC/Swing container that can be used to overlap the components to each other.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JList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list where you select the one or more than objects.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new menu where you add the JMenuItems. When you select the item then shows the popup menu items in the JMenuBar.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used to create a new menu bar where the JMenu objects are added.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new menu items in the mebus.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JOptionPane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used to create some different types of dialog box like: message dialog box, error dialog box etc.</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JPanel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JComponent and used to create a new panel.</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JPassworkField</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single line text editing. Here, don't available the original characters but view type indication characters are available.</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JPopupMenu</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popup menu. It provides small window where the various types of choices are available.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JPopupMenu.Separator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Here the popup menu and the separator are available.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JProgressBar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shows the integer types values in percent within a bounded range to determine the working process.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JRadioButton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radio button and shows the state of an item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JRadioButtonMenuItem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JMenuItem and implements the radio button menu item</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JRootPane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component behind the scenes by JFrame, JWindow, JDialog etc. for providing the task-orientation and functionality.</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JScrollBar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scroll bar. It provides the view content area where you show the content to scroll this.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JScrollPane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scrollable view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 the separator among the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JSlider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a control to represent a numeric value by dragging the slider.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JSplitPane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divides the two components graphically like: top and button, left and right.</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JTabbedPane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tab component through which you can switch from one component to another component regarding to the specific tab button by clicking on that.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JTable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user interface component and represents the two dimensional data.</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JTextArea</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multi line plain text area.</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JTextField</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facility to editing the text in a single line.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component like JTexArea for multiple lines text with more capabalities.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JToggleButton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two state button that means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JToggleButton.ToggleButtonModel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DefaultButtonModel and provides theToggleButton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set of command buttons icons that performs the different actions or controls.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JToolBar.Separator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tool bar separator.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JToolTip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shows the tool tips related to it's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shows the data in a hierarchical way.</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JTree.DynamicUtilTreeNode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extends the DefaultMutableTreeNode and create children nodes.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JTree.EmptySelectionModel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does not allows the any selection.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JViewPort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gives you about the underlying information.</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JWindow</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window and shows the any location or area on the desktop. It couldn't any title bar and window management buttons.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KeyStroke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controls the key events on the keyboard for the equivalent device.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LayoutFocusTraversalPolicy</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conducts the sorting objects according to their size, type, position or orientation.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LookAndFeel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dramatically changes in the component like frame related to the graphics for the application. Through this the application can be done very efficient and easier.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MenuSelectionManager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has menu selection hierarchy.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OverlayLayout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The layout manager arrange the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ProgressMonitor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is used to monitoring the progress of any operation to be done.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ProgressMonitorInputStream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creates a progress monitor to monitor the progress of reading input from the input stream. It cleanups all the rights when the stream is closed.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RepaintManager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manage and override the repaint requests.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LayoutManager and manage the components like: scroll bar, row header, column header etc.</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ScrollPaneLayout.UIResource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ScrollPaneLayout and implements theUIResource.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SizeRequirements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calculates the size and positions of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SizeSequence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represents the order list of size and it's positions.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SwingUtilities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utilities methods for swing.</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Timer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Actions perform the predefined rate.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ToolTipManager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manages the all tool tips.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Hashtable and you set/get the value with the help of UIManager.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UIDefaults.LazyInputMap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creates a Input Map through it's createValue() method. The array of key after binding is passed to the constructor of this. Example of binding of key is array of pressing key information (e.g. ctrl + c or alt + f).</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UIDefaults.ProxyLazyValue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This class is used to create a lazy value which is used to delay loading of the </w:t>
            </w:r>
            <w:r w:rsidRPr="00186AE5">
              <w:lastRenderedPageBreak/>
              <w:t>class to create instance for that.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UIManager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track of the current look and feel details.</w:t>
            </w:r>
          </w:p>
        </w:tc>
      </w:tr>
      <w:tr w:rsidR="00CA6E55" w:rsidRPr="00186AE5" w:rsidTr="005F0D55">
        <w:trPr>
          <w:trHeight w:val="25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UIManager.LookAndFeelInfo</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is the nested class of UIManager class i.e. used for getting information about all the look and feels installed with the software development kit.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ViewportLayout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LayoutManager and defines the policy for the layout.</w:t>
            </w:r>
          </w:p>
        </w:tc>
      </w:tr>
    </w:tbl>
    <w:p w:rsidR="00CA6E55" w:rsidRPr="00186AE5" w:rsidRDefault="00CA6E55" w:rsidP="00CA6E55">
      <w:pPr>
        <w:rPr>
          <w:ins w:id="65" w:author="Unknown"/>
          <w:u w:val="single"/>
        </w:rPr>
      </w:pPr>
      <w:ins w:id="66" w:author="Unknown">
        <w:r w:rsidRPr="00186AE5">
          <w:rPr>
            <w:u w:val="single"/>
          </w:rPr>
          <w:t>The following Exceptions and it's description to be used by the Java swing.</w:t>
        </w:r>
      </w:ins>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50"/>
        <w:gridCol w:w="6440"/>
      </w:tblGrid>
      <w:tr w:rsidR="00CA6E55" w:rsidRPr="00186AE5" w:rsidTr="005F0D55">
        <w:trPr>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Exception</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blCellSpacing w:w="0" w:type="dxa"/>
        </w:trPr>
        <w:tc>
          <w:tcPr>
            <w:tcW w:w="13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UnsupportedLookAndFeelException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exception occurred when the look and feel classes are not supported to user's system.</w:t>
            </w:r>
          </w:p>
        </w:tc>
      </w:tr>
    </w:tbl>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7" w:name="_Toc289275460"/>
      <w:bookmarkStart w:id="68" w:name="_Toc330365078"/>
      <w:r>
        <w:rPr>
          <w:rFonts w:eastAsia="Arial"/>
        </w:rPr>
        <w:t>Programming Framework</w:t>
      </w:r>
      <w:bookmarkEnd w:id="67"/>
      <w:bookmarkEnd w:id="68"/>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7"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48"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9"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0" w:history="1">
              <w:r w:rsidR="00A5639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1" w:history="1">
              <w:r w:rsidR="00A5639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2" w:history="1">
              <w:r w:rsidR="00A5639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3" w:history="1">
              <w:r w:rsidR="00A5639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4" w:history="1">
              <w:r w:rsidR="00A5639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5" w:history="1">
              <w:r w:rsidR="00A5639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6" w:history="1">
              <w:r w:rsidR="00A5639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7" w:history="1">
              <w:r w:rsidR="00A5639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8" w:history="1">
              <w:r w:rsidR="00A5639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9"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60"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1" w:history="1">
              <w:r w:rsidR="00A5639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2" w:history="1">
              <w:r w:rsidR="00A5639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3" w:history="1">
              <w:r w:rsidR="00A5639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4" w:history="1">
              <w:r w:rsidR="00A5639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5"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6" w:history="1">
              <w:r w:rsidR="00A5639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7" w:history="1">
              <w:r w:rsidR="00A5639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69"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70"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provide advanced globalization </w:t>
            </w:r>
            <w:r>
              <w:rPr>
                <w:rFonts w:ascii="Segoe UI" w:hAnsi="Segoe UI" w:cs="Segoe UI"/>
                <w:color w:val="2A2A2A"/>
                <w:sz w:val="18"/>
                <w:szCs w:val="18"/>
              </w:rPr>
              <w:lastRenderedPageBreak/>
              <w:t>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3" w:history="1">
              <w:r w:rsidR="00A5639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4" w:history="1">
              <w:r w:rsidR="00A5639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5" w:history="1">
              <w:r w:rsidR="00A5639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6"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7" w:history="1">
              <w:r w:rsidR="00A5639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8"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9" w:history="1">
              <w:r w:rsidR="00A5639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0"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81"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83"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4" w:history="1">
              <w:r w:rsidR="00A5639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5" w:history="1">
              <w:r w:rsidR="00A5639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6" w:history="1">
              <w:r w:rsidR="00A5639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7" w:history="1">
              <w:r w:rsidR="00A5639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8" w:history="1">
              <w:r w:rsidR="00A5639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9" w:history="1">
              <w:r w:rsidR="00A5639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0" w:history="1">
              <w:r w:rsidR="00A5639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System.ServiceProcess namespaces contain types that enable you to implement, install, and control Windows service applications and extend </w:t>
            </w:r>
            <w:r>
              <w:rPr>
                <w:rFonts w:ascii="Segoe UI" w:hAnsi="Segoe UI" w:cs="Segoe UI"/>
                <w:color w:val="2A2A2A"/>
                <w:sz w:val="18"/>
                <w:szCs w:val="18"/>
              </w:rPr>
              <w:lastRenderedPageBreak/>
              <w:t>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1" w:history="1">
              <w:r w:rsidR="00A5639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2" w:history="1">
              <w:r w:rsidR="00A5639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3" w:history="1">
              <w:r w:rsidR="00A5639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4" w:history="1">
              <w:r w:rsidR="00A5639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5"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96"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7" w:history="1">
              <w:r w:rsidR="00A5639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8" w:history="1">
              <w:r w:rsidR="00A5639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9" w:history="1">
              <w:r w:rsidR="00A5639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0" w:history="1">
              <w:r w:rsidR="00A5639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1" w:history="1">
              <w:r w:rsidR="00A5639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2" w:history="1">
              <w:r w:rsidR="00A5639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3"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4"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5" w:history="1">
              <w:r w:rsidR="00A5639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6" w:history="1">
              <w:r w:rsidR="00A5639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7"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08"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9" w:history="1">
              <w:r w:rsidR="00A5639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0" w:history="1">
              <w:r w:rsidR="00A5639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1" w:history="1">
              <w:r w:rsidR="00A5639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2"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3" w:history="1">
              <w:r w:rsidR="00A5639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4" w:history="1">
              <w:r w:rsidR="00A5639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5"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6" w:history="1">
              <w:r w:rsidR="00A5639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7" w:history="1">
              <w:r w:rsidR="00A5639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8"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9" w:history="1">
              <w:r w:rsidR="00A5639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20" w:history="1">
              <w:r w:rsidR="00A5639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21" w:history="1">
              <w:r w:rsidR="00A5639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69" w:name="_Toc304900511"/>
      <w:bookmarkStart w:id="70" w:name="_Toc320368089"/>
      <w:bookmarkStart w:id="71" w:name="_Toc330365079"/>
      <w:r w:rsidRPr="003D00A7">
        <w:t>Database</w:t>
      </w:r>
      <w:r>
        <w:t>/backend</w:t>
      </w:r>
      <w:r w:rsidR="008724AA">
        <w:t>:</w:t>
      </w:r>
      <w:r w:rsidRPr="003D00A7">
        <w:t xml:space="preserve"> </w:t>
      </w:r>
      <w:bookmarkEnd w:id="69"/>
      <w:bookmarkEnd w:id="70"/>
      <w:bookmarkEnd w:id="71"/>
    </w:p>
    <w:p w:rsidR="008724AA" w:rsidRDefault="008724AA" w:rsidP="008724AA">
      <w:pPr>
        <w:pStyle w:val="Heading3"/>
      </w:pPr>
      <w:r w:rsidRPr="003D00A7">
        <w:t>MySQL</w:t>
      </w:r>
    </w:p>
    <w:p w:rsidR="005E4FDB" w:rsidRDefault="002763E3" w:rsidP="005E4FDB">
      <w:r>
        <w:rPr>
          <w:noProof/>
          <w:lang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22"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Multiple Storage Engines: InnoDB , MyISAM,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 xml:space="preserve">MySQL supports as its database language -- as its name suggests – SQL (Structured Query Language). SQL is a standardized language for querying and updating data and for the administration of a database. There are several SQL dialects (about as many as </w:t>
      </w:r>
      <w:r>
        <w:rPr>
          <w:rFonts w:ascii="Calibri" w:hAnsi="Calibri"/>
          <w:color w:val="000000"/>
        </w:rPr>
        <w:lastRenderedPageBreak/>
        <w:t>there are database systems). MySQL adheres to the current SQL standard (at the moment SQL:2003),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w:t>
      </w:r>
      <w:r>
        <w:rPr>
          <w:rFonts w:ascii="Calibri" w:hAnsi="Calibri"/>
          <w:color w:val="000000"/>
        </w:rPr>
        <w:lastRenderedPageBreak/>
        <w:t>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23"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lastRenderedPageBreak/>
        <w:t xml:space="preserve">ide for </w:t>
      </w:r>
      <w:r w:rsidRPr="003D00A7">
        <w:t>Database</w:t>
      </w:r>
    </w:p>
    <w:p w:rsidR="00322939" w:rsidRPr="00322939" w:rsidRDefault="00322939" w:rsidP="00322939"/>
    <w:p w:rsidR="008710F0" w:rsidRDefault="008710F0" w:rsidP="00DD5FCB">
      <w:pPr>
        <w:pStyle w:val="Heading3"/>
      </w:pPr>
      <w:r w:rsidRPr="003D00A7">
        <w:t>MySQL</w:t>
      </w:r>
      <w:r>
        <w:t xml:space="preserve"> </w:t>
      </w:r>
      <w:r w:rsidRPr="00995604">
        <w:t>workbench</w:t>
      </w:r>
    </w:p>
    <w:p w:rsidR="00301F28" w:rsidRDefault="00866347" w:rsidP="00DD5FCB">
      <w:r>
        <w:rPr>
          <w:noProof/>
          <w:lang w:bidi="ar-SA"/>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24"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sidR="00866347">
        <w:rPr>
          <w:rFonts w:ascii="Arial" w:hAnsi="Arial" w:cs="Arial"/>
          <w:color w:val="000000" w:themeColor="text1"/>
          <w:shd w:val="clear" w:color="auto" w:fill="FFFFFF"/>
        </w:rPr>
        <w:t xml:space="preserve"> </w:t>
      </w:r>
      <w:hyperlink r:id="rId225"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lastRenderedPageBreak/>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2" w:name="_Toc289275461"/>
      <w:bookmarkStart w:id="73" w:name="_Toc330365080"/>
      <w:r w:rsidRPr="00490D21">
        <w:rPr>
          <w:rFonts w:eastAsia="Arial"/>
        </w:rPr>
        <w:t>P</w:t>
      </w:r>
      <w:r w:rsidR="008724AA">
        <w:rPr>
          <w:rFonts w:eastAsia="Arial"/>
        </w:rPr>
        <w:t xml:space="preserve">rogramming Language </w:t>
      </w:r>
      <w:bookmarkEnd w:id="72"/>
      <w:bookmarkEnd w:id="73"/>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26"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27"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28"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29"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30"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31"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32"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33"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34"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35"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36"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37"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38"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39"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D5FCB" w:rsidRDefault="00DD5FCB" w:rsidP="001E3D45">
      <w:pPr>
        <w:pStyle w:val="ListParagraph"/>
        <w:spacing w:line="480" w:lineRule="auto"/>
        <w:rPr>
          <w:rFonts w:ascii="Arial" w:eastAsia="Times New Roman" w:hAnsi="Arial" w:cs="Arial"/>
          <w:color w:val="222222"/>
          <w:lang w:eastAsia="en-IN"/>
        </w:rPr>
      </w:pPr>
      <w:r>
        <w:rPr>
          <w:rFonts w:ascii="Verdana" w:hAnsi="Verdana"/>
          <w:color w:val="333333"/>
          <w:sz w:val="16"/>
          <w:szCs w:val="16"/>
          <w:shd w:val="clear" w:color="auto" w:fill="FFFFFF"/>
        </w:rPr>
        <w:lastRenderedPageBreak/>
        <w:t>C# was developed to bring rapid development to C++ without sacrificing the power and control of C and C++. C# provides various characteristics,which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lastRenderedPageBreak/>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CD68D4" w:rsidRDefault="00CD68D4" w:rsidP="00CD68D4">
      <w:pPr>
        <w:pStyle w:val="Heading3"/>
        <w:rPr>
          <w:rFonts w:eastAsia="Times New Roman"/>
          <w:lang w:eastAsia="en-IN"/>
        </w:rPr>
      </w:pPr>
      <w:r>
        <w:rPr>
          <w:rFonts w:eastAsia="Times New Roman"/>
          <w:lang w:eastAsia="en-IN"/>
        </w:rPr>
        <w:t>java</w:t>
      </w:r>
    </w:p>
    <w:p w:rsidR="001E5C5B" w:rsidRDefault="001E5C5B" w:rsidP="001E5C5B">
      <w:pPr>
        <w:rPr>
          <w:lang w:eastAsia="en-IN"/>
        </w:rPr>
      </w:pPr>
    </w:p>
    <w:p w:rsidR="001E5C5B" w:rsidRDefault="001E5C5B" w:rsidP="001E5C5B">
      <w:pPr>
        <w:rPr>
          <w:lang w:eastAsia="en-IN"/>
        </w:rPr>
      </w:pPr>
      <w:r>
        <w:rPr>
          <w:noProof/>
          <w:lang w:bidi="ar-SA"/>
        </w:rPr>
        <w:drawing>
          <wp:anchor distT="0" distB="0" distL="114300" distR="114300" simplePos="0" relativeHeight="251681792" behindDoc="1" locked="0" layoutInCell="1" allowOverlap="1">
            <wp:simplePos x="0" y="0"/>
            <wp:positionH relativeFrom="column">
              <wp:posOffset>19050</wp:posOffset>
            </wp:positionH>
            <wp:positionV relativeFrom="paragraph">
              <wp:posOffset>3175</wp:posOffset>
            </wp:positionV>
            <wp:extent cx="3505200" cy="2800350"/>
            <wp:effectExtent l="19050" t="0" r="0" b="0"/>
            <wp:wrapTight wrapText="bothSides">
              <wp:wrapPolygon edited="0">
                <wp:start x="-117" y="0"/>
                <wp:lineTo x="-117" y="21453"/>
                <wp:lineTo x="21600" y="21453"/>
                <wp:lineTo x="21600" y="0"/>
                <wp:lineTo x="-117" y="0"/>
              </wp:wrapPolygon>
            </wp:wrapTight>
            <wp:docPr id="229" name="Picture 228" descr="Java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training.png"/>
                    <pic:cNvPicPr/>
                  </pic:nvPicPr>
                  <pic:blipFill>
                    <a:blip r:embed="rId240" cstate="print"/>
                    <a:stretch>
                      <a:fillRect/>
                    </a:stretch>
                  </pic:blipFill>
                  <pic:spPr>
                    <a:xfrm>
                      <a:off x="0" y="0"/>
                      <a:ext cx="3505200" cy="2800350"/>
                    </a:xfrm>
                    <a:prstGeom prst="rect">
                      <a:avLst/>
                    </a:prstGeom>
                  </pic:spPr>
                </pic:pic>
              </a:graphicData>
            </a:graphic>
          </wp:anchor>
        </w:drawing>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b/>
          <w:bCs/>
          <w:lang w:bidi="ar-SA"/>
        </w:rPr>
        <w:t>Java</w:t>
      </w:r>
      <w:r w:rsidRPr="00DB3B2B">
        <w:rPr>
          <w:rFonts w:ascii="Arial" w:eastAsia="Times New Roman" w:hAnsi="Arial" w:cs="Arial"/>
          <w:lang w:bidi="ar-SA"/>
        </w:rPr>
        <w:t> is a </w:t>
      </w:r>
      <w:hyperlink r:id="rId241" w:tooltip="General purpose programming language" w:history="1">
        <w:r w:rsidRPr="00DB3B2B">
          <w:rPr>
            <w:rFonts w:ascii="Arial" w:eastAsia="Times New Roman" w:hAnsi="Arial" w:cs="Arial"/>
            <w:lang w:bidi="ar-SA"/>
          </w:rPr>
          <w:t>general-purpose</w:t>
        </w:r>
      </w:hyperlink>
      <w:r w:rsidRPr="00DB3B2B">
        <w:rPr>
          <w:rFonts w:ascii="Arial" w:eastAsia="Times New Roman" w:hAnsi="Arial" w:cs="Arial"/>
          <w:lang w:bidi="ar-SA"/>
        </w:rPr>
        <w:t>, </w:t>
      </w:r>
      <w:hyperlink r:id="rId242" w:tooltip="Concurrent computing" w:history="1">
        <w:r w:rsidRPr="00DB3B2B">
          <w:rPr>
            <w:rFonts w:ascii="Arial" w:eastAsia="Times New Roman" w:hAnsi="Arial" w:cs="Arial"/>
            <w:lang w:bidi="ar-SA"/>
          </w:rPr>
          <w:t>concurrent</w:t>
        </w:r>
      </w:hyperlink>
      <w:r w:rsidRPr="00DB3B2B">
        <w:rPr>
          <w:rFonts w:ascii="Arial" w:eastAsia="Times New Roman" w:hAnsi="Arial" w:cs="Arial"/>
          <w:lang w:bidi="ar-SA"/>
        </w:rPr>
        <w:t>, </w:t>
      </w:r>
      <w:hyperlink r:id="rId243" w:tooltip="Class-based" w:history="1">
        <w:r w:rsidRPr="00DB3B2B">
          <w:rPr>
            <w:rFonts w:ascii="Arial" w:eastAsia="Times New Roman" w:hAnsi="Arial" w:cs="Arial"/>
            <w:lang w:bidi="ar-SA"/>
          </w:rPr>
          <w:t>class-based</w:t>
        </w:r>
      </w:hyperlink>
      <w:r w:rsidRPr="00DB3B2B">
        <w:rPr>
          <w:rFonts w:ascii="Arial" w:eastAsia="Times New Roman" w:hAnsi="Arial" w:cs="Arial"/>
          <w:lang w:bidi="ar-SA"/>
        </w:rPr>
        <w:t>, </w:t>
      </w:r>
      <w:hyperlink r:id="rId244" w:tooltip="Object-oriented programming" w:history="1">
        <w:r w:rsidRPr="00DB3B2B">
          <w:rPr>
            <w:rFonts w:ascii="Arial" w:eastAsia="Times New Roman" w:hAnsi="Arial" w:cs="Arial"/>
            <w:lang w:bidi="ar-SA"/>
          </w:rPr>
          <w:t>object-oriented</w:t>
        </w:r>
      </w:hyperlink>
      <w:r w:rsidRPr="00DB3B2B">
        <w:rPr>
          <w:rFonts w:ascii="Arial" w:eastAsia="Times New Roman" w:hAnsi="Arial" w:cs="Arial"/>
          <w:lang w:bidi="ar-SA"/>
        </w:rPr>
        <w:t> </w:t>
      </w:r>
      <w:hyperlink r:id="rId245" w:tooltip="Computer programming language" w:history="1">
        <w:r w:rsidRPr="00DB3B2B">
          <w:rPr>
            <w:rFonts w:ascii="Arial" w:eastAsia="Times New Roman" w:hAnsi="Arial" w:cs="Arial"/>
            <w:lang w:bidi="ar-SA"/>
          </w:rPr>
          <w:t>computer programming language</w:t>
        </w:r>
      </w:hyperlink>
      <w:r w:rsidRPr="00DB3B2B">
        <w:rPr>
          <w:rFonts w:ascii="Arial" w:eastAsia="Times New Roman" w:hAnsi="Arial" w:cs="Arial"/>
          <w:lang w:bidi="ar-SA"/>
        </w:rPr>
        <w:t> 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 </w:t>
      </w:r>
      <w:hyperlink r:id="rId246" w:tooltip="Compiler" w:history="1">
        <w:r w:rsidRPr="00DB3B2B">
          <w:rPr>
            <w:rFonts w:ascii="Arial" w:eastAsia="Times New Roman" w:hAnsi="Arial" w:cs="Arial"/>
            <w:lang w:bidi="ar-SA"/>
          </w:rPr>
          <w:t>compiled</w:t>
        </w:r>
      </w:hyperlink>
      <w:r w:rsidRPr="00DB3B2B">
        <w:rPr>
          <w:rFonts w:ascii="Arial" w:eastAsia="Times New Roman" w:hAnsi="Arial" w:cs="Arial"/>
          <w:lang w:bidi="ar-SA"/>
        </w:rPr>
        <w:t> to </w:t>
      </w:r>
      <w:hyperlink r:id="rId247" w:tooltip="Java bytecode" w:history="1">
        <w:r w:rsidRPr="00DB3B2B">
          <w:rPr>
            <w:rFonts w:ascii="Arial" w:eastAsia="Times New Roman" w:hAnsi="Arial" w:cs="Arial"/>
            <w:lang w:bidi="ar-SA"/>
          </w:rPr>
          <w:t>bytecode</w:t>
        </w:r>
      </w:hyperlink>
      <w:r w:rsidRPr="00DB3B2B">
        <w:rPr>
          <w:rFonts w:ascii="Arial" w:eastAsia="Times New Roman" w:hAnsi="Arial" w:cs="Arial"/>
          <w:lang w:bidi="ar-SA"/>
        </w:rPr>
        <w:t> (</w:t>
      </w:r>
      <w:hyperlink r:id="rId248" w:tooltip="Class (file format)" w:history="1">
        <w:r w:rsidRPr="00DB3B2B">
          <w:rPr>
            <w:rFonts w:ascii="Arial" w:eastAsia="Times New Roman" w:hAnsi="Arial" w:cs="Arial"/>
            <w:lang w:bidi="ar-SA"/>
          </w:rPr>
          <w:t>class file</w:t>
        </w:r>
      </w:hyperlink>
      <w:r w:rsidRPr="00DB3B2B">
        <w:rPr>
          <w:rFonts w:ascii="Arial" w:eastAsia="Times New Roman" w:hAnsi="Arial" w:cs="Arial"/>
          <w:lang w:bidi="ar-SA"/>
        </w:rPr>
        <w:t>) that can run on any </w:t>
      </w:r>
      <w:hyperlink r:id="rId249" w:tooltip="Java virtual machine" w:history="1">
        <w:r w:rsidRPr="00DB3B2B">
          <w:rPr>
            <w:rFonts w:ascii="Arial" w:eastAsia="Times New Roman" w:hAnsi="Arial" w:cs="Arial"/>
            <w:lang w:bidi="ar-SA"/>
          </w:rPr>
          <w:t>Java virtual machine</w:t>
        </w:r>
      </w:hyperlink>
      <w:r w:rsidRPr="00DB3B2B">
        <w:rPr>
          <w:rFonts w:ascii="Arial" w:eastAsia="Times New Roman" w:hAnsi="Arial" w:cs="Arial"/>
          <w:lang w:bidi="ar-SA"/>
        </w:rPr>
        <w:t> (JVM) regardless of </w:t>
      </w:r>
      <w:hyperlink r:id="rId250" w:tooltip="Computer architecture" w:history="1">
        <w:r w:rsidRPr="00DB3B2B">
          <w:rPr>
            <w:rFonts w:ascii="Arial" w:eastAsia="Times New Roman" w:hAnsi="Arial" w:cs="Arial"/>
            <w:lang w:bidi="ar-SA"/>
          </w:rPr>
          <w:t>computer architecture</w:t>
        </w:r>
      </w:hyperlink>
      <w:r w:rsidRPr="00DB3B2B">
        <w:rPr>
          <w:rFonts w:ascii="Arial" w:eastAsia="Times New Roman" w:hAnsi="Arial" w:cs="Arial"/>
          <w:lang w:bidi="ar-SA"/>
        </w:rPr>
        <w:t>. Java is, as of 2012, one of the most popular programming languages in use, particularly for client-server web applications, with a reported 10 million users.</w:t>
      </w:r>
      <w:hyperlink r:id="rId251" w:anchor="cite_note-10" w:history="1">
        <w:r w:rsidRPr="00DB3B2B">
          <w:rPr>
            <w:rFonts w:ascii="Arial" w:eastAsia="Times New Roman" w:hAnsi="Arial" w:cs="Arial"/>
            <w:vertAlign w:val="superscript"/>
            <w:lang w:bidi="ar-SA"/>
          </w:rPr>
          <w:t>[10]</w:t>
        </w:r>
      </w:hyperlink>
      <w:hyperlink r:id="rId252" w:anchor="cite_note-11" w:history="1">
        <w:r w:rsidRPr="00DB3B2B">
          <w:rPr>
            <w:rFonts w:ascii="Arial" w:eastAsia="Times New Roman" w:hAnsi="Arial" w:cs="Arial"/>
            <w:vertAlign w:val="superscript"/>
            <w:lang w:bidi="ar-SA"/>
          </w:rPr>
          <w:t>[11]</w:t>
        </w:r>
      </w:hyperlink>
      <w:r w:rsidRPr="00DB3B2B">
        <w:rPr>
          <w:rFonts w:ascii="Arial" w:eastAsia="Times New Roman" w:hAnsi="Arial" w:cs="Arial"/>
          <w:lang w:bidi="ar-SA"/>
        </w:rPr>
        <w:t> Java was originally developed by </w:t>
      </w:r>
      <w:hyperlink r:id="rId253" w:tooltip="James Gosling" w:history="1">
        <w:r w:rsidRPr="00DB3B2B">
          <w:rPr>
            <w:rFonts w:ascii="Arial" w:eastAsia="Times New Roman" w:hAnsi="Arial" w:cs="Arial"/>
            <w:lang w:bidi="ar-SA"/>
          </w:rPr>
          <w:t>James Gosling</w:t>
        </w:r>
      </w:hyperlink>
      <w:r w:rsidRPr="00DB3B2B">
        <w:rPr>
          <w:rFonts w:ascii="Arial" w:eastAsia="Times New Roman" w:hAnsi="Arial" w:cs="Arial"/>
          <w:lang w:bidi="ar-SA"/>
        </w:rPr>
        <w:t> at </w:t>
      </w:r>
      <w:hyperlink r:id="rId254" w:tooltip="Sun Microsystems" w:history="1">
        <w:r w:rsidRPr="00DB3B2B">
          <w:rPr>
            <w:rFonts w:ascii="Arial" w:eastAsia="Times New Roman" w:hAnsi="Arial" w:cs="Arial"/>
            <w:lang w:bidi="ar-SA"/>
          </w:rPr>
          <w:t>Sun Microsystems</w:t>
        </w:r>
      </w:hyperlink>
      <w:r w:rsidRPr="00DB3B2B">
        <w:rPr>
          <w:rFonts w:ascii="Arial" w:eastAsia="Times New Roman" w:hAnsi="Arial" w:cs="Arial"/>
          <w:lang w:bidi="ar-SA"/>
        </w:rPr>
        <w:t> (which has since</w:t>
      </w:r>
      <w:hyperlink r:id="rId255" w:tooltip="Sun acquisition by Oracle" w:history="1">
        <w:r w:rsidRPr="00DB3B2B">
          <w:rPr>
            <w:rFonts w:ascii="Arial" w:eastAsia="Times New Roman" w:hAnsi="Arial" w:cs="Arial"/>
            <w:lang w:bidi="ar-SA"/>
          </w:rPr>
          <w:t>merged into Oracle Corporation</w:t>
        </w:r>
      </w:hyperlink>
      <w:r w:rsidRPr="00DB3B2B">
        <w:rPr>
          <w:rFonts w:ascii="Arial" w:eastAsia="Times New Roman" w:hAnsi="Arial" w:cs="Arial"/>
          <w:lang w:bidi="ar-SA"/>
        </w:rPr>
        <w:t>) and released in 1995 as a core component of Sun Microsystems' </w:t>
      </w:r>
      <w:hyperlink r:id="rId256" w:tooltip="Java (software platform)" w:history="1">
        <w:r w:rsidRPr="00DB3B2B">
          <w:rPr>
            <w:rFonts w:ascii="Arial" w:eastAsia="Times New Roman" w:hAnsi="Arial" w:cs="Arial"/>
            <w:lang w:bidi="ar-SA"/>
          </w:rPr>
          <w:t>Java platform</w:t>
        </w:r>
      </w:hyperlink>
      <w:r w:rsidRPr="00DB3B2B">
        <w:rPr>
          <w:rFonts w:ascii="Arial" w:eastAsia="Times New Roman" w:hAnsi="Arial" w:cs="Arial"/>
          <w:lang w:bidi="ar-SA"/>
        </w:rPr>
        <w:t>. The language derives much of its </w:t>
      </w:r>
      <w:hyperlink r:id="rId257" w:tooltip="Syntax (programming languages)" w:history="1">
        <w:r w:rsidRPr="00DB3B2B">
          <w:rPr>
            <w:rFonts w:ascii="Arial" w:eastAsia="Times New Roman" w:hAnsi="Arial" w:cs="Arial"/>
            <w:lang w:bidi="ar-SA"/>
          </w:rPr>
          <w:t>syntax</w:t>
        </w:r>
      </w:hyperlink>
      <w:r w:rsidRPr="00DB3B2B">
        <w:rPr>
          <w:rFonts w:ascii="Arial" w:eastAsia="Times New Roman" w:hAnsi="Arial" w:cs="Arial"/>
          <w:lang w:bidi="ar-SA"/>
        </w:rPr>
        <w:t> from </w:t>
      </w:r>
      <w:hyperlink r:id="rId258" w:tooltip="C (programming language)" w:history="1">
        <w:r w:rsidRPr="00DB3B2B">
          <w:rPr>
            <w:rFonts w:ascii="Arial" w:eastAsia="Times New Roman" w:hAnsi="Arial" w:cs="Arial"/>
            <w:lang w:bidi="ar-SA"/>
          </w:rPr>
          <w:t>C</w:t>
        </w:r>
      </w:hyperlink>
      <w:r w:rsidRPr="00DB3B2B">
        <w:rPr>
          <w:rFonts w:ascii="Arial" w:eastAsia="Times New Roman" w:hAnsi="Arial" w:cs="Arial"/>
          <w:lang w:bidi="ar-SA"/>
        </w:rPr>
        <w:t> and </w:t>
      </w:r>
      <w:hyperlink r:id="rId259" w:tooltip="C++" w:history="1">
        <w:r w:rsidRPr="00DB3B2B">
          <w:rPr>
            <w:rFonts w:ascii="Arial" w:eastAsia="Times New Roman" w:hAnsi="Arial" w:cs="Arial"/>
            <w:lang w:bidi="ar-SA"/>
          </w:rPr>
          <w:t>C++</w:t>
        </w:r>
      </w:hyperlink>
      <w:r w:rsidRPr="00DB3B2B">
        <w:rPr>
          <w:rFonts w:ascii="Arial" w:eastAsia="Times New Roman" w:hAnsi="Arial" w:cs="Arial"/>
          <w:lang w:bidi="ar-SA"/>
        </w:rPr>
        <w:t>, but it has fewer</w:t>
      </w:r>
      <w:hyperlink r:id="rId260" w:tooltip="Low-level programming language" w:history="1">
        <w:r w:rsidRPr="00DB3B2B">
          <w:rPr>
            <w:rFonts w:ascii="Arial" w:eastAsia="Times New Roman" w:hAnsi="Arial" w:cs="Arial"/>
            <w:lang w:bidi="ar-SA"/>
          </w:rPr>
          <w:t>low-level</w:t>
        </w:r>
      </w:hyperlink>
      <w:r w:rsidRPr="00DB3B2B">
        <w:rPr>
          <w:rFonts w:ascii="Arial" w:eastAsia="Times New Roman" w:hAnsi="Arial" w:cs="Arial"/>
          <w:lang w:bidi="ar-SA"/>
        </w:rPr>
        <w:t> facilities than either of them.</w:t>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lang w:bidi="ar-SA"/>
        </w:rPr>
        <w:t>The original and </w:t>
      </w:r>
      <w:hyperlink r:id="rId261" w:tooltip="Reference implementation (computing)" w:history="1">
        <w:r w:rsidRPr="00DB3B2B">
          <w:rPr>
            <w:rFonts w:ascii="Arial" w:eastAsia="Times New Roman" w:hAnsi="Arial" w:cs="Arial"/>
            <w:lang w:bidi="ar-SA"/>
          </w:rPr>
          <w:t>reference implementation</w:t>
        </w:r>
      </w:hyperlink>
      <w:r w:rsidRPr="00DB3B2B">
        <w:rPr>
          <w:rFonts w:ascii="Arial" w:eastAsia="Times New Roman" w:hAnsi="Arial" w:cs="Arial"/>
          <w:lang w:bidi="ar-SA"/>
        </w:rPr>
        <w:t> Java </w:t>
      </w:r>
      <w:hyperlink r:id="rId262" w:tooltip="Compiler" w:history="1">
        <w:r w:rsidRPr="00DB3B2B">
          <w:rPr>
            <w:rFonts w:ascii="Arial" w:eastAsia="Times New Roman" w:hAnsi="Arial" w:cs="Arial"/>
            <w:lang w:bidi="ar-SA"/>
          </w:rPr>
          <w:t>compilers</w:t>
        </w:r>
      </w:hyperlink>
      <w:r w:rsidRPr="00DB3B2B">
        <w:rPr>
          <w:rFonts w:ascii="Arial" w:eastAsia="Times New Roman" w:hAnsi="Arial" w:cs="Arial"/>
          <w:lang w:bidi="ar-SA"/>
        </w:rPr>
        <w:t>, virtual machines, and </w:t>
      </w:r>
      <w:hyperlink r:id="rId263" w:tooltip="Library (computing)" w:history="1">
        <w:r w:rsidRPr="00DB3B2B">
          <w:rPr>
            <w:rFonts w:ascii="Arial" w:eastAsia="Times New Roman" w:hAnsi="Arial" w:cs="Arial"/>
            <w:lang w:bidi="ar-SA"/>
          </w:rPr>
          <w:t>class libraries</w:t>
        </w:r>
      </w:hyperlink>
      <w:r w:rsidRPr="00DB3B2B">
        <w:rPr>
          <w:rFonts w:ascii="Arial" w:eastAsia="Times New Roman" w:hAnsi="Arial" w:cs="Arial"/>
          <w:lang w:bidi="ar-SA"/>
        </w:rPr>
        <w:t> were developed by Sun from 1991 and first released in 1995. As of May 2007, in compliance with the specifications of the </w:t>
      </w:r>
      <w:hyperlink r:id="rId264" w:tooltip="Java Community Process" w:history="1">
        <w:r w:rsidRPr="00DB3B2B">
          <w:rPr>
            <w:rFonts w:ascii="Arial" w:eastAsia="Times New Roman" w:hAnsi="Arial" w:cs="Arial"/>
            <w:lang w:bidi="ar-SA"/>
          </w:rPr>
          <w:t>Java Community Process</w:t>
        </w:r>
      </w:hyperlink>
      <w:r w:rsidRPr="00DB3B2B">
        <w:rPr>
          <w:rFonts w:ascii="Arial" w:eastAsia="Times New Roman" w:hAnsi="Arial" w:cs="Arial"/>
          <w:lang w:bidi="ar-SA"/>
        </w:rPr>
        <w:t>, Sun relicensed most of its Java technologies under the </w:t>
      </w:r>
      <w:hyperlink r:id="rId265" w:tooltip="GNU General Public License" w:history="1">
        <w:r w:rsidRPr="00DB3B2B">
          <w:rPr>
            <w:rFonts w:ascii="Arial" w:eastAsia="Times New Roman" w:hAnsi="Arial" w:cs="Arial"/>
            <w:lang w:bidi="ar-SA"/>
          </w:rPr>
          <w:t>GNU General Public License</w:t>
        </w:r>
      </w:hyperlink>
      <w:r w:rsidRPr="00DB3B2B">
        <w:rPr>
          <w:rFonts w:ascii="Arial" w:eastAsia="Times New Roman" w:hAnsi="Arial" w:cs="Arial"/>
          <w:lang w:bidi="ar-SA"/>
        </w:rPr>
        <w:t>. Others have also developed alternative implementations of these Sun technologies, such as the </w:t>
      </w:r>
      <w:hyperlink r:id="rId266" w:tooltip="GNU Compiler for Java" w:history="1">
        <w:r w:rsidRPr="00DB3B2B">
          <w:rPr>
            <w:rFonts w:ascii="Arial" w:eastAsia="Times New Roman" w:hAnsi="Arial" w:cs="Arial"/>
            <w:lang w:bidi="ar-SA"/>
          </w:rPr>
          <w:t>GNU Compiler for Java</w:t>
        </w:r>
      </w:hyperlink>
      <w:r w:rsidRPr="00DB3B2B">
        <w:rPr>
          <w:rFonts w:ascii="Arial" w:eastAsia="Times New Roman" w:hAnsi="Arial" w:cs="Arial"/>
          <w:lang w:bidi="ar-SA"/>
        </w:rPr>
        <w:t> and </w:t>
      </w:r>
      <w:hyperlink r:id="rId267" w:tooltip="GNU Classpath" w:history="1">
        <w:r w:rsidRPr="00DB3B2B">
          <w:rPr>
            <w:rFonts w:ascii="Arial" w:eastAsia="Times New Roman" w:hAnsi="Arial" w:cs="Arial"/>
            <w:lang w:bidi="ar-SA"/>
          </w:rPr>
          <w:t>GNU Classpath</w:t>
        </w:r>
      </w:hyperlink>
      <w:r w:rsidRPr="00DB3B2B">
        <w:rPr>
          <w:rFonts w:ascii="Arial" w:eastAsia="Times New Roman" w:hAnsi="Arial" w:cs="Arial"/>
          <w:lang w:bidi="ar-SA"/>
        </w:rPr>
        <w:t>.</w:t>
      </w:r>
    </w:p>
    <w:p w:rsidR="001E5C5B" w:rsidRDefault="001E5C5B" w:rsidP="001E5C5B">
      <w:pPr>
        <w:rPr>
          <w:lang w:eastAsia="en-IN"/>
        </w:rPr>
      </w:pPr>
    </w:p>
    <w:p w:rsidR="001E5C5B" w:rsidRDefault="001E5C5B" w:rsidP="001E5C5B">
      <w:pPr>
        <w:pStyle w:val="Heading4"/>
        <w:rPr>
          <w:lang w:eastAsia="en-IN"/>
        </w:rPr>
      </w:pPr>
      <w:r>
        <w:rPr>
          <w:lang w:eastAsia="en-IN"/>
        </w:rPr>
        <w:t>Java features</w:t>
      </w:r>
    </w:p>
    <w:p w:rsidR="001E5C5B" w:rsidRDefault="001E5C5B" w:rsidP="001E5C5B">
      <w:pPr>
        <w:rPr>
          <w:lang w:eastAsia="en-IN"/>
        </w:rPr>
      </w:pPr>
    </w:p>
    <w:p w:rsidR="001E5C5B" w:rsidRPr="003E77BB" w:rsidRDefault="001E5C5B" w:rsidP="00437A54">
      <w:pPr>
        <w:pStyle w:val="ListParagraph"/>
        <w:numPr>
          <w:ilvl w:val="0"/>
          <w:numId w:val="44"/>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lastRenderedPageBreak/>
        <w:t>Platform Independent</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The concept of Write-once-run-anywhere (known as the Platform independent) is one of the important key feature of java language that makes java as the most powerful language. Not even a single language is idle to this feature but java is more closer to this feature. The programs written on one platform can run on any platform provided the platform must have the JVM. </w:t>
      </w:r>
    </w:p>
    <w:p w:rsidR="001E5C5B" w:rsidRPr="003E77BB" w:rsidRDefault="001E5C5B" w:rsidP="00437A54">
      <w:pPr>
        <w:pStyle w:val="ListParagraph"/>
        <w:numPr>
          <w:ilvl w:val="0"/>
          <w:numId w:val="43"/>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Simple</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There are various features that makes the java as a simple language. Programs are easy to write and debug because java does not use the pointers explicitly. It is much harder to write the java programs that can crash the system but we cannot say about the other programming languages. Java provides the bug free system due to the strong memory management. It also has the automatic memory allocation and deallocation system.</w:t>
      </w:r>
    </w:p>
    <w:p w:rsidR="001E5C5B" w:rsidRPr="003E77BB" w:rsidRDefault="001E5C5B" w:rsidP="00437A54">
      <w:pPr>
        <w:pStyle w:val="ListParagraph"/>
        <w:numPr>
          <w:ilvl w:val="0"/>
          <w:numId w:val="42"/>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Object Oriented</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to be an Object Oriented language, any language must follow at least the four characteristics.</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Inheritance   :   It is the process of creating the new classes and using the behavior of the existing classes</w:t>
      </w:r>
      <w:r>
        <w:rPr>
          <w:rFonts w:ascii="Arial" w:eastAsia="Times New Roman" w:hAnsi="Arial" w:cs="Arial"/>
          <w:color w:val="000000"/>
          <w:lang w:bidi="ar-SA"/>
        </w:rPr>
        <w:t xml:space="preserve"> by extending them just to</w:t>
      </w:r>
      <w:r w:rsidRPr="003E77BB">
        <w:rPr>
          <w:rFonts w:ascii="Arial" w:eastAsia="Times New Roman" w:hAnsi="Arial" w:cs="Arial"/>
          <w:color w:val="000000"/>
          <w:lang w:bidi="ar-SA"/>
        </w:rPr>
        <w:t> </w:t>
      </w:r>
      <w:r>
        <w:rPr>
          <w:rFonts w:ascii="Arial" w:eastAsia="Times New Roman" w:hAnsi="Arial" w:cs="Arial"/>
          <w:color w:val="000000"/>
          <w:lang w:bidi="ar-SA"/>
        </w:rPr>
        <w:t>reuse</w:t>
      </w:r>
      <w:r w:rsidRPr="003E77BB">
        <w:rPr>
          <w:rFonts w:ascii="Arial" w:eastAsia="Times New Roman" w:hAnsi="Arial" w:cs="Arial"/>
          <w:color w:val="000000"/>
          <w:lang w:bidi="ar-SA"/>
        </w:rPr>
        <w:t xml:space="preserve"> the existing code and adding the additional features as needed.</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Encapsulation:</w:t>
      </w:r>
      <w:r w:rsidRPr="003E77BB">
        <w:rPr>
          <w:rFonts w:ascii="Arial" w:eastAsia="Times New Roman" w:hAnsi="Arial" w:cs="Arial"/>
          <w:color w:val="000000"/>
          <w:lang w:bidi="ar-SA"/>
        </w:rPr>
        <w:t>  It is the mechanism of combining the information and providing the abstraction.</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 xml:space="preserve">Polymorphism:  </w:t>
      </w:r>
      <w:r w:rsidRPr="003E77BB">
        <w:rPr>
          <w:rFonts w:ascii="Arial" w:eastAsia="Times New Roman" w:hAnsi="Arial" w:cs="Arial"/>
          <w:color w:val="000000"/>
          <w:lang w:bidi="ar-SA"/>
        </w:rPr>
        <w:t>As the name suggest one name multiple form, Polymorphism is the way of providing the different func</w:t>
      </w:r>
      <w:r>
        <w:rPr>
          <w:rFonts w:ascii="Arial" w:eastAsia="Times New Roman" w:hAnsi="Arial" w:cs="Arial"/>
          <w:color w:val="000000"/>
          <w:lang w:bidi="ar-SA"/>
        </w:rPr>
        <w:t>tionality by the </w:t>
      </w:r>
      <w:r>
        <w:rPr>
          <w:rFonts w:ascii="Arial" w:eastAsia="Times New Roman" w:hAnsi="Arial" w:cs="Arial"/>
          <w:color w:val="000000"/>
          <w:lang w:bidi="ar-SA"/>
        </w:rPr>
        <w:br/>
        <w:t>   functions </w:t>
      </w:r>
      <w:r w:rsidRPr="003E77BB">
        <w:rPr>
          <w:rFonts w:ascii="Arial" w:eastAsia="Times New Roman" w:hAnsi="Arial" w:cs="Arial"/>
          <w:color w:val="000000"/>
          <w:lang w:bidi="ar-SA"/>
        </w:rPr>
        <w:t>having the same name based on the signatures of the methods.</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Dynamic binding:</w:t>
      </w:r>
      <w:r w:rsidRPr="003E77BB">
        <w:rPr>
          <w:rFonts w:ascii="Arial" w:eastAsia="Times New Roman" w:hAnsi="Arial" w:cs="Arial"/>
          <w:color w:val="000000"/>
          <w:lang w:bidi="ar-SA"/>
        </w:rPr>
        <w:t> Sometimes we don't have the knowledge of objects about their specific types while writing our code. It is the way     of providing the maximum functionality to a program about the specific type at runtime.  </w:t>
      </w:r>
    </w:p>
    <w:p w:rsidR="001E5C5B" w:rsidRPr="003E77BB" w:rsidRDefault="001E5C5B" w:rsidP="001E5C5B">
      <w:p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As the languages like Objective C, C++ fulfills the above four characteristics yet they  are not fully object oriented languages because they are structured as well as object oriented languages. But in case of java,  it is a fully Object Oriented language because object is at the outer most level of data structure in java. No stand alone methods, constants, and variables are there in java. Everything in java is object even the primitive data types can also be converted into object by using the wrapper class.</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Robust</w:t>
      </w:r>
      <w:r>
        <w:rPr>
          <w:rFonts w:ascii="Arial" w:hAnsi="Arial" w:cs="Arial"/>
          <w:b/>
          <w:bCs/>
          <w:color w:val="000000"/>
          <w:sz w:val="20"/>
          <w:szCs w:val="20"/>
        </w:rPr>
        <w:br/>
      </w:r>
      <w:r>
        <w:rPr>
          <w:rFonts w:ascii="Arial" w:hAnsi="Arial" w:cs="Arial"/>
          <w:color w:val="000000"/>
          <w:sz w:val="20"/>
          <w:szCs w:val="20"/>
        </w:rPr>
        <w:t xml:space="preserve">Java has the strong memory allocation and automatic garbage collection mechanism. It provides the powerful exception handling and type checking mechanism as compare to other programming languages. Compiler checks the program whether there any error and </w:t>
      </w:r>
      <w:r>
        <w:rPr>
          <w:rFonts w:ascii="Arial" w:hAnsi="Arial" w:cs="Arial"/>
          <w:color w:val="000000"/>
          <w:sz w:val="20"/>
          <w:szCs w:val="20"/>
        </w:rPr>
        <w:lastRenderedPageBreak/>
        <w:t>interpreter checks any run time error and makes the system secure from crash. All of the above features make the java language robust.</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Distributed</w:t>
      </w:r>
      <w:r>
        <w:rPr>
          <w:rFonts w:ascii="Arial" w:hAnsi="Arial" w:cs="Arial"/>
          <w:b/>
          <w:bCs/>
          <w:color w:val="000000"/>
          <w:sz w:val="20"/>
          <w:szCs w:val="20"/>
        </w:rPr>
        <w:br/>
      </w:r>
      <w:r>
        <w:rPr>
          <w:rFonts w:ascii="Arial" w:hAnsi="Arial" w:cs="Arial"/>
          <w:color w:val="000000"/>
          <w:sz w:val="20"/>
          <w:szCs w:val="20"/>
        </w:rPr>
        <w:t>The widely used protocols like HTTP and FTP are developed in java. Internet programmers can call functions on these protocols and can get access the files from any remote machine on the internet rather than writing codes on their local system.</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Portable</w:t>
      </w:r>
      <w:r>
        <w:rPr>
          <w:rFonts w:ascii="Arial" w:hAnsi="Arial" w:cs="Arial"/>
          <w:b/>
          <w:bCs/>
          <w:color w:val="000000"/>
          <w:sz w:val="20"/>
          <w:szCs w:val="20"/>
        </w:rPr>
        <w:br/>
      </w:r>
      <w:r>
        <w:rPr>
          <w:rFonts w:ascii="Arial" w:hAnsi="Arial" w:cs="Arial"/>
          <w:color w:val="000000"/>
          <w:sz w:val="20"/>
          <w:szCs w:val="20"/>
        </w:rPr>
        <w:t>The feature Write-once-run-anywhere makes the java language portable provided that the system must have interpreter for the JVM. Java also have the standard data size irrespective of operating system or the processor. These features make the java as a portable language.</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Dynamic</w:t>
      </w:r>
      <w:r>
        <w:rPr>
          <w:rFonts w:ascii="Arial" w:hAnsi="Arial" w:cs="Arial"/>
          <w:b/>
          <w:bCs/>
          <w:color w:val="000000"/>
          <w:sz w:val="20"/>
          <w:szCs w:val="20"/>
        </w:rPr>
        <w:br/>
      </w:r>
      <w:r>
        <w:rPr>
          <w:rFonts w:ascii="Arial" w:hAnsi="Arial" w:cs="Arial"/>
          <w:color w:val="000000"/>
          <w:sz w:val="20"/>
          <w:szCs w:val="20"/>
        </w:rPr>
        <w:t>While executing the java program the user can get the required files dynamically from a local drive or from a computer thousands of miles away from the user just by connecting with the Internet.</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Secure</w:t>
      </w:r>
      <w:r>
        <w:rPr>
          <w:rFonts w:ascii="Arial" w:hAnsi="Arial" w:cs="Arial"/>
          <w:b/>
          <w:bCs/>
          <w:color w:val="000000"/>
          <w:sz w:val="20"/>
          <w:szCs w:val="20"/>
        </w:rPr>
        <w:br/>
      </w:r>
      <w:r>
        <w:rPr>
          <w:rFonts w:ascii="Arial" w:hAnsi="Arial" w:cs="Arial"/>
          <w:color w:val="000000"/>
          <w:sz w:val="20"/>
          <w:szCs w:val="20"/>
        </w:rPr>
        <w:t>Java does not use memory pointers explicitly. All the programs in java are run under an area known as the sand box. Security manager determines the accessibility options of a class like reading and writing a file to the local disk. Java uses the public key encryption system to allow the java applications to transmit over the internet in the secure encrypted form. The bytecode Verifier checks the classes after loading. </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Performance</w:t>
      </w:r>
      <w:r>
        <w:rPr>
          <w:rFonts w:ascii="Arial" w:hAnsi="Arial" w:cs="Arial"/>
          <w:b/>
          <w:bCs/>
          <w:color w:val="000000"/>
          <w:sz w:val="20"/>
          <w:szCs w:val="20"/>
        </w:rPr>
        <w:br/>
      </w:r>
      <w:r>
        <w:rPr>
          <w:rFonts w:ascii="Arial" w:hAnsi="Arial" w:cs="Arial"/>
          <w:color w:val="000000"/>
          <w:sz w:val="20"/>
          <w:szCs w:val="20"/>
        </w:rPr>
        <w:t>Java uses native code usage, and lightweight process called threads. In the beginning interpretation of byte code resulted the performance slow but the advance version of JVM uses the adaptive and just in time compilation technique that improves the performance. </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Multithreaded</w:t>
      </w:r>
      <w:r>
        <w:rPr>
          <w:rFonts w:ascii="Arial" w:hAnsi="Arial" w:cs="Arial"/>
          <w:color w:val="000000"/>
          <w:sz w:val="20"/>
          <w:szCs w:val="20"/>
        </w:rPr>
        <w:br/>
        <w:t>As we all know several features of Java like Secure, Robust, Portable, dynamic etc; you will be more delighted to know another feature of Java which is</w:t>
      </w:r>
      <w:r>
        <w:rPr>
          <w:rStyle w:val="apple-converted-space"/>
          <w:rFonts w:ascii="Arial" w:hAnsi="Arial" w:cs="Arial"/>
          <w:color w:val="000000"/>
          <w:sz w:val="20"/>
          <w:szCs w:val="20"/>
        </w:rPr>
        <w:t> </w:t>
      </w:r>
      <w:r>
        <w:rPr>
          <w:rFonts w:ascii="Arial" w:hAnsi="Arial" w:cs="Arial"/>
          <w:b/>
          <w:bCs/>
          <w:color w:val="000000"/>
          <w:sz w:val="20"/>
          <w:szCs w:val="20"/>
        </w:rPr>
        <w:t>Multithreaded.</w:t>
      </w:r>
      <w:r>
        <w:rPr>
          <w:rFonts w:ascii="Arial" w:hAnsi="Arial" w:cs="Arial"/>
          <w:b/>
          <w:bCs/>
          <w:color w:val="000000"/>
          <w:sz w:val="20"/>
          <w:szCs w:val="20"/>
        </w:rPr>
        <w:br/>
      </w:r>
      <w:r>
        <w:rPr>
          <w:rFonts w:ascii="Arial" w:hAnsi="Arial" w:cs="Arial"/>
          <w:color w:val="000000"/>
          <w:sz w:val="20"/>
          <w:szCs w:val="20"/>
        </w:rPr>
        <w:t>Java is also a multithreaded programming language. Multithreading means a single program having different threads executing independently at the same time. Multiple threads execute instructions according to the program code in a process or a program. Multithreading works the similar way as multiple processes run on one computer.  </w:t>
      </w:r>
      <w:r>
        <w:rPr>
          <w:rFonts w:ascii="Arial" w:hAnsi="Arial" w:cs="Arial"/>
          <w:color w:val="000000"/>
          <w:sz w:val="20"/>
          <w:szCs w:val="20"/>
        </w:rPr>
        <w:br/>
        <w:t xml:space="preserve">Multithreading programming is a very interesting concept in Java. In multithreaded programs not even a single thread disturbs the execution of other thread. Threads are obtained from the pool of available ready to run threads and they run on the system </w:t>
      </w:r>
      <w:r>
        <w:rPr>
          <w:rFonts w:ascii="Arial" w:hAnsi="Arial" w:cs="Arial"/>
          <w:color w:val="000000"/>
          <w:sz w:val="20"/>
          <w:szCs w:val="20"/>
        </w:rPr>
        <w:lastRenderedPageBreak/>
        <w:t>CPUs. This is how Multithreading works in Java which you will soon come to know in details in later chapters.</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Interpreted</w:t>
      </w:r>
      <w:r>
        <w:rPr>
          <w:rFonts w:ascii="Arial" w:hAnsi="Arial" w:cs="Arial"/>
          <w:b/>
          <w:bCs/>
          <w:color w:val="000000"/>
          <w:sz w:val="20"/>
          <w:szCs w:val="20"/>
        </w:rPr>
        <w:br/>
      </w:r>
      <w:r>
        <w:rPr>
          <w:rFonts w:ascii="Arial" w:hAnsi="Arial" w:cs="Arial"/>
          <w:color w:val="000000"/>
          <w:sz w:val="20"/>
          <w:szCs w:val="20"/>
        </w:rPr>
        <w:t>We all know that Java is an interpreted language as well. With an interpreted language such as Java, programs run directly from the source code. </w:t>
      </w:r>
      <w:r>
        <w:rPr>
          <w:rFonts w:ascii="Arial" w:hAnsi="Arial" w:cs="Arial"/>
          <w:color w:val="000000"/>
          <w:sz w:val="20"/>
          <w:szCs w:val="20"/>
        </w:rPr>
        <w:br/>
        <w:t>The interpreter program reads the source code and translates it on the fly into computations. Thus, Java as an interpreted language depends on an interpreter program.</w:t>
      </w:r>
      <w:r>
        <w:rPr>
          <w:rFonts w:ascii="Arial" w:hAnsi="Arial" w:cs="Arial"/>
          <w:color w:val="000000"/>
          <w:sz w:val="20"/>
          <w:szCs w:val="20"/>
        </w:rPr>
        <w:br/>
        <w:t>The versatility of being</w:t>
      </w:r>
      <w:r>
        <w:rPr>
          <w:rStyle w:val="apple-converted-space"/>
          <w:rFonts w:ascii="Arial" w:hAnsi="Arial" w:cs="Arial"/>
          <w:color w:val="000000"/>
          <w:sz w:val="20"/>
          <w:szCs w:val="20"/>
        </w:rPr>
        <w:t> </w:t>
      </w:r>
      <w:r>
        <w:rPr>
          <w:rFonts w:ascii="Arial" w:hAnsi="Arial" w:cs="Arial"/>
          <w:b/>
          <w:bCs/>
          <w:color w:val="000000"/>
          <w:sz w:val="20"/>
          <w:szCs w:val="20"/>
        </w:rPr>
        <w:t>platform independent</w:t>
      </w:r>
      <w:r>
        <w:rPr>
          <w:rStyle w:val="apple-converted-space"/>
          <w:rFonts w:ascii="Arial" w:hAnsi="Arial" w:cs="Arial"/>
          <w:b/>
          <w:bCs/>
          <w:color w:val="000000"/>
          <w:sz w:val="20"/>
          <w:szCs w:val="20"/>
        </w:rPr>
        <w:t> </w:t>
      </w:r>
      <w:r>
        <w:rPr>
          <w:rFonts w:ascii="Arial" w:hAnsi="Arial" w:cs="Arial"/>
          <w:color w:val="000000"/>
          <w:sz w:val="20"/>
          <w:szCs w:val="20"/>
        </w:rPr>
        <w:t>makes Java to outshine from other languages. The source code to be written and distributed is platform independent.  </w:t>
      </w:r>
      <w:r>
        <w:rPr>
          <w:rFonts w:ascii="Arial" w:hAnsi="Arial" w:cs="Arial"/>
          <w:color w:val="000000"/>
          <w:sz w:val="20"/>
          <w:szCs w:val="20"/>
        </w:rPr>
        <w:br/>
        <w:t>Another advantage of Java as an interpreted language is its error debugging quality. Due to this any error occurring in the program gets traced. This is how it is different to work with Java.</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Architecture Neutral</w:t>
      </w:r>
      <w:r>
        <w:rPr>
          <w:rFonts w:ascii="Arial" w:hAnsi="Arial" w:cs="Arial"/>
          <w:b/>
          <w:bCs/>
          <w:color w:val="000000"/>
          <w:sz w:val="20"/>
          <w:szCs w:val="20"/>
        </w:rPr>
        <w:br/>
      </w:r>
      <w:r>
        <w:rPr>
          <w:rFonts w:ascii="Arial" w:hAnsi="Arial" w:cs="Arial"/>
          <w:color w:val="000000"/>
          <w:sz w:val="20"/>
          <w:szCs w:val="20"/>
        </w:rPr>
        <w:t>The term architectural neutral seems to be weird, but yes Java is an architectural neutral language as well. The growing popularity of networks makes developers think distributed. In the world of network it is essential that the applications must be able to migrate easily to different computer systems. Not only to computer systems but to a wide variety of hardware architecture and Operating system architectures as well.  The Java compiler does this by generating byte code instructions, to be easily interpreted on any machine and to be easily translated into native machine code on the fly.</w:t>
      </w:r>
      <w:r>
        <w:rPr>
          <w:rStyle w:val="apple-converted-space"/>
          <w:rFonts w:ascii="Arial" w:hAnsi="Arial" w:cs="Arial"/>
          <w:b/>
          <w:bCs/>
          <w:color w:val="000000"/>
          <w:sz w:val="20"/>
          <w:szCs w:val="20"/>
        </w:rPr>
        <w:t> </w:t>
      </w:r>
      <w:r>
        <w:rPr>
          <w:rFonts w:ascii="Arial" w:hAnsi="Arial" w:cs="Arial"/>
          <w:color w:val="000000"/>
          <w:sz w:val="20"/>
          <w:szCs w:val="20"/>
        </w:rPr>
        <w:t>The compiler generates an architecture-neutral object file format to enable a Java application to execute anywhere on the network and then the compiled code is executed on many processors, given the presence of the Java runtime system.</w:t>
      </w:r>
      <w:r>
        <w:rPr>
          <w:rStyle w:val="apple-converted-space"/>
          <w:rFonts w:ascii="Arial" w:hAnsi="Arial" w:cs="Arial"/>
          <w:b/>
          <w:bCs/>
          <w:color w:val="000000"/>
          <w:sz w:val="20"/>
          <w:szCs w:val="20"/>
        </w:rPr>
        <w:t> </w:t>
      </w:r>
      <w:r>
        <w:rPr>
          <w:rFonts w:ascii="Arial" w:hAnsi="Arial" w:cs="Arial"/>
          <w:color w:val="000000"/>
          <w:sz w:val="20"/>
          <w:szCs w:val="20"/>
        </w:rPr>
        <w:t>Hence Java was designed to support applications on network. This feature of Java has thrived the programming language.</w:t>
      </w:r>
    </w:p>
    <w:p w:rsidR="00CD68D4" w:rsidRPr="00CD68D4" w:rsidRDefault="00CD68D4" w:rsidP="00CD68D4">
      <w:pPr>
        <w:rPr>
          <w:lang w:eastAsia="en-IN"/>
        </w:rPr>
      </w:pPr>
    </w:p>
    <w:p w:rsidR="009A565A" w:rsidRDefault="009A565A" w:rsidP="009A565A">
      <w:pPr>
        <w:pStyle w:val="Heading2"/>
      </w:pPr>
      <w:r>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lastRenderedPageBreak/>
        <w:t>Nokia SDK 2.0 for Java — for Series 40 apps</w:t>
      </w:r>
    </w:p>
    <w:tbl>
      <w:tblPr>
        <w:tblW w:w="9346" w:type="dxa"/>
        <w:tblCellMar>
          <w:left w:w="0" w:type="dxa"/>
          <w:right w:w="0" w:type="dxa"/>
        </w:tblCellMar>
        <w:tblLook w:val="04A0"/>
      </w:tblPr>
      <w:tblGrid>
        <w:gridCol w:w="9346"/>
      </w:tblGrid>
      <w:tr w:rsidR="009A565A" w:rsidTr="005F0D55">
        <w:tc>
          <w:tcPr>
            <w:tcW w:w="5000" w:type="pct"/>
            <w:tcBorders>
              <w:top w:val="nil"/>
              <w:left w:val="nil"/>
              <w:bottom w:val="nil"/>
              <w:right w:val="nil"/>
            </w:tcBorders>
            <w:hideMark/>
          </w:tcPr>
          <w:p w:rsidR="009A565A" w:rsidRDefault="009A565A" w:rsidP="005F0D55">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Create apps for Series 40 phones with the Java Runtime 2.0.0,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68"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69"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The Nokia SDK 2.0 for Java delivers everything you need to develop apps for the exciting new full-touch UI equipped Nokia Asha 305, Nokia Asha 306, and Nokia Asha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The Nokia IDE for Java ME (Eclipse) has also been enhanced with improved searching in the Device SDK Manager and a tool that lets you pull code examples directly into the IDE. Building on the power of the Eclipse platform for 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7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app, and you will be testing in minutes. </w:t>
      </w:r>
      <w:r w:rsidRPr="00383EDB">
        <w:rPr>
          <w:rFonts w:eastAsia="Times New Roman"/>
          <w:lang w:bidi="ar-SA"/>
        </w:rPr>
        <w:br/>
      </w:r>
      <w:r w:rsidRPr="00383EDB">
        <w:rPr>
          <w:rFonts w:eastAsia="Times New Roman"/>
          <w:lang w:bidi="ar-SA"/>
        </w:rPr>
        <w:br/>
        <w:t>Right now, the Nokia Asha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bidi="ar-SA"/>
        </w:rPr>
        <w:lastRenderedPageBreak/>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7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7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t>This new version of Nokia Web Tools provides: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the ability to deploy a web app over a USB connection from a PC running Microsoft Windows.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automatic reloading of the simulator for locally previewed web apps as code changes are saved.</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additional templates upon which to base new web apps, including web apps for trivia games, shopping, and video browsing among others.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more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73"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lastRenderedPageBreak/>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74"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437A54">
      <w:pPr>
        <w:numPr>
          <w:ilvl w:val="0"/>
          <w:numId w:val="27"/>
        </w:numPr>
        <w:spacing w:before="0" w:line="288" w:lineRule="auto"/>
      </w:pPr>
      <w:r w:rsidRPr="0070713A">
        <w:t>a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r w:rsidRPr="0070713A">
        <w:t>a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
    <w:p w:rsidR="009A565A" w:rsidRPr="0070713A" w:rsidRDefault="009A565A" w:rsidP="00437A54">
      <w:pPr>
        <w:numPr>
          <w:ilvl w:val="0"/>
          <w:numId w:val="28"/>
        </w:numPr>
        <w:spacing w:before="0" w:line="288" w:lineRule="auto"/>
      </w:pPr>
      <w:r w:rsidRPr="0070713A">
        <w:t>deploying the web app to a phone from WDE over a Bluetooth connection.</w:t>
      </w:r>
    </w:p>
    <w:p w:rsidR="009A565A" w:rsidRPr="0070713A" w:rsidRDefault="009A565A" w:rsidP="00437A54">
      <w:pPr>
        <w:numPr>
          <w:ilvl w:val="0"/>
          <w:numId w:val="28"/>
        </w:numPr>
        <w:spacing w:before="0" w:line="288" w:lineRule="auto"/>
      </w:pPr>
      <w:r w:rsidRPr="0070713A">
        <w:lastRenderedPageBreak/>
        <w:t>deploying the web app from WDE to a phone over a USB connection (but only if you are working on a Microsoft Windows PC as </w:t>
      </w:r>
      <w:hyperlink r:id="rId275" w:history="1">
        <w:r w:rsidRPr="0070713A">
          <w:rPr>
            <w:rStyle w:val="Hyperlink"/>
          </w:rPr>
          <w:t>Nokia Suite</w:t>
        </w:r>
      </w:hyperlink>
      <w:r w:rsidRPr="0070713A">
        <w:t> or </w:t>
      </w:r>
      <w:hyperlink r:id="rId276"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r w:rsidRPr="0070713A">
        <w:t>running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a wide range of content widgets for clipped web content; RSS feeds; video from YouTube; pictures from Flickr, Picasa, and other photo sharing sites; and blogs from Tumblr and WordPress.</w:t>
      </w:r>
    </w:p>
    <w:p w:rsidR="009A565A" w:rsidRDefault="009A565A" w:rsidP="00437A54">
      <w:pPr>
        <w:pStyle w:val="ListParagraph"/>
        <w:numPr>
          <w:ilvl w:val="0"/>
          <w:numId w:val="26"/>
        </w:numPr>
        <w:spacing w:before="0" w:line="288" w:lineRule="auto"/>
      </w:pPr>
      <w:r>
        <w:t>the ability to add SMS and call capabilities, static HERE Maps, and in-app advertising from</w:t>
      </w:r>
      <w:r w:rsidRPr="0070713A">
        <w:rPr>
          <w:rStyle w:val="apple-converted-space"/>
          <w:rFonts w:ascii="Tahoma" w:hAnsi="Tahoma" w:cs="Tahoma"/>
          <w:color w:val="555555"/>
          <w:sz w:val="16"/>
          <w:szCs w:val="16"/>
        </w:rPr>
        <w:t> </w:t>
      </w:r>
      <w:hyperlink r:id="rId277"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r>
        <w:t>the option to customise your app's colour scheme, including header and font colours.</w:t>
      </w:r>
    </w:p>
    <w:p w:rsidR="009A565A" w:rsidRDefault="009A565A" w:rsidP="00437A54">
      <w:pPr>
        <w:pStyle w:val="ListParagraph"/>
        <w:numPr>
          <w:ilvl w:val="0"/>
          <w:numId w:val="26"/>
        </w:numPr>
        <w:spacing w:before="0" w:line="288" w:lineRule="auto"/>
      </w:pPr>
      <w:r>
        <w:t>static and dynamic previews of your app, for all supported screen resolutions.</w:t>
      </w:r>
    </w:p>
    <w:p w:rsidR="009A565A" w:rsidRDefault="009A565A" w:rsidP="009A565A">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lastRenderedPageBreak/>
        <w:t>Using Qt WebKit technology, Web developer can easily transform web apps and web services into powerful native applications. Qt offers HTML5 and CSS3 support today. The quick and powerful way to use web assets and skills to produce apps for smartphones and mobile computers.</w:t>
      </w:r>
    </w:p>
    <w:p w:rsidR="009A565A" w:rsidRDefault="009A565A" w:rsidP="009A565A">
      <w:pPr>
        <w:pStyle w:val="Heading4"/>
      </w:pPr>
      <w:r>
        <w:t>Device APIs::API Bridge</w:t>
      </w:r>
    </w:p>
    <w:p w:rsidR="009A565A" w:rsidRDefault="009A565A" w:rsidP="009A565A">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7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5F6DAA" w:rsidRDefault="005F6DAA" w:rsidP="005F6DAA">
      <w:r>
        <w:t>As of January 2010, GitHub is operated under the name GitHub, Inc.</w:t>
      </w:r>
    </w:p>
    <w:p w:rsidR="005F6DAA" w:rsidRDefault="005F6DAA" w:rsidP="005F6DAA">
      <w:r>
        <w:t>The software that runs GitHub was written using Ruby on Rails and Erlang by GitHub, Inc. (previously known as Logical Awesome) developers Chris Wanstrath, PJ Hyett, and Tom Preston-Werner.</w:t>
      </w:r>
    </w:p>
    <w:p w:rsidR="005F6DAA" w:rsidRDefault="005F6DAA" w:rsidP="00753790">
      <w:pPr>
        <w:pStyle w:val="Heading4"/>
      </w:pPr>
      <w:r w:rsidRPr="009A167B">
        <w:t>Limitations and constraints</w:t>
      </w:r>
    </w:p>
    <w:p w:rsidR="005F6DAA" w:rsidRDefault="005F6DAA" w:rsidP="005F6DAA">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74" w:name="_Toc289170426"/>
      <w:bookmarkStart w:id="75" w:name="_Toc289252224"/>
      <w:r w:rsidRPr="00B807A7">
        <w:rPr>
          <w:rFonts w:eastAsia="Arial"/>
        </w:rPr>
        <w:t>Dia</w:t>
      </w:r>
      <w:r>
        <w:rPr>
          <w:rFonts w:eastAsia="Arial"/>
        </w:rPr>
        <w:t xml:space="preserve"> for Diagram Drawing &amp; Modeling</w:t>
      </w:r>
      <w:bookmarkEnd w:id="74"/>
      <w:bookmarkEnd w:id="75"/>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7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lastRenderedPageBreak/>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You can take screenshots of your computer from within Cacoo.</w:t>
      </w:r>
    </w:p>
    <w:p w:rsidR="00753790" w:rsidRPr="00726E05" w:rsidRDefault="00753790" w:rsidP="00437A54">
      <w:pPr>
        <w:pStyle w:val="ListParagraph"/>
        <w:numPr>
          <w:ilvl w:val="0"/>
          <w:numId w:val="19"/>
        </w:numPr>
        <w:spacing w:before="0" w:line="288" w:lineRule="auto"/>
      </w:pPr>
      <w:r w:rsidRPr="00726E05">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Copying, pasting and other functionality of basic drawing software is also built in to Cacoo.</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You can invite collaborators to work with you in Cacoo.</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Each user can set their own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t>Diagrams can be posted to Twitter/Facebook/GoogleBuzz</w:t>
      </w:r>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lastRenderedPageBreak/>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In order to access information about diagrams a Cacoo ID and password are requited.</w:t>
      </w:r>
    </w:p>
    <w:p w:rsidR="00753790" w:rsidRPr="00726E05" w:rsidRDefault="00753790" w:rsidP="00437A54">
      <w:pPr>
        <w:pStyle w:val="ListParagraph"/>
        <w:numPr>
          <w:ilvl w:val="0"/>
          <w:numId w:val="24"/>
        </w:numPr>
        <w:spacing w:before="0" w:line="288" w:lineRule="auto"/>
      </w:pPr>
      <w:r w:rsidRPr="00726E05">
        <w:t>User passwords are encrypted on Cacoo's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You can access Cacoo using the API.</w:t>
      </w:r>
    </w:p>
    <w:p w:rsidR="00B2280E" w:rsidRDefault="00B2280E" w:rsidP="00437A54">
      <w:pPr>
        <w:pStyle w:val="ListParagraph"/>
        <w:numPr>
          <w:ilvl w:val="0"/>
          <w:numId w:val="25"/>
        </w:numPr>
        <w:spacing w:before="0" w:line="288" w:lineRule="auto"/>
      </w:pPr>
      <w:r w:rsidRPr="00726E05">
        <w:t>The Cacoo API supports OAuth and an API Key.</w:t>
      </w:r>
    </w:p>
    <w:p w:rsidR="00B2280E" w:rsidRDefault="00B2280E" w:rsidP="00B2280E">
      <w:pPr>
        <w:pStyle w:val="NoSpacing"/>
      </w:pPr>
      <w:r>
        <w:t>By using the Cacoo API you are able to interact with Cacoo from other services and applications.</w:t>
      </w:r>
    </w:p>
    <w:p w:rsidR="00B2280E" w:rsidRDefault="00B2280E" w:rsidP="00B2280E">
      <w:pPr>
        <w:pStyle w:val="NoSpacing"/>
      </w:pPr>
      <w:r>
        <w:t>Authorization Methods</w:t>
      </w:r>
    </w:p>
    <w:p w:rsidR="00B2280E" w:rsidRDefault="00B2280E" w:rsidP="00B2280E">
      <w:pPr>
        <w:pStyle w:val="NoSpacing"/>
      </w:pPr>
      <w:r>
        <w:t>There are two ways to access the Cacoo API.</w:t>
      </w:r>
    </w:p>
    <w:p w:rsidR="00B2280E" w:rsidRDefault="00B2280E" w:rsidP="00B2280E">
      <w:pPr>
        <w:pStyle w:val="Heading4"/>
      </w:pPr>
      <w:r>
        <w:t>1. API Key</w:t>
      </w:r>
    </w:p>
    <w:p w:rsidR="00B2280E" w:rsidRDefault="00B2280E" w:rsidP="00B2280E">
      <w:pPr>
        <w:pStyle w:val="NoSpacing"/>
      </w:pPr>
      <w:r>
        <w:t>The API key allows you make requests to the Cacoo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account.(Parameter name "apiKey")</w:t>
      </w:r>
    </w:p>
    <w:p w:rsidR="00B2280E" w:rsidRDefault="00B2280E" w:rsidP="00B2280E">
      <w:r>
        <w:t>Example: https://cacoo.com/api/v1/diagrams.json?apiKey=abcdefghijklmn</w:t>
      </w:r>
    </w:p>
    <w:p w:rsidR="00B2280E" w:rsidRDefault="00B2280E" w:rsidP="00B2280E">
      <w:pPr>
        <w:pStyle w:val="Heading4"/>
      </w:pPr>
      <w:r>
        <w:t>OAuth</w:t>
      </w:r>
    </w:p>
    <w:p w:rsidR="00B2280E" w:rsidRDefault="00B2280E" w:rsidP="00B2280E">
      <w:pPr>
        <w:pStyle w:val="NoSpacing"/>
      </w:pPr>
      <w:r>
        <w:t>OAuth 1.0a is supported as an authorization method for Cacoo. You can register applications here.</w:t>
      </w:r>
    </w:p>
    <w:p w:rsidR="00B2280E" w:rsidRDefault="00B2280E" w:rsidP="00B2280E">
      <w:pPr>
        <w:pStyle w:val="Heading4"/>
      </w:pPr>
      <w:r>
        <w:t>applications</w:t>
      </w:r>
    </w:p>
    <w:p w:rsidR="00B2280E" w:rsidRDefault="00B2280E" w:rsidP="00B2280E">
      <w:pPr>
        <w:pStyle w:val="NoSpacing"/>
      </w:pPr>
      <w:r>
        <w:t>Access Token:https://cacoo.com/oauth/access_token</w:t>
      </w:r>
    </w:p>
    <w:p w:rsidR="00B2280E" w:rsidRDefault="00B2280E" w:rsidP="00B2280E">
      <w:pPr>
        <w:pStyle w:val="NoSpacing"/>
      </w:pPr>
      <w:r>
        <w:t>Authorize:https://cacoo.com/oauth/authorize</w:t>
      </w:r>
    </w:p>
    <w:p w:rsidR="00B2280E" w:rsidRDefault="00B2280E" w:rsidP="00B2280E">
      <w:pPr>
        <w:pStyle w:val="NoSpacing"/>
      </w:pPr>
      <w:r>
        <w:t>Request Token:https://cacoo.com/oauth/request_token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76" w:name="_Toc289252225"/>
      <w:r>
        <w:rPr>
          <w:rFonts w:eastAsia="Arial"/>
        </w:rPr>
        <w:t>Google Spreadsheet</w:t>
      </w:r>
      <w:r w:rsidRPr="001003EA">
        <w:rPr>
          <w:rFonts w:eastAsia="Arial"/>
        </w:rPr>
        <w:t xml:space="preserve"> Interface:</w:t>
      </w:r>
      <w:bookmarkEnd w:id="76"/>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279F" w:rsidRDefault="0004279F" w:rsidP="003E74D4">
      <w:pPr>
        <w:spacing w:before="0" w:after="0" w:line="240" w:lineRule="auto"/>
      </w:pPr>
      <w:r>
        <w:separator/>
      </w:r>
    </w:p>
  </w:endnote>
  <w:endnote w:type="continuationSeparator" w:id="1">
    <w:p w:rsidR="0004279F" w:rsidRDefault="0004279F"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279F" w:rsidRDefault="0004279F" w:rsidP="003E74D4">
      <w:pPr>
        <w:spacing w:before="0" w:after="0" w:line="240" w:lineRule="auto"/>
      </w:pPr>
      <w:r>
        <w:separator/>
      </w:r>
    </w:p>
  </w:footnote>
  <w:footnote w:type="continuationSeparator" w:id="1">
    <w:p w:rsidR="0004279F" w:rsidRDefault="0004279F"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3"/>
  </w:num>
  <w:num w:numId="3">
    <w:abstractNumId w:val="22"/>
  </w:num>
  <w:num w:numId="4">
    <w:abstractNumId w:val="20"/>
  </w:num>
  <w:num w:numId="5">
    <w:abstractNumId w:val="21"/>
  </w:num>
  <w:num w:numId="6">
    <w:abstractNumId w:val="19"/>
  </w:num>
  <w:num w:numId="7">
    <w:abstractNumId w:val="14"/>
  </w:num>
  <w:num w:numId="8">
    <w:abstractNumId w:val="2"/>
  </w:num>
  <w:num w:numId="9">
    <w:abstractNumId w:val="16"/>
  </w:num>
  <w:num w:numId="10">
    <w:abstractNumId w:val="12"/>
  </w:num>
  <w:num w:numId="11">
    <w:abstractNumId w:val="35"/>
  </w:num>
  <w:num w:numId="12">
    <w:abstractNumId w:val="40"/>
  </w:num>
  <w:num w:numId="13">
    <w:abstractNumId w:val="5"/>
  </w:num>
  <w:num w:numId="14">
    <w:abstractNumId w:val="27"/>
  </w:num>
  <w:num w:numId="15">
    <w:abstractNumId w:val="1"/>
  </w:num>
  <w:num w:numId="16">
    <w:abstractNumId w:val="3"/>
  </w:num>
  <w:num w:numId="17">
    <w:abstractNumId w:val="0"/>
  </w:num>
  <w:num w:numId="18">
    <w:abstractNumId w:val="30"/>
  </w:num>
  <w:num w:numId="19">
    <w:abstractNumId w:val="28"/>
  </w:num>
  <w:num w:numId="20">
    <w:abstractNumId w:val="37"/>
  </w:num>
  <w:num w:numId="21">
    <w:abstractNumId w:val="10"/>
  </w:num>
  <w:num w:numId="22">
    <w:abstractNumId w:val="26"/>
  </w:num>
  <w:num w:numId="23">
    <w:abstractNumId w:val="31"/>
  </w:num>
  <w:num w:numId="24">
    <w:abstractNumId w:val="33"/>
  </w:num>
  <w:num w:numId="25">
    <w:abstractNumId w:val="18"/>
  </w:num>
  <w:num w:numId="26">
    <w:abstractNumId w:val="39"/>
  </w:num>
  <w:num w:numId="27">
    <w:abstractNumId w:val="11"/>
  </w:num>
  <w:num w:numId="28">
    <w:abstractNumId w:val="29"/>
  </w:num>
  <w:num w:numId="29">
    <w:abstractNumId w:val="8"/>
  </w:num>
  <w:num w:numId="30">
    <w:abstractNumId w:val="24"/>
  </w:num>
  <w:num w:numId="31">
    <w:abstractNumId w:val="9"/>
  </w:num>
  <w:num w:numId="32">
    <w:abstractNumId w:val="17"/>
  </w:num>
  <w:num w:numId="33">
    <w:abstractNumId w:val="36"/>
  </w:num>
  <w:num w:numId="34">
    <w:abstractNumId w:val="34"/>
  </w:num>
  <w:num w:numId="35">
    <w:abstractNumId w:val="13"/>
  </w:num>
  <w:num w:numId="36">
    <w:abstractNumId w:val="42"/>
  </w:num>
  <w:num w:numId="37">
    <w:abstractNumId w:val="25"/>
  </w:num>
  <w:num w:numId="38">
    <w:abstractNumId w:val="32"/>
  </w:num>
  <w:num w:numId="39">
    <w:abstractNumId w:val="6"/>
  </w:num>
  <w:num w:numId="40">
    <w:abstractNumId w:val="4"/>
  </w:num>
  <w:num w:numId="41">
    <w:abstractNumId w:val="15"/>
  </w:num>
  <w:num w:numId="42">
    <w:abstractNumId w:val="43"/>
  </w:num>
  <w:num w:numId="43">
    <w:abstractNumId w:val="41"/>
  </w:num>
  <w:num w:numId="44">
    <w:abstractNumId w:val="7"/>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06F98"/>
    <w:rsid w:val="0001103E"/>
    <w:rsid w:val="00014417"/>
    <w:rsid w:val="00023DAF"/>
    <w:rsid w:val="00032C33"/>
    <w:rsid w:val="0003346A"/>
    <w:rsid w:val="0004279F"/>
    <w:rsid w:val="00055162"/>
    <w:rsid w:val="0005681A"/>
    <w:rsid w:val="00074DAD"/>
    <w:rsid w:val="000822F9"/>
    <w:rsid w:val="00091919"/>
    <w:rsid w:val="000B00DA"/>
    <w:rsid w:val="000C3860"/>
    <w:rsid w:val="000C3929"/>
    <w:rsid w:val="000C6BFC"/>
    <w:rsid w:val="000D257A"/>
    <w:rsid w:val="000D38CF"/>
    <w:rsid w:val="000D741B"/>
    <w:rsid w:val="000D7CE3"/>
    <w:rsid w:val="000F56E7"/>
    <w:rsid w:val="00107F19"/>
    <w:rsid w:val="00113B1E"/>
    <w:rsid w:val="00135E3E"/>
    <w:rsid w:val="00137C10"/>
    <w:rsid w:val="00167510"/>
    <w:rsid w:val="001915A1"/>
    <w:rsid w:val="001A3DBD"/>
    <w:rsid w:val="001E3D45"/>
    <w:rsid w:val="001E5C5B"/>
    <w:rsid w:val="001F65E1"/>
    <w:rsid w:val="002162CC"/>
    <w:rsid w:val="00217F7D"/>
    <w:rsid w:val="00246808"/>
    <w:rsid w:val="00255110"/>
    <w:rsid w:val="00271419"/>
    <w:rsid w:val="002763E3"/>
    <w:rsid w:val="002879E5"/>
    <w:rsid w:val="002A4CD7"/>
    <w:rsid w:val="002B0DC3"/>
    <w:rsid w:val="002B1A90"/>
    <w:rsid w:val="002C1A82"/>
    <w:rsid w:val="002C5425"/>
    <w:rsid w:val="002C67D4"/>
    <w:rsid w:val="002D4362"/>
    <w:rsid w:val="002D69DA"/>
    <w:rsid w:val="002F5A4C"/>
    <w:rsid w:val="00301F28"/>
    <w:rsid w:val="00314F9F"/>
    <w:rsid w:val="00322845"/>
    <w:rsid w:val="00322939"/>
    <w:rsid w:val="003243B7"/>
    <w:rsid w:val="00326039"/>
    <w:rsid w:val="003371F6"/>
    <w:rsid w:val="0037545A"/>
    <w:rsid w:val="003B2B1A"/>
    <w:rsid w:val="003B44FF"/>
    <w:rsid w:val="003B67B8"/>
    <w:rsid w:val="003B79F7"/>
    <w:rsid w:val="003C7660"/>
    <w:rsid w:val="003D5682"/>
    <w:rsid w:val="003E74D4"/>
    <w:rsid w:val="00400400"/>
    <w:rsid w:val="00406D50"/>
    <w:rsid w:val="00410F20"/>
    <w:rsid w:val="00412428"/>
    <w:rsid w:val="00416333"/>
    <w:rsid w:val="0043270F"/>
    <w:rsid w:val="00437A54"/>
    <w:rsid w:val="00437C31"/>
    <w:rsid w:val="00473385"/>
    <w:rsid w:val="00480E89"/>
    <w:rsid w:val="004B0119"/>
    <w:rsid w:val="004B72CD"/>
    <w:rsid w:val="004B7A9F"/>
    <w:rsid w:val="004C2B2C"/>
    <w:rsid w:val="004F217C"/>
    <w:rsid w:val="00505141"/>
    <w:rsid w:val="005074DE"/>
    <w:rsid w:val="00544CBD"/>
    <w:rsid w:val="005660EA"/>
    <w:rsid w:val="00571437"/>
    <w:rsid w:val="005828CA"/>
    <w:rsid w:val="00593C58"/>
    <w:rsid w:val="005A4090"/>
    <w:rsid w:val="005C711F"/>
    <w:rsid w:val="005E4FDB"/>
    <w:rsid w:val="005F0D55"/>
    <w:rsid w:val="005F6DAA"/>
    <w:rsid w:val="00611CFF"/>
    <w:rsid w:val="006404AB"/>
    <w:rsid w:val="006607B0"/>
    <w:rsid w:val="00667E0C"/>
    <w:rsid w:val="00694C4A"/>
    <w:rsid w:val="0069600C"/>
    <w:rsid w:val="006A07FA"/>
    <w:rsid w:val="006A0985"/>
    <w:rsid w:val="006A10EA"/>
    <w:rsid w:val="006C1E09"/>
    <w:rsid w:val="006D3AE6"/>
    <w:rsid w:val="006D5734"/>
    <w:rsid w:val="006F7EA6"/>
    <w:rsid w:val="0072515E"/>
    <w:rsid w:val="0073478C"/>
    <w:rsid w:val="00743331"/>
    <w:rsid w:val="007518CC"/>
    <w:rsid w:val="007528F7"/>
    <w:rsid w:val="00753790"/>
    <w:rsid w:val="00754ECB"/>
    <w:rsid w:val="00757EAE"/>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46082"/>
    <w:rsid w:val="00847DFF"/>
    <w:rsid w:val="0085315E"/>
    <w:rsid w:val="00866347"/>
    <w:rsid w:val="008674C9"/>
    <w:rsid w:val="00870B6B"/>
    <w:rsid w:val="008710F0"/>
    <w:rsid w:val="008724AA"/>
    <w:rsid w:val="00873DAE"/>
    <w:rsid w:val="00896AFF"/>
    <w:rsid w:val="008E7101"/>
    <w:rsid w:val="00910D8A"/>
    <w:rsid w:val="00911E93"/>
    <w:rsid w:val="00920294"/>
    <w:rsid w:val="00927A60"/>
    <w:rsid w:val="00931BA6"/>
    <w:rsid w:val="009459B2"/>
    <w:rsid w:val="00947D49"/>
    <w:rsid w:val="00956D08"/>
    <w:rsid w:val="00963E68"/>
    <w:rsid w:val="00972389"/>
    <w:rsid w:val="00981B26"/>
    <w:rsid w:val="00995604"/>
    <w:rsid w:val="009A0389"/>
    <w:rsid w:val="009A456E"/>
    <w:rsid w:val="009A565A"/>
    <w:rsid w:val="009B63FB"/>
    <w:rsid w:val="009C3A9E"/>
    <w:rsid w:val="009E7950"/>
    <w:rsid w:val="009E7D9C"/>
    <w:rsid w:val="00A02B94"/>
    <w:rsid w:val="00A22B39"/>
    <w:rsid w:val="00A316D3"/>
    <w:rsid w:val="00A32D50"/>
    <w:rsid w:val="00A56392"/>
    <w:rsid w:val="00A7268B"/>
    <w:rsid w:val="00A87A8D"/>
    <w:rsid w:val="00B106E9"/>
    <w:rsid w:val="00B17D95"/>
    <w:rsid w:val="00B21B7F"/>
    <w:rsid w:val="00B2230B"/>
    <w:rsid w:val="00B2280E"/>
    <w:rsid w:val="00B24CD5"/>
    <w:rsid w:val="00B46F65"/>
    <w:rsid w:val="00B50F39"/>
    <w:rsid w:val="00B602C3"/>
    <w:rsid w:val="00B770A2"/>
    <w:rsid w:val="00B963B7"/>
    <w:rsid w:val="00BA280A"/>
    <w:rsid w:val="00BA6DC1"/>
    <w:rsid w:val="00BB385F"/>
    <w:rsid w:val="00BB7176"/>
    <w:rsid w:val="00BC5A6F"/>
    <w:rsid w:val="00BD2E42"/>
    <w:rsid w:val="00BE7CA8"/>
    <w:rsid w:val="00BF0936"/>
    <w:rsid w:val="00BF188C"/>
    <w:rsid w:val="00BF29B3"/>
    <w:rsid w:val="00C22928"/>
    <w:rsid w:val="00C23A6D"/>
    <w:rsid w:val="00C40C94"/>
    <w:rsid w:val="00C42A87"/>
    <w:rsid w:val="00C5180A"/>
    <w:rsid w:val="00C7553A"/>
    <w:rsid w:val="00C911D1"/>
    <w:rsid w:val="00C9453A"/>
    <w:rsid w:val="00C95BED"/>
    <w:rsid w:val="00CA25FC"/>
    <w:rsid w:val="00CA6E55"/>
    <w:rsid w:val="00CC4A08"/>
    <w:rsid w:val="00CD68D4"/>
    <w:rsid w:val="00D023D0"/>
    <w:rsid w:val="00D03B5F"/>
    <w:rsid w:val="00D15523"/>
    <w:rsid w:val="00D15698"/>
    <w:rsid w:val="00D22952"/>
    <w:rsid w:val="00D255F8"/>
    <w:rsid w:val="00D319E1"/>
    <w:rsid w:val="00D349A5"/>
    <w:rsid w:val="00D44FFA"/>
    <w:rsid w:val="00D71975"/>
    <w:rsid w:val="00D74676"/>
    <w:rsid w:val="00D92D85"/>
    <w:rsid w:val="00DD2B25"/>
    <w:rsid w:val="00DD5FCB"/>
    <w:rsid w:val="00DE40F2"/>
    <w:rsid w:val="00DE68FF"/>
    <w:rsid w:val="00DF5443"/>
    <w:rsid w:val="00E146D0"/>
    <w:rsid w:val="00E15C4E"/>
    <w:rsid w:val="00E35FA4"/>
    <w:rsid w:val="00E45BD4"/>
    <w:rsid w:val="00E9181C"/>
    <w:rsid w:val="00EC6021"/>
    <w:rsid w:val="00EE4DE5"/>
    <w:rsid w:val="00F02E26"/>
    <w:rsid w:val="00F10E6E"/>
    <w:rsid w:val="00F203EC"/>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FFA"/>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oundplayeraction.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microsoft.win32.savefiledialog.aspx" TargetMode="External"/><Relationship Id="rId138" Type="http://schemas.openxmlformats.org/officeDocument/2006/relationships/hyperlink" Target="http://msdn.microsoft.com/en-IN/library/system.windows.controls.canvas.aspx" TargetMode="External"/><Relationship Id="rId159" Type="http://schemas.openxmlformats.org/officeDocument/2006/relationships/hyperlink" Target="http://msdn.microsoft.com/en-us/library/system.device.location.aspx" TargetMode="External"/><Relationship Id="rId170" Type="http://schemas.openxmlformats.org/officeDocument/2006/relationships/hyperlink" Target="http://msdn.microsoft.com/en-us/library/system.globalization.textinfo.aspx" TargetMode="External"/><Relationship Id="rId191" Type="http://schemas.openxmlformats.org/officeDocument/2006/relationships/hyperlink" Target="http://msdn.microsoft.com/en-us/library/gg145021.aspx" TargetMode="External"/><Relationship Id="rId205" Type="http://schemas.openxmlformats.org/officeDocument/2006/relationships/hyperlink" Target="http://msdn.microsoft.com/en-us/library/hh135392.aspx" TargetMode="External"/><Relationship Id="rId226" Type="http://schemas.openxmlformats.org/officeDocument/2006/relationships/image" Target="media/image30.png"/><Relationship Id="rId247" Type="http://schemas.openxmlformats.org/officeDocument/2006/relationships/hyperlink" Target="http://en.wikipedia.org/wiki/Java_bytecode" TargetMode="External"/><Relationship Id="rId107" Type="http://schemas.openxmlformats.org/officeDocument/2006/relationships/hyperlink" Target="http://msdn.microsoft.com/en-IN/library/system.windows.controls.primitives.scrollbar.aspx" TargetMode="External"/><Relationship Id="rId268" Type="http://schemas.openxmlformats.org/officeDocument/2006/relationships/image" Target="media/image32.png"/><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53" Type="http://schemas.openxmlformats.org/officeDocument/2006/relationships/hyperlink" Target="http://learn.github.com/p/intro.html" TargetMode="External"/><Relationship Id="rId74" Type="http://schemas.openxmlformats.org/officeDocument/2006/relationships/hyperlink" Target="http://msdn.microsoft.com/en-IN/library/system.windows.aspx" TargetMode="External"/><Relationship Id="rId128" Type="http://schemas.openxmlformats.org/officeDocument/2006/relationships/hyperlink" Target="http://msdn.microsoft.com/en-IN/library/system.windows.controls.listbox.aspx" TargetMode="External"/><Relationship Id="rId149" Type="http://schemas.openxmlformats.org/officeDocument/2006/relationships/hyperlink" Target="http://msdn.microsoft.com/en-us/library/system.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border.aspx" TargetMode="External"/><Relationship Id="rId160" Type="http://schemas.openxmlformats.org/officeDocument/2006/relationships/hyperlink" Target="http://msdn.microsoft.com/en-us/library/system.device.location.aspx" TargetMode="External"/><Relationship Id="rId181" Type="http://schemas.openxmlformats.org/officeDocument/2006/relationships/hyperlink" Target="http://msdn.microsoft.com/en-us/library/system.byte.aspx" TargetMode="External"/><Relationship Id="rId216" Type="http://schemas.openxmlformats.org/officeDocument/2006/relationships/hyperlink" Target="http://msdn.microsoft.com/en-us/library/gg145009.aspx" TargetMode="External"/><Relationship Id="rId237" Type="http://schemas.openxmlformats.org/officeDocument/2006/relationships/hyperlink" Target="http://en.wikipedia.org/wiki/Ecma_International" TargetMode="External"/><Relationship Id="rId258" Type="http://schemas.openxmlformats.org/officeDocument/2006/relationships/hyperlink" Target="http://en.wikipedia.org/wiki/C_(programming_language)" TargetMode="External"/><Relationship Id="rId279" Type="http://schemas.openxmlformats.org/officeDocument/2006/relationships/image" Target="media/image38.png"/><Relationship Id="rId22" Type="http://schemas.openxmlformats.org/officeDocument/2006/relationships/image" Target="media/image14.png"/><Relationship Id="rId43" Type="http://schemas.openxmlformats.org/officeDocument/2006/relationships/hyperlink" Target="https://developers.facebook.com/apps" TargetMode="External"/><Relationship Id="rId64" Type="http://schemas.openxmlformats.org/officeDocument/2006/relationships/hyperlink" Target="http://en.wikipedia.org/wiki/Class_(computing)" TargetMode="External"/><Relationship Id="rId118" Type="http://schemas.openxmlformats.org/officeDocument/2006/relationships/hyperlink" Target="http://msdn.microsoft.com/en-IN/library/system.windows.controls.contextmenu.aspx" TargetMode="External"/><Relationship Id="rId139" Type="http://schemas.openxmlformats.org/officeDocument/2006/relationships/hyperlink" Target="http://msdn.microsoft.com/en-IN/library/system.windows.controls.dockpanel.aspx" TargetMode="External"/><Relationship Id="rId85" Type="http://schemas.openxmlformats.org/officeDocument/2006/relationships/hyperlink" Target="http://msdn.microsoft.com/en-IN/library/system.windows.controls.inkcanvas.aspx" TargetMode="External"/><Relationship Id="rId150" Type="http://schemas.openxmlformats.org/officeDocument/2006/relationships/hyperlink" Target="http://msdn.microsoft.com/en-us/library/gg145022.aspx" TargetMode="External"/><Relationship Id="rId171" Type="http://schemas.openxmlformats.org/officeDocument/2006/relationships/hyperlink" Target="http://msdn.microsoft.com/en-us/library/gg145031.aspx" TargetMode="External"/><Relationship Id="rId192" Type="http://schemas.openxmlformats.org/officeDocument/2006/relationships/hyperlink" Target="http://msdn.microsoft.com/en-us/library/gg145012.aspx" TargetMode="External"/><Relationship Id="rId206" Type="http://schemas.openxmlformats.org/officeDocument/2006/relationships/hyperlink" Target="http://msdn.microsoft.com/en-us/library/microsoft.aspnet.snapin.aspx" TargetMode="External"/><Relationship Id="rId227" Type="http://schemas.openxmlformats.org/officeDocument/2006/relationships/hyperlink" Target="http://en.wikipedia.org/wiki/Multi-paradigm_programming_language" TargetMode="External"/><Relationship Id="rId248" Type="http://schemas.openxmlformats.org/officeDocument/2006/relationships/hyperlink" Target="http://en.wikipedia.org/wiki/Class_(file_format)" TargetMode="External"/><Relationship Id="rId269" Type="http://schemas.openxmlformats.org/officeDocument/2006/relationships/image" Target="media/image33.png"/><Relationship Id="rId12" Type="http://schemas.openxmlformats.org/officeDocument/2006/relationships/image" Target="media/image4.jpeg"/><Relationship Id="rId33" Type="http://schemas.openxmlformats.org/officeDocument/2006/relationships/hyperlink" Target="http://www.codeplex.com/" TargetMode="External"/><Relationship Id="rId108" Type="http://schemas.openxmlformats.org/officeDocument/2006/relationships/hyperlink" Target="http://msdn.microsoft.com/en-IN/library/system.windows.controls.scrollviewer.aspx" TargetMode="External"/><Relationship Id="rId129" Type="http://schemas.openxmlformats.org/officeDocument/2006/relationships/hyperlink" Target="http://msdn.microsoft.com/en-IN/library/system.windows.controls.radiobutton.aspx" TargetMode="External"/><Relationship Id="rId280" Type="http://schemas.openxmlformats.org/officeDocument/2006/relationships/fontTable" Target="fontTable.xml"/><Relationship Id="rId54" Type="http://schemas.openxmlformats.org/officeDocument/2006/relationships/hyperlink" Target="http://www.vogella.com/articles/Git/article.html" TargetMode="External"/><Relationship Id="rId75" Type="http://schemas.openxmlformats.org/officeDocument/2006/relationships/hyperlink" Target="http://msdn.microsoft.com/en-IN/library/system.windows.controls.button.aspx" TargetMode="External"/><Relationship Id="rId96" Type="http://schemas.openxmlformats.org/officeDocument/2006/relationships/hyperlink" Target="http://msdn.microsoft.com/en-IN/library/system.windows.controls.primitives.bulletdecorator.aspx" TargetMode="External"/><Relationship Id="rId140" Type="http://schemas.openxmlformats.org/officeDocument/2006/relationships/hyperlink" Target="http://msdn.microsoft.com/en-IN/library/system.windows.controls.grid.aspx" TargetMode="External"/><Relationship Id="rId161" Type="http://schemas.openxmlformats.org/officeDocument/2006/relationships/hyperlink" Target="http://msdn.microsoft.com/en-us/library/gg145030.aspx" TargetMode="External"/><Relationship Id="rId182" Type="http://schemas.openxmlformats.org/officeDocument/2006/relationships/hyperlink" Target="http://msdn.microsoft.com/en-us/library/system.double.aspx" TargetMode="External"/><Relationship Id="rId217" Type="http://schemas.openxmlformats.org/officeDocument/2006/relationships/hyperlink" Target="http://msdn.microsoft.com/en-us/library/gg145040.aspx" TargetMode="External"/><Relationship Id="rId6" Type="http://schemas.openxmlformats.org/officeDocument/2006/relationships/webSettings" Target="webSettings.xml"/><Relationship Id="rId238" Type="http://schemas.openxmlformats.org/officeDocument/2006/relationships/hyperlink" Target="http://en.wikipedia.org/wiki/International_Organization_for_Standardization" TargetMode="External"/><Relationship Id="rId259" Type="http://schemas.openxmlformats.org/officeDocument/2006/relationships/hyperlink" Target="http://en.wikipedia.org/wiki/C%2B%2B" TargetMode="External"/><Relationship Id="rId23" Type="http://schemas.openxmlformats.org/officeDocument/2006/relationships/image" Target="media/image15.png"/><Relationship Id="rId119" Type="http://schemas.openxmlformats.org/officeDocument/2006/relationships/hyperlink" Target="http://msdn.microsoft.com/en-IN/library/system.windows.controls.menu.aspx" TargetMode="External"/><Relationship Id="rId270" Type="http://schemas.openxmlformats.org/officeDocument/2006/relationships/image" Target="media/image34.png"/><Relationship Id="rId44" Type="http://schemas.openxmlformats.org/officeDocument/2006/relationships/hyperlink" Target="https://www.facebook.com/creatormyapp" TargetMode="External"/><Relationship Id="rId65" Type="http://schemas.openxmlformats.org/officeDocument/2006/relationships/hyperlink" Target="http://en.wikipedia.org/wiki/Database_schema" TargetMode="External"/><Relationship Id="rId86" Type="http://schemas.openxmlformats.org/officeDocument/2006/relationships/hyperlink" Target="http://msdn.microsoft.com/en-IN/library/system.windows.controls.inkpresenter.aspx" TargetMode="External"/><Relationship Id="rId130" Type="http://schemas.openxmlformats.org/officeDocument/2006/relationships/hyperlink" Target="http://msdn.microsoft.com/en-IN/library/system.windows.controls.slider.aspx" TargetMode="External"/><Relationship Id="rId151" Type="http://schemas.openxmlformats.org/officeDocument/2006/relationships/hyperlink" Target="http://msdn.microsoft.com/en-us/library/gg145020.aspx" TargetMode="External"/><Relationship Id="rId172" Type="http://schemas.openxmlformats.org/officeDocument/2006/relationships/hyperlink" Target="http://msdn.microsoft.com/en-us/library/gg145019.aspx" TargetMode="External"/><Relationship Id="rId193" Type="http://schemas.openxmlformats.org/officeDocument/2006/relationships/hyperlink" Target="http://msdn.microsoft.com/en-us/library/gg145014.aspx" TargetMode="External"/><Relationship Id="rId202" Type="http://schemas.openxmlformats.org/officeDocument/2006/relationships/hyperlink" Target="http://msdn.microsoft.com/en-us/library/gg145036.aspx" TargetMode="External"/><Relationship Id="rId207" Type="http://schemas.openxmlformats.org/officeDocument/2006/relationships/hyperlink" Target="http://msdn.microsoft.com/en-us/library/microsoft.aspnet.snapin.aspx" TargetMode="External"/><Relationship Id="rId223" Type="http://schemas.openxmlformats.org/officeDocument/2006/relationships/hyperlink" Target="http://searchenterpriselinux.techtarget.com/definition/MySQL-Connector-ODBC" TargetMode="External"/><Relationship Id="rId228" Type="http://schemas.openxmlformats.org/officeDocument/2006/relationships/hyperlink" Target="http://en.wikipedia.org/wiki/Imperative_programming" TargetMode="External"/><Relationship Id="rId244" Type="http://schemas.openxmlformats.org/officeDocument/2006/relationships/hyperlink" Target="http://en.wikipedia.org/wiki/Object-oriented_programming" TargetMode="External"/><Relationship Id="rId249" Type="http://schemas.openxmlformats.org/officeDocument/2006/relationships/hyperlink" Target="http://en.wikipedia.org/wiki/Java_virtual_machine"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stackpanel.aspx" TargetMode="External"/><Relationship Id="rId260" Type="http://schemas.openxmlformats.org/officeDocument/2006/relationships/hyperlink" Target="http://en.wikipedia.org/wiki/Low-level_programming_language" TargetMode="External"/><Relationship Id="rId265" Type="http://schemas.openxmlformats.org/officeDocument/2006/relationships/hyperlink" Target="http://en.wikipedia.org/wiki/GNU_General_Public_License" TargetMode="External"/><Relationship Id="rId281" Type="http://schemas.openxmlformats.org/officeDocument/2006/relationships/theme" Target="theme/theme1.xm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primitives.repeatbutton.aspx" TargetMode="External"/><Relationship Id="rId97" Type="http://schemas.openxmlformats.org/officeDocument/2006/relationships/hyperlink" Target="http://msdn.microsoft.com/en-IN/library/system.windows.controls.canvas.aspx" TargetMode="External"/><Relationship Id="rId104" Type="http://schemas.openxmlformats.org/officeDocument/2006/relationships/hyperlink" Target="http://msdn.microsoft.com/en-IN/library/system.windows.controls.panel.aspx" TargetMode="External"/><Relationship Id="rId120" Type="http://schemas.openxmlformats.org/officeDocument/2006/relationships/hyperlink" Target="http://msdn.microsoft.com/en-IN/library/system.windows.controls.toolbar.aspx" TargetMode="External"/><Relationship Id="rId125" Type="http://schemas.openxmlformats.org/officeDocument/2006/relationships/hyperlink" Target="http://msdn.microsoft.com/en-IN/library/system.windows.controls.tabcontrol.aspx" TargetMode="External"/><Relationship Id="rId141" Type="http://schemas.openxmlformats.org/officeDocument/2006/relationships/hyperlink" Target="http://msdn.microsoft.com/en-IN/library/system.windows.controls.stackpanel.aspx" TargetMode="External"/><Relationship Id="rId146" Type="http://schemas.openxmlformats.org/officeDocument/2006/relationships/image" Target="media/image26.png"/><Relationship Id="rId167" Type="http://schemas.openxmlformats.org/officeDocument/2006/relationships/hyperlink" Target="http://msdn.microsoft.com/en-us/library/system.globalization.aspx" TargetMode="External"/><Relationship Id="rId188" Type="http://schemas.openxmlformats.org/officeDocument/2006/relationships/hyperlink" Target="http://msdn.microsoft.com/en-us/library/gg145025.aspx"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textbox.aspx" TargetMode="External"/><Relationship Id="rId162" Type="http://schemas.openxmlformats.org/officeDocument/2006/relationships/hyperlink" Target="http://msdn.microsoft.com/en-us/library/gg145037.aspx" TargetMode="External"/><Relationship Id="rId183" Type="http://schemas.openxmlformats.org/officeDocument/2006/relationships/hyperlink" Target="http://msdn.microsoft.com/en-us/library/system.int32.aspx" TargetMode="External"/><Relationship Id="rId213" Type="http://schemas.openxmlformats.org/officeDocument/2006/relationships/hyperlink" Target="http://msdn.microsoft.com/en-us/library/gg145041.aspx" TargetMode="External"/><Relationship Id="rId218" Type="http://schemas.openxmlformats.org/officeDocument/2006/relationships/hyperlink" Target="http://msdn.microsoft.com/en-us/library/gg145011.aspx" TargetMode="External"/><Relationship Id="rId234" Type="http://schemas.openxmlformats.org/officeDocument/2006/relationships/hyperlink" Target="http://en.wikipedia.org/wiki/Component-based_software_engineering" TargetMode="External"/><Relationship Id="rId239" Type="http://schemas.openxmlformats.org/officeDocument/2006/relationships/hyperlink" Target="http://en.wikipedia.org/wiki/Common_Language_Infrastructure" TargetMode="External"/><Relationship Id="rId2" Type="http://schemas.openxmlformats.org/officeDocument/2006/relationships/customXml" Target="../customXml/item2.xml"/><Relationship Id="rId29" Type="http://schemas.openxmlformats.org/officeDocument/2006/relationships/image" Target="media/image21.jpeg"/><Relationship Id="rId250" Type="http://schemas.openxmlformats.org/officeDocument/2006/relationships/hyperlink" Target="http://en.wikipedia.org/wiki/Computer_architecture" TargetMode="External"/><Relationship Id="rId255" Type="http://schemas.openxmlformats.org/officeDocument/2006/relationships/hyperlink" Target="http://en.wikipedia.org/wiki/Sun_acquisition_by_Oracle" TargetMode="External"/><Relationship Id="rId271" Type="http://schemas.openxmlformats.org/officeDocument/2006/relationships/image" Target="media/image35.png"/><Relationship Id="rId276" Type="http://schemas.openxmlformats.org/officeDocument/2006/relationships/hyperlink" Target="http://www.nokia.com/global/support/nokia-pc-suite/" TargetMode="External"/><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documentviewer.aspx" TargetMode="External"/><Relationship Id="rId110" Type="http://schemas.openxmlformats.org/officeDocument/2006/relationships/hyperlink" Target="http://msdn.microsoft.com/en-IN/library/system.windows.controls.primitives.thumb.aspx" TargetMode="External"/><Relationship Id="rId115" Type="http://schemas.openxmlformats.org/officeDocument/2006/relationships/hyperlink" Target="http://msdn.microsoft.com/en-IN/library/system.windows.controls.image.aspx" TargetMode="External"/><Relationship Id="rId131" Type="http://schemas.openxmlformats.org/officeDocument/2006/relationships/hyperlink" Target="http://msdn.microsoft.com/en-IN/library/system.windows.controls.accesstext.aspx" TargetMode="External"/><Relationship Id="rId136" Type="http://schemas.openxmlformats.org/officeDocument/2006/relationships/hyperlink" Target="http://msdn.microsoft.com/en-IN/library/system.windows.controls.textblock.aspx" TargetMode="External"/><Relationship Id="rId157" Type="http://schemas.openxmlformats.org/officeDocument/2006/relationships/hyperlink" Target="http://msdn.microsoft.com/en-us/library/gg145029.aspx" TargetMode="External"/><Relationship Id="rId178" Type="http://schemas.openxmlformats.org/officeDocument/2006/relationships/hyperlink" Target="http://msdn.microsoft.com/en-us/library/gg145039.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microsoft.win32.openfiledialog.aspx" TargetMode="External"/><Relationship Id="rId152" Type="http://schemas.openxmlformats.org/officeDocument/2006/relationships/hyperlink" Target="http://msdn.microsoft.com/en-us/library/gg145034.aspx" TargetMode="External"/><Relationship Id="rId173" Type="http://schemas.openxmlformats.org/officeDocument/2006/relationships/hyperlink" Target="http://msdn.microsoft.com/en-us/library/gg145016.aspx" TargetMode="External"/><Relationship Id="rId194" Type="http://schemas.openxmlformats.org/officeDocument/2006/relationships/hyperlink" Target="http://msdn.microsoft.com/en-us/library/system.timers.aspx" TargetMode="External"/><Relationship Id="rId199" Type="http://schemas.openxmlformats.org/officeDocument/2006/relationships/hyperlink" Target="http://msdn.microsoft.com/en-us/library/gg145013.aspx" TargetMode="External"/><Relationship Id="rId203" Type="http://schemas.openxmlformats.org/officeDocument/2006/relationships/hyperlink" Target="http://msdn.microsoft.com/en-us/library/accessibility.aspx" TargetMode="External"/><Relationship Id="rId208" Type="http://schemas.openxmlformats.org/officeDocument/2006/relationships/hyperlink" Target="http://go.microsoft.com/fwlink/?linkid=37118" TargetMode="External"/><Relationship Id="rId229" Type="http://schemas.openxmlformats.org/officeDocument/2006/relationships/hyperlink" Target="http://en.wikipedia.org/wiki/Declarative_programming" TargetMode="External"/><Relationship Id="rId19" Type="http://schemas.openxmlformats.org/officeDocument/2006/relationships/image" Target="media/image11.png"/><Relationship Id="rId224" Type="http://schemas.openxmlformats.org/officeDocument/2006/relationships/image" Target="media/image29.jpeg"/><Relationship Id="rId240" Type="http://schemas.openxmlformats.org/officeDocument/2006/relationships/image" Target="media/image31.png"/><Relationship Id="rId245" Type="http://schemas.openxmlformats.org/officeDocument/2006/relationships/hyperlink" Target="http://en.wikipedia.org/wiki/Computer_programming_language" TargetMode="External"/><Relationship Id="rId261" Type="http://schemas.openxmlformats.org/officeDocument/2006/relationships/hyperlink" Target="http://en.wikipedia.org/wiki/Reference_implementation_(computing)" TargetMode="External"/><Relationship Id="rId266" Type="http://schemas.openxmlformats.org/officeDocument/2006/relationships/hyperlink" Target="http://en.wikipedia.org/wiki/GNU_Compiler_for_Java" TargetMode="External"/><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datagrid.aspx" TargetMode="External"/><Relationship Id="rId100" Type="http://schemas.openxmlformats.org/officeDocument/2006/relationships/hyperlink" Target="http://msdn.microsoft.com/en-IN/library/system.windows.controls.grid.aspx" TargetMode="External"/><Relationship Id="rId105" Type="http://schemas.openxmlformats.org/officeDocument/2006/relationships/hyperlink" Target="http://msdn.microsoft.com/en-IN/library/system.windows.controls.primitives.resizegrip.aspx" TargetMode="External"/><Relationship Id="rId126" Type="http://schemas.openxmlformats.org/officeDocument/2006/relationships/hyperlink" Target="http://msdn.microsoft.com/en-IN/library/system.windows.controls.checkbox.aspx" TargetMode="External"/><Relationship Id="rId147" Type="http://schemas.openxmlformats.org/officeDocument/2006/relationships/image" Target="media/image27.jpeg"/><Relationship Id="rId168" Type="http://schemas.openxmlformats.org/officeDocument/2006/relationships/hyperlink" Target="http://msdn.microsoft.com/en-us/library/system.globalization.aspx" TargetMode="External"/><Relationship Id="rId282"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richtextbox.aspx" TargetMode="External"/><Relationship Id="rId98" Type="http://schemas.openxmlformats.org/officeDocument/2006/relationships/hyperlink" Target="http://msdn.microsoft.com/en-IN/library/system.windows.controls.dockpanel.aspx" TargetMode="External"/><Relationship Id="rId121" Type="http://schemas.openxmlformats.org/officeDocument/2006/relationships/hyperlink" Target="http://msdn.microsoft.com/en-IN/library/system.windows.controls.frame.aspx" TargetMode="External"/><Relationship Id="rId142" Type="http://schemas.openxmlformats.org/officeDocument/2006/relationships/hyperlink" Target="http://msdn.microsoft.com/en-IN/library/system.windows.controls.virtualizingstackpanel.aspx" TargetMode="External"/><Relationship Id="rId163" Type="http://schemas.openxmlformats.org/officeDocument/2006/relationships/hyperlink" Target="http://msdn.microsoft.com/en-us/library/gg145023.aspx" TargetMode="External"/><Relationship Id="rId184" Type="http://schemas.openxmlformats.org/officeDocument/2006/relationships/hyperlink" Target="http://msdn.microsoft.com/en-us/library/gg145044.aspx" TargetMode="External"/><Relationship Id="rId189" Type="http://schemas.openxmlformats.org/officeDocument/2006/relationships/hyperlink" Target="http://msdn.microsoft.com/en-us/library/gg145010.aspx" TargetMode="External"/><Relationship Id="rId219" Type="http://schemas.openxmlformats.org/officeDocument/2006/relationships/hyperlink" Target="http://msdn.microsoft.com/en-us/library/hh135393.aspx" TargetMode="External"/><Relationship Id="rId3" Type="http://schemas.openxmlformats.org/officeDocument/2006/relationships/numbering" Target="numbering.xml"/><Relationship Id="rId214" Type="http://schemas.openxmlformats.org/officeDocument/2006/relationships/hyperlink" Target="http://msdn.microsoft.com/en-us/library/microsoft.sqlserver.server.aspx" TargetMode="External"/><Relationship Id="rId230" Type="http://schemas.openxmlformats.org/officeDocument/2006/relationships/hyperlink" Target="http://en.wikipedia.org/wiki/Functional_programming" TargetMode="External"/><Relationship Id="rId235" Type="http://schemas.openxmlformats.org/officeDocument/2006/relationships/hyperlink" Target="http://en.wikipedia.org/wiki/Microsoft" TargetMode="External"/><Relationship Id="rId251" Type="http://schemas.openxmlformats.org/officeDocument/2006/relationships/hyperlink" Target="http://en.wikipedia.org/wiki/Java_(programming_language)" TargetMode="External"/><Relationship Id="rId256" Type="http://schemas.openxmlformats.org/officeDocument/2006/relationships/hyperlink" Target="http://en.wikipedia.org/wiki/Java_(software_platform)" TargetMode="External"/><Relationship Id="rId277" Type="http://schemas.openxmlformats.org/officeDocument/2006/relationships/hyperlink" Target="http://www.developer.nokia.com/NAX" TargetMode="External"/><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mediaelement.aspx" TargetMode="External"/><Relationship Id="rId137" Type="http://schemas.openxmlformats.org/officeDocument/2006/relationships/hyperlink" Target="http://msdn.microsoft.com/en-IN/library/system.windows.controls.tooltip.aspx" TargetMode="External"/><Relationship Id="rId158" Type="http://schemas.openxmlformats.org/officeDocument/2006/relationships/hyperlink" Target="http://msdn.microsoft.com/en-us/library/system.device.location.aspx" TargetMode="External"/><Relationship Id="rId272"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printdialog.aspx" TargetMode="External"/><Relationship Id="rId88" Type="http://schemas.openxmlformats.org/officeDocument/2006/relationships/hyperlink" Target="http://msdn.microsoft.com/en-IN/library/system.windows.controls.flowdocumentpageviewer.aspx" TargetMode="External"/><Relationship Id="rId111" Type="http://schemas.openxmlformats.org/officeDocument/2006/relationships/hyperlink" Target="http://msdn.microsoft.com/en-IN/library/system.windows.controls.viewbox.aspx" TargetMode="External"/><Relationship Id="rId132" Type="http://schemas.openxmlformats.org/officeDocument/2006/relationships/hyperlink" Target="http://msdn.microsoft.com/en-IN/library/system.windows.controls.label.aspx" TargetMode="External"/><Relationship Id="rId153" Type="http://schemas.openxmlformats.org/officeDocument/2006/relationships/hyperlink" Target="http://msdn.microsoft.com/en-us/library/gg145035.aspx" TargetMode="External"/><Relationship Id="rId174" Type="http://schemas.openxmlformats.org/officeDocument/2006/relationships/hyperlink" Target="http://msdn.microsoft.com/en-us/library/gg145024.aspx" TargetMode="External"/><Relationship Id="rId179" Type="http://schemas.openxmlformats.org/officeDocument/2006/relationships/hyperlink" Target="http://msdn.microsoft.com/en-us/library/system.numerics.aspx" TargetMode="External"/><Relationship Id="rId195" Type="http://schemas.openxmlformats.org/officeDocument/2006/relationships/hyperlink" Target="http://msdn.microsoft.com/en-us/library/system.timers.aspx" TargetMode="External"/><Relationship Id="rId209" Type="http://schemas.openxmlformats.org/officeDocument/2006/relationships/hyperlink" Target="http://msdn.microsoft.com/en-us/library/gg145008.aspx" TargetMode="External"/><Relationship Id="rId190" Type="http://schemas.openxmlformats.org/officeDocument/2006/relationships/hyperlink" Target="http://msdn.microsoft.com/en-us/library/gg145038.aspx" TargetMode="External"/><Relationship Id="rId204" Type="http://schemas.openxmlformats.org/officeDocument/2006/relationships/hyperlink" Target="http://msdn.microsoft.com/en-us/library/accessibility.aspx" TargetMode="External"/><Relationship Id="rId220" Type="http://schemas.openxmlformats.org/officeDocument/2006/relationships/hyperlink" Target="http://msdn.microsoft.com/en-us/library/uiautomationclientsideproviders.aspx" TargetMode="External"/><Relationship Id="rId225" Type="http://schemas.openxmlformats.org/officeDocument/2006/relationships/hyperlink" Target="http://www.mysql.com/products/workbench/" TargetMode="External"/><Relationship Id="rId241" Type="http://schemas.openxmlformats.org/officeDocument/2006/relationships/hyperlink" Target="http://en.wikipedia.org/wiki/General_purpose_programming_language" TargetMode="External"/><Relationship Id="rId246" Type="http://schemas.openxmlformats.org/officeDocument/2006/relationships/hyperlink" Target="http://en.wikipedia.org/wiki/Compiler" TargetMode="External"/><Relationship Id="rId267" Type="http://schemas.openxmlformats.org/officeDocument/2006/relationships/hyperlink" Target="http://en.wikipedia.org/wiki/GNU_Classpath" TargetMode="External"/><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separator.aspx" TargetMode="External"/><Relationship Id="rId127" Type="http://schemas.openxmlformats.org/officeDocument/2006/relationships/hyperlink" Target="http://msdn.microsoft.com/en-IN/library/system.windows.controls.combobox.aspx" TargetMode="External"/><Relationship Id="rId262" Type="http://schemas.openxmlformats.org/officeDocument/2006/relationships/hyperlink" Target="http://en.wikipedia.org/wiki/Compiler"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listview.aspx" TargetMode="External"/><Relationship Id="rId94" Type="http://schemas.openxmlformats.org/officeDocument/2006/relationships/hyperlink" Target="http://msdn.microsoft.com/en-IN/library/system.windows.controls.passwordbox.aspx" TargetMode="External"/><Relationship Id="rId99" Type="http://schemas.openxmlformats.org/officeDocument/2006/relationships/hyperlink" Target="http://msdn.microsoft.com/en-IN/library/system.windows.controls.expander.aspx" TargetMode="External"/><Relationship Id="rId101" Type="http://schemas.openxmlformats.org/officeDocument/2006/relationships/hyperlink" Target="http://msdn.microsoft.com/en-IN/library/system.windows.controls.gridview.aspx" TargetMode="External"/><Relationship Id="rId122" Type="http://schemas.openxmlformats.org/officeDocument/2006/relationships/hyperlink" Target="http://msdn.microsoft.com/en-IN/library/system.windows.documents.hyperlink.aspx" TargetMode="External"/><Relationship Id="rId143" Type="http://schemas.openxmlformats.org/officeDocument/2006/relationships/hyperlink" Target="http://msdn.microsoft.com/en-IN/library/system.windows.controls.wrappanel.aspx" TargetMode="External"/><Relationship Id="rId148" Type="http://schemas.openxmlformats.org/officeDocument/2006/relationships/hyperlink" Target="http://msdn.microsoft.com/en-us/library/system.aspx" TargetMode="External"/><Relationship Id="rId164" Type="http://schemas.openxmlformats.org/officeDocument/2006/relationships/hyperlink" Target="http://msdn.microsoft.com/en-us/library/system.dynamic.aspx" TargetMode="External"/><Relationship Id="rId169" Type="http://schemas.openxmlformats.org/officeDocument/2006/relationships/hyperlink" Target="http://msdn.microsoft.com/en-us/library/system.globalization.stringinfo.aspx" TargetMode="External"/><Relationship Id="rId185" Type="http://schemas.openxmlformats.org/officeDocument/2006/relationships/hyperlink" Target="http://msdn.microsoft.com/en-us/library/gg145033.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system.numerics.aspx" TargetMode="External"/><Relationship Id="rId210" Type="http://schemas.openxmlformats.org/officeDocument/2006/relationships/hyperlink" Target="http://msdn.microsoft.com/en-us/library/gg145015.aspx" TargetMode="External"/><Relationship Id="rId215" Type="http://schemas.openxmlformats.org/officeDocument/2006/relationships/hyperlink" Target="http://msdn.microsoft.com/en-us/library/microsoft.sqlserver.server.aspx" TargetMode="External"/><Relationship Id="rId236" Type="http://schemas.openxmlformats.org/officeDocument/2006/relationships/hyperlink" Target="http://en.wikipedia.org/wiki/.NET_Framework" TargetMode="External"/><Relationship Id="rId257" Type="http://schemas.openxmlformats.org/officeDocument/2006/relationships/hyperlink" Target="http://en.wikipedia.org/wiki/Syntax_(programming_languages)" TargetMode="External"/><Relationship Id="rId278" Type="http://schemas.openxmlformats.org/officeDocument/2006/relationships/image" Target="media/image37.jpeg"/><Relationship Id="rId26" Type="http://schemas.openxmlformats.org/officeDocument/2006/relationships/image" Target="media/image18.png"/><Relationship Id="rId231" Type="http://schemas.openxmlformats.org/officeDocument/2006/relationships/hyperlink" Target="http://en.wikipedia.org/wiki/Generic_programming" TargetMode="External"/><Relationship Id="rId252" Type="http://schemas.openxmlformats.org/officeDocument/2006/relationships/hyperlink" Target="http://en.wikipedia.org/wiki/Java_(programming_language)" TargetMode="External"/><Relationship Id="rId273" Type="http://schemas.openxmlformats.org/officeDocument/2006/relationships/hyperlink" Target="http://www.developer.nokia.com/info/sw.nokia.com/id/054b94d5-4cdf-4b17-b268-bedcfc421ba6/Nokia_Web_Tools_1_2_for_Symbian.html" TargetMode="External"/><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flowdocumentreader.aspx" TargetMode="External"/><Relationship Id="rId112" Type="http://schemas.openxmlformats.org/officeDocument/2006/relationships/hyperlink" Target="http://msdn.microsoft.com/en-IN/library/system.windows.controls.virtualizingstackpanel.aspx" TargetMode="External"/><Relationship Id="rId133" Type="http://schemas.openxmlformats.org/officeDocument/2006/relationships/hyperlink" Target="http://msdn.microsoft.com/en-IN/library/system.windows.controls.primitives.popup.aspx" TargetMode="External"/><Relationship Id="rId154" Type="http://schemas.openxmlformats.org/officeDocument/2006/relationships/hyperlink" Target="http://msdn.microsoft.com/en-us/library/gg145042.aspx" TargetMode="External"/><Relationship Id="rId175" Type="http://schemas.openxmlformats.org/officeDocument/2006/relationships/hyperlink" Target="http://msdn.microsoft.com/en-us/library/system.media.aspx" TargetMode="External"/><Relationship Id="rId196" Type="http://schemas.openxmlformats.org/officeDocument/2006/relationships/hyperlink" Target="http://msdn.microsoft.com/en-us/library/system.timers.timer.aspx" TargetMode="External"/><Relationship Id="rId200" Type="http://schemas.openxmlformats.org/officeDocument/2006/relationships/hyperlink" Target="http://msdn.microsoft.com/en-us/library/gg145026.aspx" TargetMode="External"/><Relationship Id="rId16" Type="http://schemas.openxmlformats.org/officeDocument/2006/relationships/image" Target="media/image8.png"/><Relationship Id="rId221" Type="http://schemas.openxmlformats.org/officeDocument/2006/relationships/hyperlink" Target="http://msdn.microsoft.com/en-us/library/xamlgeneratednamespace.aspx" TargetMode="External"/><Relationship Id="rId242" Type="http://schemas.openxmlformats.org/officeDocument/2006/relationships/hyperlink" Target="http://en.wikipedia.org/wiki/Concurrent_computing" TargetMode="External"/><Relationship Id="rId263" Type="http://schemas.openxmlformats.org/officeDocument/2006/relationships/hyperlink" Target="http://en.wikipedia.org/wiki/Library_(computing)" TargetMode="External"/><Relationship Id="rId37" Type="http://schemas.openxmlformats.org/officeDocument/2006/relationships/hyperlink" Target="http://blogs.technicise.com/" TargetMode="External"/><Relationship Id="rId58" Type="http://schemas.openxmlformats.org/officeDocument/2006/relationships/image" Target="media/image22.png"/><Relationship Id="rId79" Type="http://schemas.openxmlformats.org/officeDocument/2006/relationships/hyperlink" Target="http://msdn.microsoft.com/en-IN/library/system.windows.controls.treeview.aspx" TargetMode="External"/><Relationship Id="rId102" Type="http://schemas.openxmlformats.org/officeDocument/2006/relationships/hyperlink" Target="http://msdn.microsoft.com/en-IN/library/system.windows.controls.gridsplitter.aspx" TargetMode="External"/><Relationship Id="rId123" Type="http://schemas.openxmlformats.org/officeDocument/2006/relationships/hyperlink" Target="http://msdn.microsoft.com/en-IN/library/system.windows.controls.page.aspx" TargetMode="External"/><Relationship Id="rId144" Type="http://schemas.openxmlformats.org/officeDocument/2006/relationships/hyperlink" Target="javascript:void(0)" TargetMode="External"/><Relationship Id="rId90" Type="http://schemas.openxmlformats.org/officeDocument/2006/relationships/hyperlink" Target="http://msdn.microsoft.com/en-IN/library/system.windows.controls.flowdocumentscrollviewer.aspx" TargetMode="External"/><Relationship Id="rId165" Type="http://schemas.openxmlformats.org/officeDocument/2006/relationships/hyperlink" Target="http://msdn.microsoft.com/en-us/library/system.dynamic.aspx" TargetMode="External"/><Relationship Id="rId186" Type="http://schemas.openxmlformats.org/officeDocument/2006/relationships/hyperlink" Target="http://msdn.microsoft.com/en-us/library/gg145043.aspx" TargetMode="External"/><Relationship Id="rId211" Type="http://schemas.openxmlformats.org/officeDocument/2006/relationships/hyperlink" Target="http://msdn.microsoft.com/en-us/library/microsoft.data.entity.build.tasks.aspx" TargetMode="External"/><Relationship Id="rId232" Type="http://schemas.openxmlformats.org/officeDocument/2006/relationships/hyperlink" Target="http://en.wikipedia.org/wiki/Object-oriented_programming" TargetMode="External"/><Relationship Id="rId253" Type="http://schemas.openxmlformats.org/officeDocument/2006/relationships/hyperlink" Target="http://en.wikipedia.org/wiki/James_Gosling" TargetMode="External"/><Relationship Id="rId274" Type="http://schemas.openxmlformats.org/officeDocument/2006/relationships/hyperlink" Target="http://www.developer.nokia.com/Resources/Library/Series_40_web_apps_library/" TargetMode="External"/><Relationship Id="rId27" Type="http://schemas.openxmlformats.org/officeDocument/2006/relationships/image" Target="media/image19.png"/><Relationship Id="rId48" Type="http://schemas.openxmlformats.org/officeDocument/2006/relationships/hyperlink" Target="https://maps.google.co.in/"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window.aspx" TargetMode="External"/><Relationship Id="rId134" Type="http://schemas.openxmlformats.org/officeDocument/2006/relationships/hyperlink" Target="http://msdn.microsoft.com/en-IN/library/system.windows.controls.progressbar.aspx" TargetMode="External"/><Relationship Id="rId80" Type="http://schemas.openxmlformats.org/officeDocument/2006/relationships/hyperlink" Target="http://msdn.microsoft.com/en-IN/library/system.windows.controls.calendar.aspx" TargetMode="External"/><Relationship Id="rId155" Type="http://schemas.openxmlformats.org/officeDocument/2006/relationships/hyperlink" Target="http://msdn.microsoft.com/en-us/library/gg145027.aspx" TargetMode="External"/><Relationship Id="rId176" Type="http://schemas.openxmlformats.org/officeDocument/2006/relationships/hyperlink" Target="http://msdn.microsoft.com/en-us/library/system.media.aspx" TargetMode="External"/><Relationship Id="rId197" Type="http://schemas.openxmlformats.org/officeDocument/2006/relationships/hyperlink" Target="http://msdn.microsoft.com/en-us/library/gg145032.aspx" TargetMode="External"/><Relationship Id="rId201" Type="http://schemas.openxmlformats.org/officeDocument/2006/relationships/hyperlink" Target="http://msdn.microsoft.com/en-us/library/gg145048.aspx" TargetMode="External"/><Relationship Id="rId222" Type="http://schemas.openxmlformats.org/officeDocument/2006/relationships/image" Target="media/image28.jpeg"/><Relationship Id="rId243" Type="http://schemas.openxmlformats.org/officeDocument/2006/relationships/hyperlink" Target="http://en.wikipedia.org/wiki/Class-based" TargetMode="External"/><Relationship Id="rId264" Type="http://schemas.openxmlformats.org/officeDocument/2006/relationships/hyperlink" Target="http://en.wikipedia.org/wiki/Java_Community_Process" TargetMode="External"/><Relationship Id="rId17" Type="http://schemas.openxmlformats.org/officeDocument/2006/relationships/image" Target="media/image9.png"/><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groupbox.aspx" TargetMode="External"/><Relationship Id="rId124" Type="http://schemas.openxmlformats.org/officeDocument/2006/relationships/hyperlink" Target="http://msdn.microsoft.com/en-IN/library/system.windows.navigation.navigationwindow.aspx" TargetMode="External"/><Relationship Id="rId70" Type="http://schemas.openxmlformats.org/officeDocument/2006/relationships/hyperlink" Target="http://en.wikipedia.org/wiki/Software_development_lifecycle" TargetMode="External"/><Relationship Id="rId91" Type="http://schemas.openxmlformats.org/officeDocument/2006/relationships/hyperlink" Target="http://msdn.microsoft.com/en-IN/library/system.windows.controls.stickynotecontrol.aspx" TargetMode="External"/><Relationship Id="rId145" Type="http://schemas.openxmlformats.org/officeDocument/2006/relationships/image" Target="media/image25.jpeg"/><Relationship Id="rId166" Type="http://schemas.openxmlformats.org/officeDocument/2006/relationships/hyperlink" Target="http://msdn.microsoft.com/en-us/library/gg145047.aspx" TargetMode="External"/><Relationship Id="rId187" Type="http://schemas.openxmlformats.org/officeDocument/2006/relationships/hyperlink" Target="http://msdn.microsoft.com/en-us/library/gg145017.aspx" TargetMode="External"/><Relationship Id="rId1" Type="http://schemas.openxmlformats.org/officeDocument/2006/relationships/customXml" Target="../customXml/item1.xml"/><Relationship Id="rId212" Type="http://schemas.openxmlformats.org/officeDocument/2006/relationships/hyperlink" Target="http://msdn.microsoft.com/en-us/library/microsoft.data.entity.build.tasks.aspx" TargetMode="External"/><Relationship Id="rId233" Type="http://schemas.openxmlformats.org/officeDocument/2006/relationships/hyperlink" Target="http://en.wikipedia.org/wiki/Class_(computer_science)" TargetMode="External"/><Relationship Id="rId254" Type="http://schemas.openxmlformats.org/officeDocument/2006/relationships/hyperlink" Target="http://en.wikipedia.org/wiki/Sun_Microsystems" TargetMode="External"/><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wrappanel.aspx" TargetMode="External"/><Relationship Id="rId275" Type="http://schemas.openxmlformats.org/officeDocument/2006/relationships/hyperlink" Target="http://www.nokia.com/nokiasuite" TargetMode="External"/><Relationship Id="rId60" Type="http://schemas.openxmlformats.org/officeDocument/2006/relationships/hyperlink" Target="http://en.wikipedia.org/wiki/IntelliSense" TargetMode="External"/><Relationship Id="rId81" Type="http://schemas.openxmlformats.org/officeDocument/2006/relationships/hyperlink" Target="http://msdn.microsoft.com/en-IN/library/system.windows.controls.datepicker.aspx" TargetMode="External"/><Relationship Id="rId135" Type="http://schemas.openxmlformats.org/officeDocument/2006/relationships/hyperlink" Target="http://msdn.microsoft.com/en-IN/library/system.windows.controls.primitives.statusbar.aspx" TargetMode="External"/><Relationship Id="rId156" Type="http://schemas.openxmlformats.org/officeDocument/2006/relationships/hyperlink" Target="http://msdn.microsoft.com/en-us/library/gg145028.aspx" TargetMode="External"/><Relationship Id="rId177" Type="http://schemas.openxmlformats.org/officeDocument/2006/relationships/hyperlink" Target="http://msdn.microsoft.com/en-us/library/gg145046.aspx" TargetMode="External"/><Relationship Id="rId198" Type="http://schemas.openxmlformats.org/officeDocument/2006/relationships/hyperlink" Target="http://msdn.microsoft.com/en-us/library/gg145018.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CB4042-1F82-4D39-8ED6-D26BF1198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84</Pages>
  <Words>21685</Words>
  <Characters>123610</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145005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171</cp:revision>
  <dcterms:created xsi:type="dcterms:W3CDTF">2013-01-18T10:03:00Z</dcterms:created>
  <dcterms:modified xsi:type="dcterms:W3CDTF">2013-03-24T08:26:00Z</dcterms:modified>
</cp:coreProperties>
</file>