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D71975">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2879E5" w:rsidRDefault="002879E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2879E5" w:rsidRDefault="002879E5">
                            <w:pPr>
                              <w:pStyle w:val="NoSpacing"/>
                              <w:spacing w:line="360" w:lineRule="auto"/>
                              <w:rPr>
                                <w:color w:val="FFFFFF" w:themeColor="background1"/>
                              </w:rPr>
                            </w:pPr>
                            <w:r w:rsidRPr="0073478C">
                              <w:rPr>
                                <w:b/>
                                <w:color w:val="FFFFFF" w:themeColor="background1"/>
                                <w:sz w:val="52"/>
                                <w:szCs w:val="52"/>
                              </w:rPr>
                              <w:t>SUSMITA PODDER</w:t>
                            </w:r>
                          </w:p>
                        </w:sdtContent>
                      </w:sdt>
                      <w:p w:rsidR="002879E5" w:rsidRDefault="002879E5">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2879E5" w:rsidRDefault="002879E5">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D71975">
          <w:pPr>
            <w:rPr>
              <w:rFonts w:asciiTheme="majorHAnsi" w:eastAsiaTheme="majorEastAsia" w:hAnsiTheme="majorHAnsi" w:cstheme="majorBidi"/>
              <w:b/>
              <w:bCs/>
              <w:color w:val="21798E" w:themeColor="accent1" w:themeShade="BF"/>
              <w:sz w:val="48"/>
              <w:szCs w:val="48"/>
            </w:rPr>
          </w:pPr>
          <w:r w:rsidRPr="00D71975">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2879E5" w:rsidRDefault="002879E5"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D71975">
          <w:pPr>
            <w:pStyle w:val="TOC1"/>
            <w:tabs>
              <w:tab w:val="right" w:leader="dot" w:pos="9350"/>
            </w:tabs>
            <w:rPr>
              <w:noProof/>
            </w:rPr>
          </w:pPr>
          <w:r w:rsidRPr="00D71975">
            <w:fldChar w:fldCharType="begin"/>
          </w:r>
          <w:r w:rsidR="005660EA">
            <w:instrText xml:space="preserve"> TOC \o "1-3" \h \z \u </w:instrText>
          </w:r>
          <w:r w:rsidRPr="00D71975">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71975">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D71975">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71975">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71975">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71975">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71975">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D71975"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 xml:space="preserve">The software must have </w:t>
      </w:r>
      <w:proofErr w:type="gramStart"/>
      <w:r>
        <w:t>a</w:t>
      </w:r>
      <w:proofErr w:type="gramEnd"/>
      <w:r>
        <w:t xml:space="preserve">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bidi="ar-SA"/>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146D0" w:rsidTr="0005681A">
        <w:tc>
          <w:tcPr>
            <w:tcW w:w="4788" w:type="dxa"/>
          </w:tcPr>
          <w:p w:rsidR="00E146D0" w:rsidRDefault="00E146D0" w:rsidP="0005681A">
            <w:r>
              <w:t>Account</w:t>
            </w:r>
          </w:p>
        </w:tc>
        <w:tc>
          <w:tcPr>
            <w:tcW w:w="4788" w:type="dxa"/>
          </w:tcPr>
          <w:p w:rsidR="00E146D0" w:rsidRDefault="00E146D0" w:rsidP="0005681A">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146D0" w:rsidTr="0005681A">
        <w:tc>
          <w:tcPr>
            <w:tcW w:w="4788" w:type="dxa"/>
          </w:tcPr>
          <w:p w:rsidR="00E146D0" w:rsidRDefault="00E146D0" w:rsidP="0005681A">
            <w:r>
              <w:t>Admin</w:t>
            </w:r>
          </w:p>
        </w:tc>
        <w:tc>
          <w:tcPr>
            <w:tcW w:w="4788" w:type="dxa"/>
          </w:tcPr>
          <w:p w:rsidR="00E146D0" w:rsidRDefault="00E146D0" w:rsidP="0005681A">
            <w:proofErr w:type="spellStart"/>
            <w:r>
              <w:rPr>
                <w:rFonts w:eastAsia="Arial"/>
                <w:b/>
              </w:rPr>
              <w:t>Staff</w:t>
            </w:r>
            <w:r w:rsidRPr="008803DE">
              <w:rPr>
                <w:rFonts w:eastAsia="Arial"/>
                <w:b/>
              </w:rPr>
              <w:t>_ID</w:t>
            </w:r>
            <w:proofErr w:type="spellEnd"/>
            <w:r>
              <w:rPr>
                <w:rFonts w:eastAsia="Arial"/>
              </w:rPr>
              <w:t xml:space="preserve">,  </w:t>
            </w:r>
            <w:proofErr w:type="spellStart"/>
            <w:r>
              <w:rPr>
                <w:rFonts w:eastAsia="Arial"/>
              </w:rPr>
              <w:t>Staff_Name</w:t>
            </w:r>
            <w:proofErr w:type="spellEnd"/>
            <w:r>
              <w:rPr>
                <w:rFonts w:eastAsia="Arial"/>
              </w:rPr>
              <w:t xml:space="preserve">, </w:t>
            </w:r>
            <w:proofErr w:type="spellStart"/>
            <w:r>
              <w:rPr>
                <w:rFonts w:eastAsia="Arial"/>
              </w:rPr>
              <w:t>Staff_Permission_Level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Pr>
                <w:rFonts w:eastAsia="Arial"/>
              </w:rPr>
              <w:t xml:space="preserve">, </w:t>
            </w:r>
            <w:proofErr w:type="spellStart"/>
            <w:r>
              <w:rPr>
                <w:rFonts w:eastAsia="Arial"/>
              </w:rPr>
              <w:t>Staff_Join_Date</w:t>
            </w:r>
            <w:proofErr w:type="spellEnd"/>
            <w:r>
              <w:rPr>
                <w:rFonts w:eastAsia="Arial"/>
              </w:rPr>
              <w:t xml:space="preserve">, </w:t>
            </w:r>
            <w:proofErr w:type="spellStart"/>
            <w:r>
              <w:rPr>
                <w:rFonts w:eastAsia="Arial"/>
              </w:rPr>
              <w:t>Staff_Email</w:t>
            </w:r>
            <w:proofErr w:type="spellEnd"/>
            <w:r>
              <w:rPr>
                <w:rFonts w:eastAsia="Arial"/>
              </w:rPr>
              <w:t xml:space="preserve">, </w:t>
            </w:r>
            <w:proofErr w:type="spellStart"/>
            <w:r>
              <w:rPr>
                <w:rFonts w:eastAsia="Arial"/>
              </w:rPr>
              <w:t>Staff_Role</w:t>
            </w:r>
            <w:proofErr w:type="spellEnd"/>
          </w:p>
        </w:tc>
      </w:tr>
      <w:tr w:rsidR="00E146D0" w:rsidTr="0005681A">
        <w:tc>
          <w:tcPr>
            <w:tcW w:w="4788" w:type="dxa"/>
          </w:tcPr>
          <w:p w:rsidR="00E146D0" w:rsidRDefault="00E146D0" w:rsidP="0005681A">
            <w:r>
              <w:t>Books</w:t>
            </w:r>
          </w:p>
        </w:tc>
        <w:tc>
          <w:tcPr>
            <w:tcW w:w="4788" w:type="dxa"/>
          </w:tcPr>
          <w:p w:rsidR="00E146D0" w:rsidRDefault="00E146D0" w:rsidP="0005681A">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proofErr w:type="spellStart"/>
            <w:r>
              <w:rPr>
                <w:rFonts w:eastAsia="Arial"/>
                <w:b/>
              </w:rPr>
              <w:t>Faculty</w:t>
            </w:r>
            <w:r w:rsidRPr="008803DE">
              <w:rPr>
                <w:rFonts w:eastAsia="Arial"/>
                <w:b/>
              </w:rPr>
              <w:t>_ID</w:t>
            </w:r>
            <w:proofErr w:type="spellEnd"/>
            <w:r>
              <w:rPr>
                <w:rFonts w:eastAsia="Arial"/>
              </w:rPr>
              <w:t xml:space="preserve">, </w:t>
            </w:r>
            <w:proofErr w:type="spellStart"/>
            <w:r>
              <w:rPr>
                <w:rFonts w:eastAsia="Arial"/>
              </w:rPr>
              <w:t>Faculty_Name</w:t>
            </w:r>
            <w:proofErr w:type="spellEnd"/>
            <w:r>
              <w:rPr>
                <w:rFonts w:eastAsia="Arial"/>
              </w:rPr>
              <w:t xml:space="preserve">,  </w:t>
            </w:r>
            <w:proofErr w:type="spellStart"/>
            <w:r>
              <w:rPr>
                <w:rFonts w:eastAsia="Arial"/>
              </w:rPr>
              <w:t>Faculty_Address</w:t>
            </w:r>
            <w:proofErr w:type="spellEnd"/>
            <w:r>
              <w:rPr>
                <w:rFonts w:eastAsia="Arial"/>
              </w:rPr>
              <w:t xml:space="preserve">, </w:t>
            </w:r>
            <w:proofErr w:type="spellStart"/>
            <w:r>
              <w:rPr>
                <w:rFonts w:eastAsia="Arial"/>
              </w:rPr>
              <w:t>Faculty_Join_Date</w:t>
            </w:r>
            <w:proofErr w:type="spellEnd"/>
            <w:r>
              <w:rPr>
                <w:rFonts w:eastAsia="Arial"/>
              </w:rPr>
              <w:t xml:space="preserve">, </w:t>
            </w:r>
            <w:proofErr w:type="spellStart"/>
            <w:r>
              <w:rPr>
                <w:rFonts w:eastAsia="Arial"/>
              </w:rPr>
              <w:t>Faculty_Course_Under</w:t>
            </w:r>
            <w:proofErr w:type="spellEnd"/>
            <w:r>
              <w:rPr>
                <w:rFonts w:eastAsia="Arial"/>
              </w:rPr>
              <w:t xml:space="preserve">, </w:t>
            </w:r>
            <w:proofErr w:type="spellStart"/>
            <w:r>
              <w:rPr>
                <w:rFonts w:eastAsia="Arial"/>
              </w:rPr>
              <w:t>Faculty_Contact_Details</w:t>
            </w:r>
            <w:proofErr w:type="spellEnd"/>
            <w:r>
              <w:rPr>
                <w:rFonts w:eastAsia="Arial"/>
              </w:rPr>
              <w:t xml:space="preserve">, </w:t>
            </w:r>
            <w:proofErr w:type="spellStart"/>
            <w:r>
              <w:rPr>
                <w:rFonts w:eastAsia="Arial"/>
              </w:rPr>
              <w:t>Faculty_Salary_Details</w:t>
            </w:r>
            <w:proofErr w:type="spellEnd"/>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proofErr w:type="spellStart"/>
            <w:r>
              <w:rPr>
                <w:rFonts w:eastAsia="Arial"/>
                <w:b/>
              </w:rPr>
              <w:t>Course</w:t>
            </w:r>
            <w:r w:rsidRPr="008803DE">
              <w:rPr>
                <w:rFonts w:eastAsia="Arial"/>
                <w:b/>
              </w:rPr>
              <w:t>_ID</w:t>
            </w:r>
            <w:proofErr w:type="spellEnd"/>
            <w:r>
              <w:rPr>
                <w:rFonts w:eastAsia="Arial"/>
              </w:rPr>
              <w:t xml:space="preserve">, </w:t>
            </w:r>
            <w:proofErr w:type="spellStart"/>
            <w:r>
              <w:rPr>
                <w:rFonts w:eastAsia="Arial"/>
              </w:rPr>
              <w:t>Course_Faculty</w:t>
            </w:r>
            <w:proofErr w:type="spellEnd"/>
            <w:r>
              <w:rPr>
                <w:rFonts w:eastAsia="Arial"/>
              </w:rPr>
              <w:t xml:space="preserve">, </w:t>
            </w:r>
            <w:proofErr w:type="spellStart"/>
            <w:r>
              <w:rPr>
                <w:rFonts w:eastAsia="Arial"/>
              </w:rPr>
              <w:t>Course_Name</w:t>
            </w:r>
            <w:proofErr w:type="spellEnd"/>
            <w:r>
              <w:rPr>
                <w:rFonts w:eastAsia="Arial"/>
              </w:rPr>
              <w:t xml:space="preserve">, </w:t>
            </w:r>
            <w:proofErr w:type="spellStart"/>
            <w:r>
              <w:rPr>
                <w:rFonts w:eastAsia="Arial"/>
              </w:rPr>
              <w:t>Required_Qualification</w:t>
            </w:r>
            <w:proofErr w:type="spellEnd"/>
            <w:r>
              <w:rPr>
                <w:rFonts w:eastAsia="Arial"/>
              </w:rPr>
              <w:t xml:space="preserve">, </w:t>
            </w:r>
            <w:proofErr w:type="spellStart"/>
            <w:r>
              <w:rPr>
                <w:rFonts w:eastAsia="Arial"/>
              </w:rPr>
              <w:t>Course_Fees</w:t>
            </w:r>
            <w:proofErr w:type="spellEnd"/>
            <w:r>
              <w:rPr>
                <w:rFonts w:eastAsia="Arial"/>
              </w:rPr>
              <w:t xml:space="preserve">, </w:t>
            </w:r>
            <w:proofErr w:type="spellStart"/>
            <w:r>
              <w:rPr>
                <w:rFonts w:eastAsia="Arial"/>
              </w:rPr>
              <w:t>Course_Admission_Date</w:t>
            </w:r>
            <w:proofErr w:type="spellEnd"/>
            <w:r>
              <w:rPr>
                <w:rFonts w:eastAsia="Arial"/>
              </w:rPr>
              <w:t xml:space="preserve">, </w:t>
            </w:r>
            <w:proofErr w:type="spellStart"/>
            <w:r>
              <w:rPr>
                <w:rFonts w:eastAsia="Arial"/>
              </w:rPr>
              <w:t>Students_Under</w:t>
            </w:r>
            <w:proofErr w:type="spellEnd"/>
            <w:r>
              <w:rPr>
                <w:rFonts w:eastAsia="Arial"/>
              </w:rPr>
              <w:t xml:space="preserve">, </w:t>
            </w:r>
            <w:proofErr w:type="spellStart"/>
            <w:r>
              <w:rPr>
                <w:rFonts w:eastAsia="Arial"/>
              </w:rPr>
              <w:t>Course_Description</w:t>
            </w:r>
            <w:proofErr w:type="spellEnd"/>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 xml:space="preserve">Courses </w:t>
      </w:r>
      <w:proofErr w:type="gramStart"/>
      <w:r>
        <w:t>1</w:t>
      </w:r>
      <w:r w:rsidRPr="00A80E2E">
        <w:t xml:space="preserve"> :</w:t>
      </w:r>
      <w:proofErr w:type="gramEnd"/>
      <w:r w:rsidRPr="00A80E2E">
        <w:t xml:space="preserve"> N</w:t>
      </w:r>
    </w:p>
    <w:p w:rsidR="00E146D0" w:rsidRPr="00A80E2E" w:rsidRDefault="00E146D0" w:rsidP="00E146D0">
      <w:r>
        <w:t xml:space="preserve">School Management </w:t>
      </w:r>
      <w:proofErr w:type="spellStart"/>
      <w:r>
        <w:t>System</w:t>
      </w:r>
      <w:r w:rsidRPr="00A80E2E">
        <w:t>has</w:t>
      </w:r>
      <w:r>
        <w:t>Students</w:t>
      </w:r>
      <w:proofErr w:type="spellEnd"/>
      <w:r>
        <w:t xml:space="preserve"> </w:t>
      </w:r>
      <w:proofErr w:type="gramStart"/>
      <w:r>
        <w:t>1</w:t>
      </w:r>
      <w:r w:rsidRPr="00A80E2E">
        <w:t xml:space="preserve"> :</w:t>
      </w:r>
      <w:proofErr w:type="gramEnd"/>
      <w:r w:rsidRPr="00A80E2E">
        <w:t xml:space="preserve"> N</w:t>
      </w:r>
    </w:p>
    <w:p w:rsidR="00E146D0" w:rsidRDefault="00E146D0" w:rsidP="00E146D0">
      <w:r>
        <w:t xml:space="preserve">School Management System has </w:t>
      </w:r>
      <w:proofErr w:type="gramStart"/>
      <w:r>
        <w:t>Facultie</w:t>
      </w:r>
      <w:r w:rsidRPr="00A80E2E">
        <w:t>s1 :</w:t>
      </w:r>
      <w:proofErr w:type="gramEnd"/>
      <w:r w:rsidRPr="00A80E2E">
        <w:t xml:space="preserve"> N</w:t>
      </w:r>
    </w:p>
    <w:p w:rsidR="00E146D0" w:rsidRPr="00A80E2E" w:rsidRDefault="00E146D0" w:rsidP="00E146D0">
      <w:r>
        <w:t xml:space="preserve">School Management System has Admin </w:t>
      </w:r>
      <w:proofErr w:type="gramStart"/>
      <w:r>
        <w:t>1 :</w:t>
      </w:r>
      <w:proofErr w:type="gramEnd"/>
      <w:r>
        <w:t xml:space="preserve"> 1</w:t>
      </w:r>
    </w:p>
    <w:p w:rsidR="00E146D0" w:rsidRPr="00A80E2E" w:rsidRDefault="00E146D0" w:rsidP="00E146D0">
      <w:proofErr w:type="spellStart"/>
      <w:r>
        <w:t>Studentha</w:t>
      </w:r>
      <w:r w:rsidRPr="00A80E2E">
        <w:t>s</w:t>
      </w:r>
      <w:proofErr w:type="spellEnd"/>
      <w:r>
        <w:t xml:space="preserve"> </w:t>
      </w:r>
      <w:proofErr w:type="gramStart"/>
      <w:r>
        <w:t>Attendance</w:t>
      </w:r>
      <w:r w:rsidRPr="00A80E2E">
        <w:t>1 :</w:t>
      </w:r>
      <w:proofErr w:type="gramEnd"/>
      <w:r>
        <w:t>1</w:t>
      </w:r>
    </w:p>
    <w:p w:rsidR="00E146D0" w:rsidRPr="00A80E2E" w:rsidRDefault="00E146D0" w:rsidP="00E146D0">
      <w:proofErr w:type="gramStart"/>
      <w:r>
        <w:t>AdminChecksAttendance1 :</w:t>
      </w:r>
      <w:proofErr w:type="gramEnd"/>
      <w:r>
        <w:t xml:space="preserve"> 1</w:t>
      </w:r>
    </w:p>
    <w:p w:rsidR="00E146D0" w:rsidRDefault="00E146D0" w:rsidP="00E146D0">
      <w:proofErr w:type="spellStart"/>
      <w:proofErr w:type="gramStart"/>
      <w:r>
        <w:t>StudentsreadsBooksM</w:t>
      </w:r>
      <w:proofErr w:type="spellEnd"/>
      <w:r w:rsidRPr="00A80E2E">
        <w:t xml:space="preserve"> :</w:t>
      </w:r>
      <w:proofErr w:type="gramEnd"/>
      <w:r w:rsidRPr="00A80E2E">
        <w:t xml:space="preserve"> N</w:t>
      </w:r>
    </w:p>
    <w:p w:rsidR="00E146D0" w:rsidRPr="00A80E2E" w:rsidRDefault="00E146D0" w:rsidP="00E146D0">
      <w:proofErr w:type="gramStart"/>
      <w:r>
        <w:t>StudentspaysAccount1 :</w:t>
      </w:r>
      <w:proofErr w:type="gramEnd"/>
      <w:r>
        <w:t xml:space="preserve"> 1</w:t>
      </w:r>
    </w:p>
    <w:p w:rsidR="00E146D0" w:rsidRDefault="00E146D0" w:rsidP="00E146D0">
      <w:proofErr w:type="gramStart"/>
      <w:r>
        <w:t>AdminControlsAccount1 :</w:t>
      </w:r>
      <w:proofErr w:type="gramEnd"/>
      <w:r>
        <w:t xml:space="preserve"> 1</w:t>
      </w:r>
    </w:p>
    <w:p w:rsidR="00E146D0" w:rsidRPr="00A80E2E" w:rsidRDefault="00E146D0" w:rsidP="00E146D0">
      <w:r>
        <w:t>Students Studies in Course N</w:t>
      </w:r>
      <w:proofErr w:type="gramStart"/>
      <w:r>
        <w:t>:1</w:t>
      </w:r>
      <w:proofErr w:type="gramEnd"/>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xml:space="preserve">?????????? </w:t>
      </w:r>
      <w:proofErr w:type="gramStart"/>
      <w:r>
        <w:t>database</w:t>
      </w:r>
      <w:proofErr w:type="gramEnd"/>
      <w:r>
        <w:t xml:space="preserv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proofErr w:type="spellStart"/>
            <w:r>
              <w:t>Susmita</w:t>
            </w:r>
            <w:proofErr w:type="spellEnd"/>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proofErr w:type="spellStart"/>
            <w:r>
              <w:t>Susmita</w:t>
            </w:r>
            <w:proofErr w:type="spellEnd"/>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proofErr w:type="spellStart"/>
            <w:r>
              <w:t>Susmita</w:t>
            </w:r>
            <w:proofErr w:type="spellEnd"/>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proofErr w:type="spellStart"/>
            <w:r>
              <w:t>Susmita</w:t>
            </w:r>
            <w:proofErr w:type="spellEnd"/>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 xml:space="preserve">To add a new student enter the </w:t>
            </w:r>
            <w:proofErr w:type="spellStart"/>
            <w:r>
              <w:t>Student_ID</w:t>
            </w:r>
            <w:proofErr w:type="spellEnd"/>
            <w:r>
              <w:t xml:space="preserve">, </w:t>
            </w:r>
            <w:proofErr w:type="spellStart"/>
            <w:r>
              <w:t>Student_DOB</w:t>
            </w:r>
            <w:proofErr w:type="spellEnd"/>
            <w:r>
              <w:t xml:space="preserve">, </w:t>
            </w:r>
            <w:proofErr w:type="spellStart"/>
            <w:r>
              <w:t>Student_Name</w:t>
            </w:r>
            <w:proofErr w:type="spellEnd"/>
            <w:r>
              <w:t xml:space="preserve">, </w:t>
            </w:r>
            <w:proofErr w:type="spellStart"/>
            <w:r>
              <w:t>Student_Parent</w:t>
            </w:r>
            <w:proofErr w:type="spellEnd"/>
            <w:r>
              <w:t xml:space="preserve"> _Name, </w:t>
            </w:r>
            <w:proofErr w:type="spellStart"/>
            <w:r>
              <w:t>Student_Address</w:t>
            </w:r>
            <w:proofErr w:type="spellEnd"/>
            <w:r>
              <w:t xml:space="preserve">, </w:t>
            </w:r>
            <w:proofErr w:type="spellStart"/>
            <w:r>
              <w:t>Student_Admission</w:t>
            </w:r>
            <w:proofErr w:type="spellEnd"/>
            <w:r>
              <w:t xml:space="preserve">_ </w:t>
            </w:r>
            <w:proofErr w:type="spellStart"/>
            <w:r>
              <w:t>Date,Student_course</w:t>
            </w:r>
            <w:proofErr w:type="spellEnd"/>
            <w:r>
              <w:t xml:space="preserve"> _Name, </w:t>
            </w:r>
            <w:proofErr w:type="spellStart"/>
            <w:r>
              <w:t>Student_Contact</w:t>
            </w:r>
            <w:proofErr w:type="spellEnd"/>
          </w:p>
        </w:tc>
        <w:tc>
          <w:tcPr>
            <w:tcW w:w="1915" w:type="dxa"/>
          </w:tcPr>
          <w:p w:rsidR="00C911D1" w:rsidRDefault="00C911D1" w:rsidP="009A0389">
            <w:r>
              <w:t>New Student is added to the School Management System.</w:t>
            </w:r>
          </w:p>
        </w:tc>
        <w:tc>
          <w:tcPr>
            <w:tcW w:w="1916" w:type="dxa"/>
          </w:tcPr>
          <w:p w:rsidR="00C911D1" w:rsidRDefault="00B17D95" w:rsidP="009A0389">
            <w:proofErr w:type="spellStart"/>
            <w:r>
              <w:t>Susmita</w:t>
            </w:r>
            <w:proofErr w:type="spellEnd"/>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proofErr w:type="spellStart"/>
            <w:r>
              <w:t>ViewStudentStatus</w:t>
            </w:r>
            <w:proofErr w:type="spellEnd"/>
          </w:p>
        </w:tc>
        <w:tc>
          <w:tcPr>
            <w:tcW w:w="1915" w:type="dxa"/>
          </w:tcPr>
          <w:p w:rsidR="00B17D95" w:rsidRDefault="00B17D95" w:rsidP="009A0389">
            <w:r>
              <w:t xml:space="preserve">Enter </w:t>
            </w:r>
            <w:proofErr w:type="spellStart"/>
            <w:r>
              <w:t>Student_ID</w:t>
            </w:r>
            <w:proofErr w:type="spellEnd"/>
            <w:r>
              <w:t xml:space="preserve">, </w:t>
            </w:r>
            <w:proofErr w:type="spellStart"/>
            <w:r>
              <w:t>Student_Name</w:t>
            </w:r>
            <w:proofErr w:type="spellEnd"/>
            <w:r>
              <w:t xml:space="preserve">, </w:t>
            </w:r>
            <w:proofErr w:type="spellStart"/>
            <w:proofErr w:type="gramStart"/>
            <w:r>
              <w:lastRenderedPageBreak/>
              <w:t>Student</w:t>
            </w:r>
            <w:proofErr w:type="gramEnd"/>
            <w:r>
              <w:t>_Course_Name</w:t>
            </w:r>
            <w:proofErr w:type="spellEnd"/>
            <w:r>
              <w:t xml:space="preserve"> of the Student.</w:t>
            </w:r>
          </w:p>
        </w:tc>
        <w:tc>
          <w:tcPr>
            <w:tcW w:w="1915" w:type="dxa"/>
          </w:tcPr>
          <w:p w:rsidR="00B17D95" w:rsidRDefault="00B17D95" w:rsidP="009A0389">
            <w:r>
              <w:lastRenderedPageBreak/>
              <w:t>Show the Student Details.</w:t>
            </w:r>
          </w:p>
        </w:tc>
        <w:tc>
          <w:tcPr>
            <w:tcW w:w="1916" w:type="dxa"/>
          </w:tcPr>
          <w:p w:rsidR="00B17D95" w:rsidRDefault="00B17D95" w:rsidP="009A0389">
            <w:proofErr w:type="spellStart"/>
            <w:r>
              <w:t>Susmita</w:t>
            </w:r>
            <w:proofErr w:type="spellEnd"/>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proofErr w:type="spellStart"/>
            <w:r>
              <w:t>EditStudentStatus</w:t>
            </w:r>
            <w:proofErr w:type="spellEnd"/>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proofErr w:type="spellStart"/>
            <w:r>
              <w:t>Susmita</w:t>
            </w:r>
            <w:proofErr w:type="spellEnd"/>
          </w:p>
        </w:tc>
      </w:tr>
      <w:tr w:rsidR="00947D49" w:rsidTr="009A0389">
        <w:tc>
          <w:tcPr>
            <w:tcW w:w="1915" w:type="dxa"/>
          </w:tcPr>
          <w:p w:rsidR="00947D49" w:rsidRDefault="00947D49" w:rsidP="009A0389">
            <w:r>
              <w:t>SMS - 006</w:t>
            </w:r>
          </w:p>
        </w:tc>
        <w:tc>
          <w:tcPr>
            <w:tcW w:w="1915" w:type="dxa"/>
          </w:tcPr>
          <w:p w:rsidR="00947D49" w:rsidRDefault="00947D49" w:rsidP="00C911D1">
            <w:r>
              <w:t>Faculty</w:t>
            </w:r>
          </w:p>
        </w:tc>
        <w:tc>
          <w:tcPr>
            <w:tcW w:w="1915" w:type="dxa"/>
          </w:tcPr>
          <w:p w:rsidR="00947D49" w:rsidRDefault="00947D49" w:rsidP="00825945">
            <w:r>
              <w:t>To a</w:t>
            </w:r>
            <w:r w:rsidR="00825945">
              <w:t xml:space="preserve">dd new faculty enter Faculty ID, </w:t>
            </w:r>
            <w:r>
              <w:t>Name, Address, Contact No. etc details of the Faculty.</w:t>
            </w:r>
          </w:p>
        </w:tc>
        <w:tc>
          <w:tcPr>
            <w:tcW w:w="1915" w:type="dxa"/>
          </w:tcPr>
          <w:p w:rsidR="00947D49" w:rsidRDefault="00947D49" w:rsidP="009A0389">
            <w:r>
              <w:t>New Faculty is added to the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007</w:t>
            </w:r>
          </w:p>
        </w:tc>
        <w:tc>
          <w:tcPr>
            <w:tcW w:w="1915" w:type="dxa"/>
          </w:tcPr>
          <w:p w:rsidR="00947D49" w:rsidRDefault="00947D49" w:rsidP="00C911D1">
            <w:r>
              <w:t>Submit</w:t>
            </w:r>
          </w:p>
        </w:tc>
        <w:tc>
          <w:tcPr>
            <w:tcW w:w="1915" w:type="dxa"/>
          </w:tcPr>
          <w:p w:rsidR="00947D49" w:rsidRDefault="00947D49" w:rsidP="00947D49">
            <w:r>
              <w:t>Select Submit to add the details of the Faculty.</w:t>
            </w:r>
          </w:p>
        </w:tc>
        <w:tc>
          <w:tcPr>
            <w:tcW w:w="1915" w:type="dxa"/>
          </w:tcPr>
          <w:p w:rsidR="00947D49" w:rsidRDefault="00947D49" w:rsidP="009A0389">
            <w:r>
              <w:t>Successfully added the details of the Faculty into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008</w:t>
            </w:r>
          </w:p>
        </w:tc>
        <w:tc>
          <w:tcPr>
            <w:tcW w:w="1915" w:type="dxa"/>
          </w:tcPr>
          <w:p w:rsidR="00947D49" w:rsidRDefault="00947D49" w:rsidP="00C911D1">
            <w:r>
              <w:t>Cancel</w:t>
            </w:r>
          </w:p>
        </w:tc>
        <w:tc>
          <w:tcPr>
            <w:tcW w:w="1915" w:type="dxa"/>
          </w:tcPr>
          <w:p w:rsidR="00947D49" w:rsidRDefault="00947D49" w:rsidP="00947D49">
            <w:r>
              <w:t>Select Cancel to close the Faculty window.</w:t>
            </w:r>
          </w:p>
        </w:tc>
        <w:tc>
          <w:tcPr>
            <w:tcW w:w="1915" w:type="dxa"/>
          </w:tcPr>
          <w:p w:rsidR="00947D49" w:rsidRDefault="00CC4A08" w:rsidP="009A0389">
            <w:r>
              <w:t>Successfully cancelled.</w:t>
            </w:r>
          </w:p>
        </w:tc>
        <w:tc>
          <w:tcPr>
            <w:tcW w:w="1916" w:type="dxa"/>
          </w:tcPr>
          <w:p w:rsidR="00947D49" w:rsidRDefault="00CC4A08" w:rsidP="009A0389">
            <w:proofErr w:type="spellStart"/>
            <w:r>
              <w:t>Susmita</w:t>
            </w:r>
            <w:proofErr w:type="spellEnd"/>
          </w:p>
        </w:tc>
      </w:tr>
      <w:tr w:rsidR="00CC4A08" w:rsidTr="009A0389">
        <w:tc>
          <w:tcPr>
            <w:tcW w:w="1915" w:type="dxa"/>
          </w:tcPr>
          <w:p w:rsidR="00CC4A08" w:rsidRDefault="00CC4A08" w:rsidP="009A0389">
            <w:r>
              <w:t>SMS – 009</w:t>
            </w:r>
          </w:p>
        </w:tc>
        <w:tc>
          <w:tcPr>
            <w:tcW w:w="1915" w:type="dxa"/>
          </w:tcPr>
          <w:p w:rsidR="00CC4A08" w:rsidRDefault="00CC4A08" w:rsidP="00C911D1">
            <w:r>
              <w:t>Course</w:t>
            </w:r>
          </w:p>
        </w:tc>
        <w:tc>
          <w:tcPr>
            <w:tcW w:w="1915" w:type="dxa"/>
          </w:tcPr>
          <w:p w:rsidR="00CC4A08" w:rsidRDefault="00CC4A08" w:rsidP="00947D49">
            <w:r>
              <w:t>Click Course to open Course window.</w:t>
            </w:r>
          </w:p>
        </w:tc>
        <w:tc>
          <w:tcPr>
            <w:tcW w:w="1915" w:type="dxa"/>
          </w:tcPr>
          <w:p w:rsidR="00CC4A08" w:rsidRDefault="00CC4A08" w:rsidP="009A0389">
            <w:r>
              <w:t>Successfully opened.</w:t>
            </w:r>
          </w:p>
        </w:tc>
        <w:tc>
          <w:tcPr>
            <w:tcW w:w="1916" w:type="dxa"/>
          </w:tcPr>
          <w:p w:rsidR="00CC4A08" w:rsidRDefault="00CC4A08" w:rsidP="009A0389">
            <w:proofErr w:type="spellStart"/>
            <w:r>
              <w:t>Susmita</w:t>
            </w:r>
            <w:proofErr w:type="spellEnd"/>
          </w:p>
        </w:tc>
      </w:tr>
      <w:tr w:rsidR="00C7553A" w:rsidTr="009A0389">
        <w:tc>
          <w:tcPr>
            <w:tcW w:w="1915" w:type="dxa"/>
          </w:tcPr>
          <w:p w:rsidR="00C7553A" w:rsidRDefault="00C7553A" w:rsidP="009A0389">
            <w:r>
              <w:t>SMS – 010</w:t>
            </w:r>
          </w:p>
        </w:tc>
        <w:tc>
          <w:tcPr>
            <w:tcW w:w="1915" w:type="dxa"/>
          </w:tcPr>
          <w:p w:rsidR="00C7553A" w:rsidRDefault="00C7553A" w:rsidP="00C911D1">
            <w:r>
              <w:t xml:space="preserve">Submit </w:t>
            </w:r>
          </w:p>
        </w:tc>
        <w:tc>
          <w:tcPr>
            <w:tcW w:w="1915" w:type="dxa"/>
          </w:tcPr>
          <w:p w:rsidR="00C7553A" w:rsidRDefault="00C40C94" w:rsidP="00C40C94">
            <w:r>
              <w:t>Select Submit to add the details of the Course.</w:t>
            </w:r>
          </w:p>
        </w:tc>
        <w:tc>
          <w:tcPr>
            <w:tcW w:w="1915" w:type="dxa"/>
          </w:tcPr>
          <w:p w:rsidR="00C7553A" w:rsidRDefault="00C40C94" w:rsidP="009A0389">
            <w:r>
              <w:t xml:space="preserve">Successfully added the details of the Course into School Management System.  </w:t>
            </w:r>
          </w:p>
        </w:tc>
        <w:tc>
          <w:tcPr>
            <w:tcW w:w="1916" w:type="dxa"/>
          </w:tcPr>
          <w:p w:rsidR="00C7553A" w:rsidRDefault="00C40C94" w:rsidP="009A0389">
            <w:proofErr w:type="spellStart"/>
            <w:r>
              <w:t>Susmita</w:t>
            </w:r>
            <w:proofErr w:type="spellEnd"/>
          </w:p>
        </w:tc>
      </w:tr>
      <w:tr w:rsidR="00C40C94" w:rsidTr="009A0389">
        <w:tc>
          <w:tcPr>
            <w:tcW w:w="1915" w:type="dxa"/>
          </w:tcPr>
          <w:p w:rsidR="00C40C94" w:rsidRDefault="00C40C94" w:rsidP="009A0389">
            <w:r>
              <w:t>SMS – 011</w:t>
            </w:r>
          </w:p>
        </w:tc>
        <w:tc>
          <w:tcPr>
            <w:tcW w:w="1915" w:type="dxa"/>
          </w:tcPr>
          <w:p w:rsidR="00C40C94" w:rsidRDefault="00C40C94" w:rsidP="00C911D1">
            <w:r>
              <w:t>Cancel</w:t>
            </w:r>
          </w:p>
        </w:tc>
        <w:tc>
          <w:tcPr>
            <w:tcW w:w="1915" w:type="dxa"/>
          </w:tcPr>
          <w:p w:rsidR="00C40C94" w:rsidRDefault="00C40C94" w:rsidP="00C40C94">
            <w:r>
              <w:t>Select Cannel to close the Co</w:t>
            </w:r>
            <w:r w:rsidR="00B2230B">
              <w:t>u</w:t>
            </w:r>
            <w:r>
              <w:t>rse window.</w:t>
            </w:r>
          </w:p>
        </w:tc>
        <w:tc>
          <w:tcPr>
            <w:tcW w:w="1915" w:type="dxa"/>
          </w:tcPr>
          <w:p w:rsidR="00C40C94" w:rsidRDefault="00C40C94" w:rsidP="009A0389">
            <w:r>
              <w:t>Successfully cancelled.</w:t>
            </w:r>
          </w:p>
        </w:tc>
        <w:tc>
          <w:tcPr>
            <w:tcW w:w="1916" w:type="dxa"/>
          </w:tcPr>
          <w:p w:rsidR="00C40C94" w:rsidRDefault="00C40C94" w:rsidP="009A0389">
            <w:proofErr w:type="spellStart"/>
            <w:r>
              <w:t>Susmita</w:t>
            </w:r>
            <w:proofErr w:type="spellEnd"/>
          </w:p>
        </w:tc>
      </w:tr>
      <w:tr w:rsidR="00911E93" w:rsidTr="009A0389">
        <w:tc>
          <w:tcPr>
            <w:tcW w:w="1915" w:type="dxa"/>
          </w:tcPr>
          <w:p w:rsidR="00911E93" w:rsidRDefault="00911E93" w:rsidP="009A0389">
            <w:r>
              <w:t>SMS -</w:t>
            </w:r>
            <w:r w:rsidR="00FD0475">
              <w:t xml:space="preserve"> </w:t>
            </w:r>
            <w:r>
              <w:t>012</w:t>
            </w:r>
          </w:p>
        </w:tc>
        <w:tc>
          <w:tcPr>
            <w:tcW w:w="1915" w:type="dxa"/>
          </w:tcPr>
          <w:p w:rsidR="00911E93" w:rsidRDefault="00911E93" w:rsidP="00C911D1">
            <w:r>
              <w:t>Student</w:t>
            </w:r>
          </w:p>
        </w:tc>
        <w:tc>
          <w:tcPr>
            <w:tcW w:w="1915" w:type="dxa"/>
          </w:tcPr>
          <w:p w:rsidR="00911E93" w:rsidRDefault="00911E93" w:rsidP="00C40C94">
            <w:r>
              <w:t>Enter the user id and password of the student.</w:t>
            </w:r>
          </w:p>
        </w:tc>
        <w:tc>
          <w:tcPr>
            <w:tcW w:w="1915" w:type="dxa"/>
          </w:tcPr>
          <w:p w:rsidR="00911E93" w:rsidRDefault="00911E93" w:rsidP="00911E93">
            <w:r>
              <w:t>Successfully login the Student into School Management System.</w:t>
            </w:r>
          </w:p>
        </w:tc>
        <w:tc>
          <w:tcPr>
            <w:tcW w:w="1916" w:type="dxa"/>
          </w:tcPr>
          <w:p w:rsidR="00911E93" w:rsidRDefault="00911E93" w:rsidP="009A0389">
            <w:proofErr w:type="spellStart"/>
            <w:r>
              <w:t>Susmita</w:t>
            </w:r>
            <w:proofErr w:type="spellEnd"/>
          </w:p>
        </w:tc>
      </w:tr>
      <w:tr w:rsidR="00911E93" w:rsidTr="009A0389">
        <w:tc>
          <w:tcPr>
            <w:tcW w:w="1915" w:type="dxa"/>
          </w:tcPr>
          <w:p w:rsidR="00911E93" w:rsidRDefault="00911E93" w:rsidP="009A0389">
            <w:r>
              <w:t>SMS - 013</w:t>
            </w:r>
          </w:p>
        </w:tc>
        <w:tc>
          <w:tcPr>
            <w:tcW w:w="1915" w:type="dxa"/>
          </w:tcPr>
          <w:p w:rsidR="00911E93" w:rsidRDefault="0069600C" w:rsidP="00C911D1">
            <w:r>
              <w:t>Enter</w:t>
            </w:r>
          </w:p>
        </w:tc>
        <w:tc>
          <w:tcPr>
            <w:tcW w:w="1915" w:type="dxa"/>
          </w:tcPr>
          <w:p w:rsidR="00911E93" w:rsidRDefault="0069600C" w:rsidP="00C40C94">
            <w:r>
              <w:t>Select Enter</w:t>
            </w:r>
            <w:r w:rsidR="00911E93">
              <w:t xml:space="preserve"> to show the details of the Student from Mobile.</w:t>
            </w:r>
          </w:p>
        </w:tc>
        <w:tc>
          <w:tcPr>
            <w:tcW w:w="1915" w:type="dxa"/>
          </w:tcPr>
          <w:p w:rsidR="00911E93" w:rsidRDefault="00911E93" w:rsidP="00911E93">
            <w:r>
              <w:t xml:space="preserve">Successfully shows the details. </w:t>
            </w:r>
          </w:p>
        </w:tc>
        <w:tc>
          <w:tcPr>
            <w:tcW w:w="1916" w:type="dxa"/>
          </w:tcPr>
          <w:p w:rsidR="00911E93" w:rsidRDefault="00911E93" w:rsidP="009A0389">
            <w:proofErr w:type="spellStart"/>
            <w:r>
              <w:t>Susmita</w:t>
            </w:r>
            <w:proofErr w:type="spellEnd"/>
          </w:p>
        </w:tc>
      </w:tr>
      <w:tr w:rsidR="0069600C" w:rsidTr="009A0389">
        <w:tc>
          <w:tcPr>
            <w:tcW w:w="1915" w:type="dxa"/>
          </w:tcPr>
          <w:p w:rsidR="0069600C" w:rsidRDefault="0069600C" w:rsidP="009A0389">
            <w:r>
              <w:t>SMS – 014</w:t>
            </w:r>
          </w:p>
        </w:tc>
        <w:tc>
          <w:tcPr>
            <w:tcW w:w="1915" w:type="dxa"/>
          </w:tcPr>
          <w:p w:rsidR="0069600C" w:rsidRDefault="0069600C" w:rsidP="00C911D1">
            <w:r>
              <w:t>Result</w:t>
            </w:r>
          </w:p>
        </w:tc>
        <w:tc>
          <w:tcPr>
            <w:tcW w:w="1915" w:type="dxa"/>
          </w:tcPr>
          <w:p w:rsidR="0069600C" w:rsidRDefault="0069600C" w:rsidP="00C40C94">
            <w:r>
              <w:t>Select Result for showing the marks of the student.</w:t>
            </w:r>
          </w:p>
        </w:tc>
        <w:tc>
          <w:tcPr>
            <w:tcW w:w="1915" w:type="dxa"/>
          </w:tcPr>
          <w:p w:rsidR="0069600C" w:rsidRDefault="0069600C" w:rsidP="00911E93">
            <w:r>
              <w:t>Successfully shown.</w:t>
            </w:r>
          </w:p>
        </w:tc>
        <w:tc>
          <w:tcPr>
            <w:tcW w:w="1916" w:type="dxa"/>
          </w:tcPr>
          <w:p w:rsidR="0069600C" w:rsidRDefault="0069600C" w:rsidP="009A0389">
            <w:proofErr w:type="spellStart"/>
            <w:r>
              <w:t>Susmita</w:t>
            </w:r>
            <w:proofErr w:type="spellEnd"/>
          </w:p>
        </w:tc>
      </w:tr>
    </w:tbl>
    <w:p w:rsidR="007974F0" w:rsidRDefault="007974F0" w:rsidP="007974F0"/>
    <w:p w:rsidR="007974F0" w:rsidRDefault="00842240" w:rsidP="00792993">
      <w:pPr>
        <w:pStyle w:val="Heading1"/>
      </w:pPr>
      <w:bookmarkStart w:id="34" w:name="_Toc346626352"/>
      <w:r>
        <w:lastRenderedPageBreak/>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0C3860" w:rsidRDefault="000C3860" w:rsidP="000C3860">
      <w:bookmarkStart w:id="44" w:name="_Toc346626362"/>
      <w:r>
        <w:t>SMS application will be tested using following strategies to ensure that the application succeeds to complete all the functional and non functional requirements:</w:t>
      </w:r>
    </w:p>
    <w:p w:rsidR="000C3860" w:rsidRDefault="000C3860" w:rsidP="000C3860">
      <w:pPr>
        <w:pStyle w:val="Heading3"/>
        <w:rPr>
          <w:lang w:val="en-GB"/>
        </w:rPr>
      </w:pPr>
      <w:r>
        <w:rPr>
          <w:lang w:val="en-GB"/>
        </w:rPr>
        <w:t>Unit Testing:</w:t>
      </w:r>
    </w:p>
    <w:p w:rsidR="000C3860" w:rsidRDefault="000C3860" w:rsidP="000C3860">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0C3860" w:rsidRDefault="000C3860" w:rsidP="000C3860">
      <w:pPr>
        <w:jc w:val="both"/>
        <w:rPr>
          <w:rFonts w:ascii="Arial" w:hAnsi="Arial" w:cs="Arial"/>
        </w:rPr>
      </w:pPr>
      <w:r w:rsidRPr="006B0E31">
        <w:rPr>
          <w:rFonts w:ascii="Arial" w:hAnsi="Arial" w:cs="Arial"/>
        </w:rPr>
        <w:lastRenderedPageBreak/>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0C3860" w:rsidRDefault="000C3860" w:rsidP="000C3860">
      <w:pPr>
        <w:jc w:val="both"/>
        <w:rPr>
          <w:rFonts w:ascii="Arial" w:hAnsi="Arial" w:cs="Arial"/>
        </w:rPr>
      </w:pPr>
    </w:p>
    <w:p w:rsidR="000C3860" w:rsidRDefault="000C3860" w:rsidP="000C3860">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D702E7" w:rsidRDefault="000C3860" w:rsidP="00522290">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0C3860" w:rsidRPr="006B0E31" w:rsidTr="00522290">
        <w:trPr>
          <w:cantSplit/>
          <w:trHeight w:val="1083"/>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0C3860">
            <w:pPr>
              <w:pStyle w:val="BodyText1"/>
              <w:numPr>
                <w:ilvl w:val="0"/>
                <w:numId w:val="45"/>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0C3860" w:rsidRPr="006B0E31" w:rsidTr="00522290">
        <w:trPr>
          <w:cantSplit/>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vAlign w:val="center"/>
          </w:tcPr>
          <w:p w:rsidR="000C3860" w:rsidRPr="006B0E31" w:rsidRDefault="000C3860" w:rsidP="000C3860">
            <w:pPr>
              <w:pStyle w:val="BodyText1"/>
              <w:numPr>
                <w:ilvl w:val="0"/>
                <w:numId w:val="45"/>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0C3860" w:rsidRDefault="000C3860" w:rsidP="000C3860"/>
    <w:p w:rsidR="000C3860" w:rsidRDefault="000C3860" w:rsidP="000C3860">
      <w:pPr>
        <w:pStyle w:val="Heading3"/>
      </w:pPr>
      <w:r>
        <w:t>Functional Testing:</w:t>
      </w:r>
    </w:p>
    <w:p w:rsidR="000C3860" w:rsidRDefault="000C3860" w:rsidP="000C3860">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Pr>
          <w:rFonts w:ascii="Arial" w:hAnsi="Arial" w:cs="Arial"/>
        </w:rPr>
        <w:t>SMS:</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D702E7" w:rsidRDefault="000C3860" w:rsidP="00522290">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0C3860" w:rsidRPr="00D702E7" w:rsidRDefault="000C3860" w:rsidP="000C3860">
            <w:pPr>
              <w:pStyle w:val="BodyText1"/>
              <w:numPr>
                <w:ilvl w:val="0"/>
                <w:numId w:val="45"/>
              </w:numPr>
              <w:jc w:val="both"/>
              <w:rPr>
                <w:rFonts w:ascii="Arial" w:hAnsi="Arial" w:cs="Arial"/>
              </w:rPr>
            </w:pPr>
            <w:r w:rsidRPr="00D702E7">
              <w:rPr>
                <w:rFonts w:ascii="Arial" w:hAnsi="Arial" w:cs="Arial"/>
              </w:rPr>
              <w:t>The expected results occur when valid data is used.</w:t>
            </w:r>
          </w:p>
          <w:p w:rsidR="000C3860" w:rsidRPr="00D702E7" w:rsidRDefault="000C3860" w:rsidP="000C3860">
            <w:pPr>
              <w:pStyle w:val="BodyText1"/>
              <w:numPr>
                <w:ilvl w:val="0"/>
                <w:numId w:val="45"/>
              </w:numPr>
              <w:jc w:val="both"/>
              <w:rPr>
                <w:rFonts w:ascii="Arial" w:hAnsi="Arial" w:cs="Arial"/>
              </w:rPr>
            </w:pPr>
            <w:r w:rsidRPr="00D702E7">
              <w:rPr>
                <w:rFonts w:ascii="Arial" w:hAnsi="Arial" w:cs="Arial"/>
              </w:rPr>
              <w:t>The appropriate error or warning messages are displayed when invalid data is used.</w:t>
            </w:r>
          </w:p>
          <w:p w:rsidR="000C3860" w:rsidRPr="00D702E7" w:rsidRDefault="000C3860" w:rsidP="000C3860">
            <w:pPr>
              <w:pStyle w:val="BodyText1"/>
              <w:numPr>
                <w:ilvl w:val="0"/>
                <w:numId w:val="45"/>
              </w:numPr>
              <w:jc w:val="both"/>
              <w:rPr>
                <w:rFonts w:ascii="Arial" w:hAnsi="Arial" w:cs="Arial"/>
              </w:rPr>
            </w:pPr>
            <w:r w:rsidRPr="00D702E7">
              <w:rPr>
                <w:rFonts w:ascii="Arial" w:hAnsi="Arial" w:cs="Arial"/>
              </w:rPr>
              <w:t>Business rules are properly applied.</w:t>
            </w:r>
          </w:p>
          <w:p w:rsidR="000C3860" w:rsidRPr="006B0E31" w:rsidRDefault="000C3860" w:rsidP="000C3860">
            <w:pPr>
              <w:pStyle w:val="BodyText1"/>
              <w:numPr>
                <w:ilvl w:val="0"/>
                <w:numId w:val="45"/>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Pr="00D702E7" w:rsidRDefault="000C3860" w:rsidP="000C3860">
            <w:pPr>
              <w:pStyle w:val="BodyText1"/>
              <w:numPr>
                <w:ilvl w:val="0"/>
                <w:numId w:val="45"/>
              </w:numPr>
              <w:jc w:val="both"/>
              <w:rPr>
                <w:rFonts w:ascii="Arial" w:hAnsi="Arial" w:cs="Arial"/>
              </w:rPr>
            </w:pPr>
            <w:r w:rsidRPr="00D702E7">
              <w:rPr>
                <w:rFonts w:ascii="Arial" w:hAnsi="Arial" w:cs="Arial"/>
              </w:rPr>
              <w:t>All planned tests have been executed.</w:t>
            </w:r>
          </w:p>
          <w:p w:rsidR="000C3860" w:rsidRPr="00D702E7" w:rsidRDefault="000C3860" w:rsidP="000C3860">
            <w:pPr>
              <w:pStyle w:val="BodyText1"/>
              <w:numPr>
                <w:ilvl w:val="0"/>
                <w:numId w:val="45"/>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0C3860" w:rsidRPr="006B0E31" w:rsidRDefault="000C3860" w:rsidP="000C3860">
            <w:pPr>
              <w:pStyle w:val="BodyText1"/>
              <w:numPr>
                <w:ilvl w:val="0"/>
                <w:numId w:val="45"/>
              </w:numPr>
              <w:jc w:val="both"/>
              <w:rPr>
                <w:rFonts w:ascii="Arial" w:hAnsi="Arial" w:cs="Arial"/>
              </w:rPr>
            </w:pPr>
            <w:r w:rsidRPr="00D702E7">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Regression Testing:</w:t>
      </w:r>
    </w:p>
    <w:p w:rsidR="000C3860" w:rsidRDefault="000C3860" w:rsidP="000C3860">
      <w:pPr>
        <w:pStyle w:val="BodyText1"/>
        <w:jc w:val="both"/>
        <w:rPr>
          <w:rFonts w:ascii="Arial" w:hAnsi="Arial" w:cs="Arial"/>
        </w:rPr>
      </w:pPr>
      <w:r w:rsidRPr="00834779">
        <w:rPr>
          <w:rFonts w:ascii="Arial" w:hAnsi="Arial" w:cs="Arial"/>
        </w:rPr>
        <w:lastRenderedPageBreak/>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commended for each application(s)/module(s) of SMS</w:t>
      </w:r>
      <w:proofErr w:type="gramStart"/>
      <w:r>
        <w:rPr>
          <w:rFonts w:ascii="Arial" w:hAnsi="Arial" w:cs="Arial"/>
        </w:rPr>
        <w:t>.</w:t>
      </w:r>
      <w:proofErr w:type="gramEnd"/>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Tr="00522290">
        <w:trPr>
          <w:cantSplit/>
          <w:jc w:val="center"/>
        </w:trPr>
        <w:tc>
          <w:tcPr>
            <w:tcW w:w="2211" w:type="dxa"/>
          </w:tcPr>
          <w:p w:rsidR="000C3860" w:rsidRPr="00940D2E" w:rsidRDefault="000C3860" w:rsidP="00522290">
            <w:pPr>
              <w:pStyle w:val="BodyText1"/>
              <w:rPr>
                <w:rFonts w:ascii="Arial" w:hAnsi="Arial" w:cs="Arial"/>
              </w:rPr>
            </w:pPr>
            <w:r w:rsidRPr="00940D2E">
              <w:rPr>
                <w:rFonts w:ascii="Arial" w:hAnsi="Arial" w:cs="Arial"/>
              </w:rPr>
              <w:t>Test Objective:</w:t>
            </w:r>
          </w:p>
        </w:tc>
        <w:tc>
          <w:tcPr>
            <w:tcW w:w="6627" w:type="dxa"/>
          </w:tcPr>
          <w:p w:rsidR="000C3860" w:rsidRPr="00834779" w:rsidRDefault="000C3860" w:rsidP="00522290">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0C3860" w:rsidTr="00522290">
        <w:trPr>
          <w:cantSplit/>
          <w:jc w:val="center"/>
        </w:trPr>
        <w:tc>
          <w:tcPr>
            <w:tcW w:w="2211" w:type="dxa"/>
          </w:tcPr>
          <w:p w:rsidR="000C3860" w:rsidRPr="00940D2E" w:rsidRDefault="000C3860" w:rsidP="00522290">
            <w:pPr>
              <w:pStyle w:val="BodyText1"/>
              <w:rPr>
                <w:rFonts w:ascii="Arial" w:hAnsi="Arial" w:cs="Arial"/>
              </w:rPr>
            </w:pPr>
            <w:r w:rsidRPr="00940D2E">
              <w:rPr>
                <w:rFonts w:ascii="Arial" w:hAnsi="Arial" w:cs="Arial"/>
              </w:rPr>
              <w:t>Technique:</w:t>
            </w:r>
          </w:p>
        </w:tc>
        <w:tc>
          <w:tcPr>
            <w:tcW w:w="6627" w:type="dxa"/>
          </w:tcPr>
          <w:p w:rsidR="000C3860" w:rsidRPr="00834779" w:rsidRDefault="000C3860" w:rsidP="000C3860">
            <w:pPr>
              <w:pStyle w:val="BodyText1"/>
              <w:numPr>
                <w:ilvl w:val="0"/>
                <w:numId w:val="45"/>
              </w:numPr>
              <w:jc w:val="both"/>
              <w:rPr>
                <w:rFonts w:ascii="Arial" w:hAnsi="Arial" w:cs="Arial"/>
              </w:rPr>
            </w:pPr>
            <w:r w:rsidRPr="00834779">
              <w:rPr>
                <w:rFonts w:ascii="Arial" w:hAnsi="Arial" w:cs="Arial"/>
              </w:rPr>
              <w:t>Execute previous passed testing suites to ensure  the following:</w:t>
            </w:r>
          </w:p>
          <w:p w:rsidR="000C3860" w:rsidRPr="00834779" w:rsidRDefault="000C3860" w:rsidP="000C3860">
            <w:pPr>
              <w:pStyle w:val="BodyText1"/>
              <w:numPr>
                <w:ilvl w:val="0"/>
                <w:numId w:val="45"/>
              </w:numPr>
              <w:jc w:val="both"/>
              <w:rPr>
                <w:rFonts w:ascii="Arial" w:hAnsi="Arial" w:cs="Arial"/>
              </w:rPr>
            </w:pPr>
            <w:r w:rsidRPr="00834779">
              <w:rPr>
                <w:rFonts w:ascii="Arial" w:hAnsi="Arial" w:cs="Arial"/>
              </w:rPr>
              <w:t>The expected results occur when valid data is used.</w:t>
            </w:r>
          </w:p>
          <w:p w:rsidR="000C3860" w:rsidRPr="00834779" w:rsidRDefault="000C3860" w:rsidP="000C3860">
            <w:pPr>
              <w:pStyle w:val="BodyText1"/>
              <w:numPr>
                <w:ilvl w:val="0"/>
                <w:numId w:val="45"/>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0C3860" w:rsidRPr="00D822E4" w:rsidRDefault="000C3860" w:rsidP="000C3860">
            <w:pPr>
              <w:pStyle w:val="BodyText1"/>
              <w:numPr>
                <w:ilvl w:val="0"/>
                <w:numId w:val="45"/>
              </w:numPr>
              <w:jc w:val="both"/>
              <w:rPr>
                <w:rFonts w:ascii="Arial" w:hAnsi="Arial" w:cs="Arial"/>
              </w:rPr>
            </w:pPr>
            <w:r w:rsidRPr="00834779">
              <w:rPr>
                <w:rFonts w:ascii="Arial" w:hAnsi="Arial" w:cs="Arial"/>
              </w:rPr>
              <w:t>Each bus</w:t>
            </w:r>
            <w:r>
              <w:rPr>
                <w:rFonts w:ascii="Arial" w:hAnsi="Arial" w:cs="Arial"/>
              </w:rPr>
              <w:t>iness rule is properly applied.</w:t>
            </w:r>
          </w:p>
        </w:tc>
      </w:tr>
      <w:tr w:rsidR="000C3860" w:rsidTr="00522290">
        <w:trPr>
          <w:cantSplit/>
          <w:jc w:val="center"/>
        </w:trPr>
        <w:tc>
          <w:tcPr>
            <w:tcW w:w="2211" w:type="dxa"/>
          </w:tcPr>
          <w:p w:rsidR="000C3860" w:rsidRPr="00940D2E" w:rsidRDefault="000C3860" w:rsidP="00522290">
            <w:pPr>
              <w:pStyle w:val="BodyText1"/>
              <w:rPr>
                <w:rFonts w:ascii="Arial" w:hAnsi="Arial" w:cs="Arial"/>
              </w:rPr>
            </w:pPr>
            <w:r w:rsidRPr="00940D2E">
              <w:rPr>
                <w:rFonts w:ascii="Arial" w:hAnsi="Arial" w:cs="Arial"/>
              </w:rPr>
              <w:t>Completion Criteria:</w:t>
            </w:r>
          </w:p>
        </w:tc>
        <w:tc>
          <w:tcPr>
            <w:tcW w:w="6627" w:type="dxa"/>
          </w:tcPr>
          <w:p w:rsidR="000C3860" w:rsidRPr="00834779" w:rsidRDefault="000C3860" w:rsidP="00522290">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0C3860" w:rsidRPr="00834779" w:rsidRDefault="000C3860" w:rsidP="00522290">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Database &amp; Data Integrity Testing</w:t>
      </w:r>
    </w:p>
    <w:p w:rsidR="000C3860" w:rsidRDefault="000C3860" w:rsidP="000C3860">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SMS</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E407BB" w:rsidTr="00522290">
        <w:trPr>
          <w:cantSplit/>
          <w:jc w:val="center"/>
        </w:trPr>
        <w:tc>
          <w:tcPr>
            <w:tcW w:w="2211" w:type="dxa"/>
          </w:tcPr>
          <w:p w:rsidR="000C3860" w:rsidRPr="00E407BB" w:rsidRDefault="000C3860" w:rsidP="00522290">
            <w:pPr>
              <w:pStyle w:val="BodyText1"/>
              <w:rPr>
                <w:rFonts w:ascii="Arial" w:hAnsi="Arial"/>
                <w:highlight w:val="yellow"/>
              </w:rPr>
            </w:pPr>
            <w:r w:rsidRPr="00147986">
              <w:rPr>
                <w:rFonts w:ascii="Arial" w:hAnsi="Arial"/>
              </w:rPr>
              <w:t>Test Objective:</w:t>
            </w:r>
          </w:p>
        </w:tc>
        <w:tc>
          <w:tcPr>
            <w:tcW w:w="6627" w:type="dxa"/>
          </w:tcPr>
          <w:p w:rsidR="000C3860" w:rsidRPr="00D6786A" w:rsidRDefault="000C3860" w:rsidP="00522290">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0C3860" w:rsidRPr="00E407BB" w:rsidTr="00522290">
        <w:trPr>
          <w:cantSplit/>
          <w:trHeight w:val="642"/>
          <w:jc w:val="center"/>
        </w:trPr>
        <w:tc>
          <w:tcPr>
            <w:tcW w:w="2211" w:type="dxa"/>
          </w:tcPr>
          <w:p w:rsidR="000C3860" w:rsidRPr="00E407BB" w:rsidRDefault="000C3860" w:rsidP="00522290">
            <w:pPr>
              <w:pStyle w:val="BodyText1"/>
              <w:rPr>
                <w:rFonts w:ascii="Arial" w:hAnsi="Arial"/>
                <w:highlight w:val="yellow"/>
              </w:rPr>
            </w:pPr>
            <w:r w:rsidRPr="00FE5DE9">
              <w:rPr>
                <w:rFonts w:ascii="Arial" w:hAnsi="Arial"/>
              </w:rPr>
              <w:t>Technique:</w:t>
            </w:r>
          </w:p>
        </w:tc>
        <w:tc>
          <w:tcPr>
            <w:tcW w:w="6627" w:type="dxa"/>
          </w:tcPr>
          <w:p w:rsidR="000C3860" w:rsidRPr="00147986" w:rsidRDefault="000C3860" w:rsidP="000C3860">
            <w:pPr>
              <w:pStyle w:val="BodyText1"/>
              <w:numPr>
                <w:ilvl w:val="0"/>
                <w:numId w:val="45"/>
              </w:numPr>
              <w:jc w:val="both"/>
            </w:pPr>
            <w:r w:rsidRPr="00147986">
              <w:rPr>
                <w:rFonts w:ascii="Arial" w:hAnsi="Arial" w:cs="Arial"/>
              </w:rPr>
              <w:t>SQL queries will be executed in the DB to verify the data content and correctness.</w:t>
            </w:r>
          </w:p>
        </w:tc>
      </w:tr>
      <w:tr w:rsidR="000C3860" w:rsidRPr="00E407BB" w:rsidTr="00522290">
        <w:trPr>
          <w:cantSplit/>
          <w:jc w:val="center"/>
        </w:trPr>
        <w:tc>
          <w:tcPr>
            <w:tcW w:w="2211" w:type="dxa"/>
          </w:tcPr>
          <w:p w:rsidR="000C3860" w:rsidRPr="00E407BB" w:rsidRDefault="000C3860" w:rsidP="00522290">
            <w:pPr>
              <w:pStyle w:val="BodyText1"/>
              <w:rPr>
                <w:rFonts w:ascii="Arial" w:hAnsi="Arial"/>
                <w:highlight w:val="yellow"/>
              </w:rPr>
            </w:pPr>
            <w:r w:rsidRPr="00FE5DE9">
              <w:rPr>
                <w:rFonts w:ascii="Arial" w:hAnsi="Arial"/>
              </w:rPr>
              <w:t>Completion Criteria:</w:t>
            </w:r>
          </w:p>
        </w:tc>
        <w:tc>
          <w:tcPr>
            <w:tcW w:w="6627" w:type="dxa"/>
          </w:tcPr>
          <w:p w:rsidR="000C3860" w:rsidRPr="00147986" w:rsidRDefault="000C3860" w:rsidP="000C3860">
            <w:pPr>
              <w:pStyle w:val="BodyText1"/>
              <w:numPr>
                <w:ilvl w:val="0"/>
                <w:numId w:val="45"/>
              </w:numPr>
              <w:jc w:val="both"/>
              <w:rPr>
                <w:rFonts w:ascii="Arial" w:hAnsi="Arial" w:cs="Arial"/>
              </w:rPr>
            </w:pPr>
            <w:r w:rsidRPr="00147986">
              <w:rPr>
                <w:rFonts w:ascii="Arial" w:hAnsi="Arial" w:cs="Arial"/>
              </w:rPr>
              <w:t>All planned tests have been executed.</w:t>
            </w:r>
          </w:p>
          <w:p w:rsidR="000C3860" w:rsidRPr="00147986" w:rsidRDefault="000C3860" w:rsidP="000C3860">
            <w:pPr>
              <w:pStyle w:val="BodyText1"/>
              <w:numPr>
                <w:ilvl w:val="0"/>
                <w:numId w:val="45"/>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0C3860" w:rsidRPr="00147986" w:rsidRDefault="000C3860" w:rsidP="000C3860">
            <w:pPr>
              <w:pStyle w:val="BodyText1"/>
              <w:numPr>
                <w:ilvl w:val="0"/>
                <w:numId w:val="45"/>
              </w:numPr>
              <w:jc w:val="both"/>
            </w:pPr>
            <w:r w:rsidRPr="00147986">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User Interface Testing:</w:t>
      </w:r>
    </w:p>
    <w:p w:rsidR="000C3860" w:rsidRDefault="000C3860" w:rsidP="000C3860">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6B0E31">
              <w:rPr>
                <w:rFonts w:ascii="Arial" w:hAnsi="Arial" w:cs="Arial"/>
                <w:lang w:val="en-CA"/>
              </w:rPr>
              <w:t>UI testing will verify the screens and the layouts and navigation</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lastRenderedPageBreak/>
              <w:t>Technique:</w:t>
            </w:r>
          </w:p>
        </w:tc>
        <w:tc>
          <w:tcPr>
            <w:tcW w:w="6627" w:type="dxa"/>
          </w:tcPr>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Verify the design and layout of the screen.</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Identify the integration links.</w:t>
            </w:r>
          </w:p>
          <w:p w:rsidR="000C3860" w:rsidRDefault="000C3860" w:rsidP="000C3860">
            <w:pPr>
              <w:pStyle w:val="BodyText1"/>
              <w:numPr>
                <w:ilvl w:val="0"/>
                <w:numId w:val="45"/>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0C3860" w:rsidRPr="006B0E31" w:rsidRDefault="000C3860" w:rsidP="000C3860">
            <w:pPr>
              <w:pStyle w:val="BodyText1"/>
              <w:numPr>
                <w:ilvl w:val="0"/>
                <w:numId w:val="45"/>
              </w:numPr>
              <w:jc w:val="both"/>
              <w:rPr>
                <w:rFonts w:ascii="Arial" w:hAnsi="Arial" w:cs="Arial"/>
              </w:rPr>
            </w:pPr>
            <w:r>
              <w:rPr>
                <w:rFonts w:ascii="Arial" w:hAnsi="Arial" w:cs="Arial"/>
              </w:rPr>
              <w:t>Validation of general navigation</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All navigation test cases have been executed.</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All screens have been verified as per design and layouts</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Performance Profiling:</w:t>
      </w:r>
    </w:p>
    <w:p w:rsidR="000C3860" w:rsidRDefault="000C3860" w:rsidP="000C3860">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SMS</w:t>
            </w:r>
            <w:r w:rsidRPr="006B0E31">
              <w:rPr>
                <w:rFonts w:ascii="Arial" w:hAnsi="Arial" w:cs="Arial"/>
              </w:rPr>
              <w:t xml:space="preserve"> application</w:t>
            </w:r>
            <w:r>
              <w:rPr>
                <w:rFonts w:ascii="Arial" w:hAnsi="Arial" w:cs="Arial"/>
              </w:rPr>
              <w:t xml:space="preserve"> is up to the desired level.</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0C3860" w:rsidRPr="006B0E31" w:rsidRDefault="000C3860" w:rsidP="000C3860">
            <w:pPr>
              <w:pStyle w:val="BodyText1"/>
              <w:numPr>
                <w:ilvl w:val="0"/>
                <w:numId w:val="45"/>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0C3860" w:rsidRPr="00B3585B" w:rsidRDefault="000C3860" w:rsidP="000C3860">
      <w:pPr>
        <w:pStyle w:val="BodyText1"/>
        <w:jc w:val="both"/>
        <w:rPr>
          <w:rFonts w:ascii="Arial" w:hAnsi="Arial" w:cs="Arial"/>
        </w:rPr>
      </w:pPr>
      <w:r w:rsidRPr="00B3585B">
        <w:rPr>
          <w:rFonts w:ascii="Arial" w:hAnsi="Arial" w:cs="Arial"/>
        </w:rPr>
        <w:t>.</w:t>
      </w:r>
    </w:p>
    <w:p w:rsidR="000C3860" w:rsidRDefault="000C3860" w:rsidP="000C3860">
      <w:pPr>
        <w:pStyle w:val="Heading3"/>
      </w:pPr>
      <w:r>
        <w:t>Load Testing:</w:t>
      </w:r>
    </w:p>
    <w:p w:rsidR="000C3860" w:rsidRDefault="000C3860" w:rsidP="000C3860">
      <w:pPr>
        <w:jc w:val="both"/>
        <w:rPr>
          <w:rFonts w:ascii="Arial" w:hAnsi="Arial" w:cs="Arial"/>
          <w:lang w:val="en-GB"/>
        </w:rPr>
      </w:pPr>
      <w:r w:rsidRPr="00E12198">
        <w:rPr>
          <w:rFonts w:ascii="Arial" w:hAnsi="Arial" w:cs="Arial"/>
          <w:lang w:val="en-GB"/>
        </w:rPr>
        <w:t xml:space="preserve">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w:t>
      </w:r>
      <w:r w:rsidRPr="00E12198">
        <w:rPr>
          <w:rFonts w:ascii="Arial" w:hAnsi="Arial" w:cs="Arial"/>
          <w:lang w:val="en-GB"/>
        </w:rPr>
        <w:lastRenderedPageBreak/>
        <w:t>functions properly at the expected maximum workload. Additionally, load testing evaluates the performance characteristics, such as response times, transaction rates, and other time sensitive issues.</w:t>
      </w:r>
    </w:p>
    <w:p w:rsidR="000C3860" w:rsidRDefault="000C3860" w:rsidP="000C3860">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0C3860" w:rsidRPr="006B0E31" w:rsidRDefault="000C3860" w:rsidP="000C3860">
            <w:pPr>
              <w:pStyle w:val="BodyText1"/>
              <w:numPr>
                <w:ilvl w:val="0"/>
                <w:numId w:val="45"/>
              </w:numPr>
              <w:jc w:val="both"/>
              <w:rPr>
                <w:rFonts w:ascii="Arial" w:hAnsi="Arial" w:cs="Arial"/>
              </w:rPr>
            </w:pPr>
            <w:r>
              <w:rPr>
                <w:rFonts w:ascii="Arial" w:hAnsi="Arial" w:cs="Arial"/>
              </w:rPr>
              <w:t>Scripts will be executed to simulate the peak load for 1 hour and report will be generated and analysed.</w:t>
            </w:r>
          </w:p>
          <w:p w:rsidR="000C3860" w:rsidRPr="006B0E31" w:rsidRDefault="000C3860" w:rsidP="000C3860">
            <w:pPr>
              <w:pStyle w:val="BodyText1"/>
              <w:numPr>
                <w:ilvl w:val="0"/>
                <w:numId w:val="45"/>
              </w:numPr>
              <w:jc w:val="both"/>
              <w:rPr>
                <w:rFonts w:ascii="Arial" w:hAnsi="Arial" w:cs="Arial"/>
              </w:rPr>
            </w:pPr>
            <w:r w:rsidRPr="00D702E7">
              <w:rPr>
                <w:rFonts w:ascii="Arial" w:hAnsi="Arial" w:cs="Arial"/>
              </w:rPr>
              <w:t>This will be done using Load Runner.</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0C3860">
            <w:pPr>
              <w:pStyle w:val="BodyText1"/>
              <w:numPr>
                <w:ilvl w:val="0"/>
                <w:numId w:val="45"/>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0C3860" w:rsidRPr="00E12198" w:rsidRDefault="000C3860" w:rsidP="000C3860">
      <w:pPr>
        <w:jc w:val="both"/>
        <w:rPr>
          <w:rFonts w:ascii="Arial" w:hAnsi="Arial" w:cs="Arial"/>
          <w:lang w:val="en-GB"/>
        </w:rPr>
      </w:pPr>
    </w:p>
    <w:p w:rsidR="000C3860" w:rsidRDefault="000C3860" w:rsidP="000C3860">
      <w:pPr>
        <w:pStyle w:val="Heading3"/>
      </w:pPr>
      <w:r>
        <w:t>Stress Testing:</w:t>
      </w:r>
    </w:p>
    <w:p w:rsidR="000C3860" w:rsidRDefault="000C3860" w:rsidP="000C3860">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Pr="007F3F0C" w:rsidRDefault="000C3860" w:rsidP="000C3860">
      <w:pPr>
        <w:jc w:val="both"/>
        <w:rPr>
          <w:rFonts w:ascii="Arial" w:hAnsi="Arial" w:cs="Arial"/>
          <w:lang w:val="en-GB"/>
        </w:rPr>
      </w:pPr>
    </w:p>
    <w:p w:rsidR="000C3860" w:rsidRDefault="000C3860" w:rsidP="000C3860">
      <w:pPr>
        <w:pStyle w:val="Heading3"/>
      </w:pPr>
      <w:r>
        <w:t>Volume Testing:</w:t>
      </w:r>
    </w:p>
    <w:p w:rsidR="000C3860" w:rsidRDefault="000C3860" w:rsidP="000C3860">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lastRenderedPageBreak/>
        <w:t>Security &amp; Access Control Testing:</w:t>
      </w:r>
    </w:p>
    <w:p w:rsidR="000C3860" w:rsidRPr="006B0E31" w:rsidRDefault="000C3860" w:rsidP="000C3860">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0C3860" w:rsidRPr="006B0E31" w:rsidRDefault="000C3860" w:rsidP="000C3860">
      <w:pPr>
        <w:pStyle w:val="BodyText1"/>
        <w:numPr>
          <w:ilvl w:val="0"/>
          <w:numId w:val="46"/>
        </w:numPr>
        <w:jc w:val="both"/>
        <w:rPr>
          <w:rFonts w:ascii="Arial" w:hAnsi="Arial" w:cs="Arial"/>
        </w:rPr>
      </w:pPr>
      <w:r w:rsidRPr="006B0E31">
        <w:rPr>
          <w:rFonts w:ascii="Arial" w:hAnsi="Arial" w:cs="Arial"/>
        </w:rPr>
        <w:t>Application-level security, including access to the Data or Business Functions</w:t>
      </w:r>
    </w:p>
    <w:p w:rsidR="000C3860" w:rsidRDefault="000C3860" w:rsidP="000C3860">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0C3860" w:rsidRDefault="000C3860" w:rsidP="000C3860">
      <w:pPr>
        <w:jc w:val="both"/>
        <w:rPr>
          <w:rFonts w:ascii="Arial" w:hAnsi="Arial" w:cs="Arial"/>
        </w:rPr>
      </w:pPr>
    </w:p>
    <w:p w:rsidR="000C3860" w:rsidRDefault="000C3860" w:rsidP="000C3860">
      <w:pPr>
        <w:pStyle w:val="Heading3"/>
        <w:rPr>
          <w:lang w:val="en-GB"/>
        </w:rPr>
      </w:pPr>
      <w:r>
        <w:rPr>
          <w:lang w:val="en-GB"/>
        </w:rPr>
        <w:t>Failover &amp; Recovery Testing:</w:t>
      </w:r>
    </w:p>
    <w:p w:rsidR="000C3860" w:rsidRPr="00515199" w:rsidRDefault="000C3860" w:rsidP="000C3860">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0C3860" w:rsidRPr="00515199" w:rsidRDefault="000C3860" w:rsidP="000C3860">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0C3860" w:rsidRDefault="000C3860" w:rsidP="000C3860">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Configuration Testing:</w:t>
      </w:r>
    </w:p>
    <w:p w:rsidR="000C3860" w:rsidRDefault="000C3860" w:rsidP="000C3860">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Installation/Deploy &amp; Back out Testing:</w:t>
      </w:r>
    </w:p>
    <w:p w:rsidR="000C3860" w:rsidRDefault="000C3860" w:rsidP="000C386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lastRenderedPageBreak/>
        <w:t>Post Production Testing:</w:t>
      </w:r>
    </w:p>
    <w:p w:rsidR="000C3860" w:rsidRDefault="000C3860" w:rsidP="000C3860">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0C3860" w:rsidRDefault="000C3860" w:rsidP="000C3860">
      <w:pPr>
        <w:jc w:val="both"/>
        <w:rPr>
          <w:rFonts w:ascii="Arial" w:hAnsi="Arial" w:cs="Arial"/>
          <w:lang w:val="en-GB"/>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Pr="009066D8" w:rsidRDefault="000C3860" w:rsidP="000C3860">
      <w:pPr>
        <w:pStyle w:val="Heading3"/>
      </w:pPr>
      <w:r>
        <w:t>Data Migration Testing:</w:t>
      </w:r>
    </w:p>
    <w:p w:rsidR="000C3860" w:rsidRPr="008957A0" w:rsidRDefault="000C3860" w:rsidP="000C386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0C3860" w:rsidRDefault="000C3860" w:rsidP="000C3860">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0C3860" w:rsidRPr="005D2580" w:rsidRDefault="000C3860" w:rsidP="000C386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0C3860" w:rsidRPr="006B0E31" w:rsidRDefault="000C3860" w:rsidP="000C3860">
            <w:pPr>
              <w:pStyle w:val="BodyText1"/>
              <w:numPr>
                <w:ilvl w:val="0"/>
                <w:numId w:val="45"/>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Data Migration is done.</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0C3860" w:rsidRPr="006B0E31" w:rsidRDefault="000C3860" w:rsidP="000C3860">
            <w:pPr>
              <w:pStyle w:val="BodyText1"/>
              <w:numPr>
                <w:ilvl w:val="0"/>
                <w:numId w:val="45"/>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0C3860" w:rsidRDefault="000C3860" w:rsidP="000C3860">
            <w:pPr>
              <w:pStyle w:val="BodyText1"/>
              <w:numPr>
                <w:ilvl w:val="0"/>
                <w:numId w:val="45"/>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0C3860" w:rsidRDefault="000C3860" w:rsidP="000C3860">
            <w:pPr>
              <w:pStyle w:val="BodyText1"/>
              <w:numPr>
                <w:ilvl w:val="0"/>
                <w:numId w:val="45"/>
              </w:numPr>
              <w:jc w:val="both"/>
              <w:rPr>
                <w:rFonts w:ascii="Arial" w:hAnsi="Arial" w:cs="Arial"/>
              </w:rPr>
            </w:pPr>
            <w:r>
              <w:rPr>
                <w:rFonts w:ascii="Arial" w:hAnsi="Arial" w:cs="Arial"/>
              </w:rPr>
              <w:t>Verification of the table structure.</w:t>
            </w:r>
          </w:p>
          <w:p w:rsidR="000C3860" w:rsidRDefault="000C3860" w:rsidP="000C3860">
            <w:pPr>
              <w:pStyle w:val="BodyText1"/>
              <w:numPr>
                <w:ilvl w:val="0"/>
                <w:numId w:val="45"/>
              </w:numPr>
              <w:jc w:val="both"/>
              <w:rPr>
                <w:rFonts w:ascii="Arial" w:hAnsi="Arial" w:cs="Arial"/>
              </w:rPr>
            </w:pPr>
            <w:r>
              <w:rPr>
                <w:rFonts w:ascii="Arial" w:hAnsi="Arial" w:cs="Arial"/>
              </w:rPr>
              <w:t>Verification of record counts.</w:t>
            </w:r>
          </w:p>
          <w:p w:rsidR="000C3860" w:rsidRPr="006B0E31" w:rsidRDefault="000C3860" w:rsidP="000C3860">
            <w:pPr>
              <w:pStyle w:val="BodyText1"/>
              <w:numPr>
                <w:ilvl w:val="0"/>
                <w:numId w:val="45"/>
              </w:numPr>
              <w:jc w:val="both"/>
              <w:rPr>
                <w:rFonts w:ascii="Arial" w:hAnsi="Arial" w:cs="Arial"/>
              </w:rPr>
            </w:pPr>
            <w:r>
              <w:rPr>
                <w:rFonts w:ascii="Arial" w:hAnsi="Arial" w:cs="Arial"/>
              </w:rPr>
              <w:t>Verification of the data formatting.</w:t>
            </w:r>
          </w:p>
        </w:tc>
      </w:tr>
      <w:tr w:rsidR="000C3860" w:rsidRPr="006B0E31" w:rsidTr="00522290">
        <w:trPr>
          <w:cantSplit/>
          <w:trHeight w:val="607"/>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0C3860">
            <w:pPr>
              <w:pStyle w:val="BodyText1"/>
              <w:numPr>
                <w:ilvl w:val="0"/>
                <w:numId w:val="45"/>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0C3860" w:rsidRDefault="000C3860" w:rsidP="000C3860">
            <w:pPr>
              <w:pStyle w:val="BodyText1"/>
              <w:numPr>
                <w:ilvl w:val="0"/>
                <w:numId w:val="45"/>
              </w:numPr>
              <w:jc w:val="both"/>
              <w:rPr>
                <w:rFonts w:ascii="Arial" w:hAnsi="Arial" w:cs="Arial"/>
              </w:rPr>
            </w:pPr>
            <w:r>
              <w:rPr>
                <w:rFonts w:ascii="Arial" w:hAnsi="Arial" w:cs="Arial"/>
              </w:rPr>
              <w:t>The record count in the Source and the Destination databases should be equal.</w:t>
            </w:r>
          </w:p>
          <w:p w:rsidR="000C3860" w:rsidRDefault="000C3860" w:rsidP="000C3860">
            <w:pPr>
              <w:pStyle w:val="BodyText1"/>
              <w:numPr>
                <w:ilvl w:val="0"/>
                <w:numId w:val="45"/>
              </w:numPr>
              <w:jc w:val="both"/>
              <w:rPr>
                <w:rFonts w:ascii="Arial" w:hAnsi="Arial" w:cs="Arial"/>
              </w:rPr>
            </w:pPr>
            <w:r>
              <w:rPr>
                <w:rFonts w:ascii="Arial" w:hAnsi="Arial" w:cs="Arial"/>
              </w:rPr>
              <w:t>No data are truncated.</w:t>
            </w:r>
          </w:p>
          <w:p w:rsidR="000C3860" w:rsidRDefault="000C3860" w:rsidP="000C3860">
            <w:pPr>
              <w:pStyle w:val="BodyText1"/>
              <w:numPr>
                <w:ilvl w:val="0"/>
                <w:numId w:val="45"/>
              </w:numPr>
              <w:jc w:val="both"/>
              <w:rPr>
                <w:rFonts w:ascii="Arial" w:hAnsi="Arial" w:cs="Arial"/>
              </w:rPr>
            </w:pPr>
            <w:r>
              <w:rPr>
                <w:rFonts w:ascii="Arial" w:hAnsi="Arial" w:cs="Arial"/>
              </w:rPr>
              <w:t>Data formatting is proper (if required at any instance).</w:t>
            </w:r>
          </w:p>
          <w:p w:rsidR="000C3860" w:rsidRPr="006B0E31" w:rsidRDefault="000C3860" w:rsidP="000C3860">
            <w:pPr>
              <w:pStyle w:val="BodyText1"/>
              <w:numPr>
                <w:ilvl w:val="0"/>
                <w:numId w:val="45"/>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F29B3" w:rsidRDefault="00BF29B3" w:rsidP="00792993">
      <w:pPr>
        <w:pStyle w:val="Heading2"/>
      </w:pPr>
      <w:r>
        <w:lastRenderedPageBreak/>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81B26" w:rsidP="00956D08">
            <w:r>
              <w:t>SMS – 002</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lastRenderedPageBreak/>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8376A9" w:rsidRDefault="008376A9" w:rsidP="008376A9">
      <w:pPr>
        <w:pStyle w:val="ListParagraph"/>
        <w:numPr>
          <w:ilvl w:val="0"/>
          <w:numId w:val="6"/>
        </w:numPr>
      </w:pPr>
      <w:r>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FA6B7D" w:rsidRDefault="00FA6B7D" w:rsidP="00FA6B7D">
      <w:pPr>
        <w:pStyle w:val="ListParagraph"/>
        <w:numPr>
          <w:ilvl w:val="0"/>
          <w:numId w:val="12"/>
        </w:numPr>
      </w:pPr>
      <w:r>
        <w:t>The software asks for a predefined user-type, username and password to use its feature.</w:t>
      </w:r>
    </w:p>
    <w:p w:rsidR="00FA6B7D" w:rsidRPr="00FA6B7D" w:rsidRDefault="00FA6B7D" w:rsidP="00FA6B7D">
      <w:pPr>
        <w:pStyle w:val="ListParagraph"/>
        <w:numPr>
          <w:ilvl w:val="0"/>
          <w:numId w:val="12"/>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BD2E42" w:rsidRPr="00BD2E42" w:rsidRDefault="00BD2E42" w:rsidP="00BD2E42">
      <w:pPr>
        <w:pStyle w:val="Heading2"/>
      </w:pPr>
      <w:r>
        <w:t>Websites</w:t>
      </w:r>
    </w:p>
    <w:p w:rsidR="00FC75E2" w:rsidRPr="007B4EED" w:rsidRDefault="00D71975" w:rsidP="00FC75E2">
      <w:pPr>
        <w:pStyle w:val="ListParagraph"/>
        <w:numPr>
          <w:ilvl w:val="0"/>
          <w:numId w:val="17"/>
        </w:numPr>
        <w:spacing w:before="0" w:line="480" w:lineRule="auto"/>
        <w:rPr>
          <w:rStyle w:val="Hyperlink"/>
        </w:rPr>
      </w:pPr>
      <w:hyperlink r:id="rId30" w:history="1">
        <w:r w:rsidR="00FC75E2" w:rsidRPr="00532BBF">
          <w:rPr>
            <w:rStyle w:val="Hyperlink"/>
            <w:rFonts w:ascii="Arial" w:hAnsi="Arial" w:cs="Arial"/>
            <w:lang w:eastAsia="en-IN"/>
          </w:rPr>
          <w:t>http://en.wikipedia.org</w:t>
        </w:r>
      </w:hyperlink>
    </w:p>
    <w:p w:rsidR="00FC75E2" w:rsidRPr="007B4EED" w:rsidRDefault="00FC75E2" w:rsidP="00FC75E2">
      <w:pPr>
        <w:pStyle w:val="ListParagraph"/>
        <w:numPr>
          <w:ilvl w:val="0"/>
          <w:numId w:val="17"/>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D71975" w:rsidP="00FC75E2">
      <w:pPr>
        <w:pStyle w:val="ListParagraph"/>
        <w:numPr>
          <w:ilvl w:val="0"/>
          <w:numId w:val="17"/>
        </w:numPr>
        <w:spacing w:before="0" w:line="480" w:lineRule="auto"/>
        <w:rPr>
          <w:rStyle w:val="Hyperlink"/>
        </w:rPr>
      </w:pPr>
      <w:hyperlink r:id="rId31" w:history="1">
        <w:r w:rsidR="00FC75E2" w:rsidRPr="00532BBF">
          <w:rPr>
            <w:rStyle w:val="Hyperlink"/>
            <w:rFonts w:ascii="Arial" w:hAnsi="Arial" w:cs="Arial"/>
            <w:lang w:eastAsia="en-IN"/>
          </w:rPr>
          <w:t>http://msdn.microsoft.com/en-us/</w:t>
        </w:r>
      </w:hyperlink>
    </w:p>
    <w:p w:rsidR="00FC75E2" w:rsidRPr="003D5729" w:rsidRDefault="00FC75E2" w:rsidP="00FC75E2">
      <w:pPr>
        <w:pStyle w:val="ListParagraph"/>
        <w:numPr>
          <w:ilvl w:val="0"/>
          <w:numId w:val="17"/>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D71975" w:rsidP="00FC75E2">
      <w:pPr>
        <w:pStyle w:val="ListParagraph"/>
        <w:numPr>
          <w:ilvl w:val="0"/>
          <w:numId w:val="17"/>
        </w:numPr>
        <w:spacing w:before="0" w:line="480" w:lineRule="auto"/>
        <w:rPr>
          <w:rStyle w:val="Hyperlink"/>
        </w:rPr>
      </w:pPr>
      <w:hyperlink r:id="rId32" w:history="1">
        <w:r w:rsidR="00FC75E2" w:rsidRPr="00532BBF">
          <w:rPr>
            <w:rStyle w:val="Hyperlink"/>
            <w:rFonts w:ascii="Arial" w:hAnsi="Arial" w:cs="Arial"/>
            <w:lang w:eastAsia="en-IN"/>
          </w:rPr>
          <w:t>http://www.microsoft.com/en-us/default.aspx</w:t>
        </w:r>
      </w:hyperlink>
    </w:p>
    <w:p w:rsidR="00FC75E2" w:rsidRPr="00322939" w:rsidRDefault="00D71975" w:rsidP="00FC75E2">
      <w:pPr>
        <w:pStyle w:val="ListParagraph"/>
        <w:numPr>
          <w:ilvl w:val="0"/>
          <w:numId w:val="17"/>
        </w:numPr>
        <w:spacing w:before="0" w:line="480" w:lineRule="auto"/>
        <w:rPr>
          <w:color w:val="FF8119" w:themeColor="hyperlink"/>
          <w:u w:val="single"/>
        </w:rPr>
      </w:pPr>
      <w:hyperlink r:id="rId33" w:history="1">
        <w:r w:rsidR="00FC75E2" w:rsidRPr="00532BBF">
          <w:rPr>
            <w:rStyle w:val="Hyperlink"/>
            <w:rFonts w:ascii="Arial" w:hAnsi="Arial" w:cs="Arial"/>
            <w:lang w:eastAsia="en-IN"/>
          </w:rPr>
          <w:t>http://www.codeplex.com/</w:t>
        </w:r>
      </w:hyperlink>
    </w:p>
    <w:p w:rsidR="00322939" w:rsidRPr="00DC1ADE" w:rsidRDefault="00322939" w:rsidP="00FC75E2">
      <w:pPr>
        <w:pStyle w:val="ListParagraph"/>
        <w:numPr>
          <w:ilvl w:val="0"/>
          <w:numId w:val="17"/>
        </w:numPr>
        <w:spacing w:before="0" w:line="480" w:lineRule="auto"/>
        <w:rPr>
          <w:rStyle w:val="Hyperlink"/>
        </w:rPr>
      </w:pPr>
      <w:r w:rsidRPr="00322939">
        <w:rPr>
          <w:rStyle w:val="Hyperlink"/>
        </w:rPr>
        <w:t>http://searchitchannel.techtarget.com/</w:t>
      </w:r>
    </w:p>
    <w:p w:rsidR="00FC75E2" w:rsidRPr="00DC1ADE" w:rsidRDefault="00D71975" w:rsidP="00FC75E2">
      <w:pPr>
        <w:pStyle w:val="ListParagraph"/>
        <w:numPr>
          <w:ilvl w:val="0"/>
          <w:numId w:val="17"/>
        </w:numPr>
        <w:spacing w:before="0" w:line="480" w:lineRule="auto"/>
        <w:rPr>
          <w:rStyle w:val="Hyperlink"/>
        </w:rPr>
      </w:pPr>
      <w:hyperlink r:id="rId34" w:history="1">
        <w:r w:rsidR="00FC75E2" w:rsidRPr="00532BBF">
          <w:rPr>
            <w:rStyle w:val="Hyperlink"/>
            <w:rFonts w:ascii="Arial" w:hAnsi="Arial" w:cs="Arial"/>
            <w:lang w:eastAsia="en-IN"/>
          </w:rPr>
          <w:t>http://stackoverflow.com/</w:t>
        </w:r>
      </w:hyperlink>
    </w:p>
    <w:p w:rsidR="00FC75E2" w:rsidRPr="00866347" w:rsidRDefault="00D71975" w:rsidP="00FC75E2">
      <w:pPr>
        <w:pStyle w:val="ListParagraph"/>
        <w:numPr>
          <w:ilvl w:val="0"/>
          <w:numId w:val="17"/>
        </w:numPr>
        <w:spacing w:before="0" w:line="480" w:lineRule="auto"/>
        <w:rPr>
          <w:color w:val="FF8119" w:themeColor="hyperlink"/>
          <w:u w:val="single"/>
        </w:rPr>
      </w:pPr>
      <w:hyperlink r:id="rId35" w:history="1">
        <w:r w:rsidR="00FC75E2" w:rsidRPr="00532BBF">
          <w:rPr>
            <w:rStyle w:val="Hyperlink"/>
            <w:rFonts w:ascii="Arial" w:hAnsi="Arial" w:cs="Arial"/>
            <w:lang w:eastAsia="en-IN"/>
          </w:rPr>
          <w:t>http://www.codeguru.com/</w:t>
        </w:r>
      </w:hyperlink>
    </w:p>
    <w:p w:rsidR="00866347" w:rsidRPr="00C45F8B" w:rsidRDefault="00866347" w:rsidP="00FC75E2">
      <w:pPr>
        <w:pStyle w:val="ListParagraph"/>
        <w:numPr>
          <w:ilvl w:val="0"/>
          <w:numId w:val="17"/>
        </w:numPr>
        <w:spacing w:before="0" w:line="480" w:lineRule="auto"/>
        <w:rPr>
          <w:rStyle w:val="Hyperlink"/>
        </w:rPr>
      </w:pPr>
      <w:r>
        <w:rPr>
          <w:rStyle w:val="Hyperlink"/>
        </w:rPr>
        <w:t>http://www.roseindia.net/</w:t>
      </w:r>
    </w:p>
    <w:p w:rsidR="00FC75E2" w:rsidRPr="00C45F8B" w:rsidRDefault="00FC75E2" w:rsidP="00FC75E2">
      <w:pPr>
        <w:pStyle w:val="ListParagraph"/>
        <w:numPr>
          <w:ilvl w:val="0"/>
          <w:numId w:val="17"/>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D71975" w:rsidP="00FC75E2">
      <w:pPr>
        <w:pStyle w:val="ListParagraph"/>
        <w:numPr>
          <w:ilvl w:val="0"/>
          <w:numId w:val="17"/>
        </w:numPr>
        <w:spacing w:before="0" w:line="480" w:lineRule="auto"/>
        <w:rPr>
          <w:rStyle w:val="Hyperlink"/>
        </w:rPr>
      </w:pPr>
      <w:hyperlink r:id="rId36" w:history="1">
        <w:r w:rsidR="00FC75E2" w:rsidRPr="00532BBF">
          <w:rPr>
            <w:rStyle w:val="Hyperlink"/>
            <w:rFonts w:ascii="Arial" w:hAnsi="Arial" w:cs="Arial"/>
            <w:lang w:eastAsia="en-IN"/>
          </w:rPr>
          <w:t>http://www.w3schools.com</w:t>
        </w:r>
      </w:hyperlink>
    </w:p>
    <w:p w:rsidR="00FC75E2" w:rsidRPr="00BA5152" w:rsidRDefault="00D71975" w:rsidP="00FC75E2">
      <w:pPr>
        <w:pStyle w:val="ListParagraph"/>
        <w:numPr>
          <w:ilvl w:val="0"/>
          <w:numId w:val="17"/>
        </w:numPr>
        <w:spacing w:before="0" w:line="480" w:lineRule="auto"/>
        <w:rPr>
          <w:rStyle w:val="Hyperlink"/>
          <w:rFonts w:ascii="Arial" w:hAnsi="Arial" w:cs="Arial"/>
          <w:i/>
          <w:lang w:eastAsia="en-IN"/>
        </w:rPr>
      </w:pPr>
      <w:hyperlink r:id="rId37" w:history="1">
        <w:r w:rsidR="00FC75E2" w:rsidRPr="004657AA">
          <w:rPr>
            <w:rStyle w:val="Hyperlink"/>
            <w:rFonts w:ascii="Arial" w:hAnsi="Arial" w:cs="Arial"/>
            <w:lang w:eastAsia="en-IN"/>
          </w:rPr>
          <w:t>http://blogs.technicise.com/</w:t>
        </w:r>
      </w:hyperlink>
    </w:p>
    <w:p w:rsidR="00FC75E2" w:rsidRPr="00BA515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38" w:history="1">
        <w:r w:rsidR="00FC75E2" w:rsidRPr="00B2521C">
          <w:rPr>
            <w:rStyle w:val="Hyperlink"/>
            <w:rFonts w:ascii="Arial" w:hAnsi="Arial" w:cs="Arial"/>
            <w:lang w:eastAsia="en-IN"/>
          </w:rPr>
          <w:t>http://www.mysql.com/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39" w:history="1">
        <w:r w:rsidR="00FC75E2" w:rsidRPr="00B2521C">
          <w:rPr>
            <w:rStyle w:val="Hyperlink"/>
            <w:rFonts w:ascii="Arial" w:hAnsi="Arial" w:cs="Arial"/>
            <w:lang w:eastAsia="en-IN"/>
          </w:rPr>
          <w:t>http://dev.mysql.com/</w:t>
        </w:r>
      </w:hyperlink>
    </w:p>
    <w:p w:rsidR="00FC75E2" w:rsidRPr="00114710"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D71975" w:rsidP="00FC75E2">
      <w:pPr>
        <w:pStyle w:val="ListParagraph"/>
        <w:numPr>
          <w:ilvl w:val="0"/>
          <w:numId w:val="17"/>
        </w:numPr>
        <w:spacing w:before="0" w:line="480" w:lineRule="auto"/>
        <w:rPr>
          <w:rStyle w:val="Hyperlink"/>
          <w:rFonts w:ascii="Arial" w:hAnsi="Arial" w:cs="Arial"/>
          <w:i/>
          <w:lang w:eastAsia="en-IN"/>
        </w:rPr>
      </w:pPr>
      <w:hyperlink r:id="rId40" w:history="1">
        <w:r w:rsidR="00FC75E2" w:rsidRPr="00114710">
          <w:rPr>
            <w:rStyle w:val="Hyperlink"/>
            <w:rFonts w:ascii="Arial" w:hAnsi="Arial" w:cs="Arial"/>
            <w:lang w:eastAsia="en-IN"/>
          </w:rPr>
          <w:t>http://www.homeandlearn.co.uk/csharp/csharp.html</w:t>
        </w:r>
      </w:hyperlink>
    </w:p>
    <w:p w:rsidR="00FC75E2" w:rsidRPr="00931BA6" w:rsidRDefault="00D71975" w:rsidP="00FC75E2">
      <w:pPr>
        <w:pStyle w:val="ListParagraph"/>
        <w:numPr>
          <w:ilvl w:val="0"/>
          <w:numId w:val="17"/>
        </w:numPr>
        <w:spacing w:before="0" w:line="480" w:lineRule="auto"/>
        <w:rPr>
          <w:rFonts w:ascii="Arial" w:hAnsi="Arial" w:cs="Arial"/>
          <w:i/>
          <w:color w:val="FF8119" w:themeColor="hyperlink"/>
          <w:u w:val="single"/>
          <w:lang w:eastAsia="en-IN"/>
        </w:rPr>
      </w:pPr>
      <w:hyperlink r:id="rId41" w:history="1">
        <w:r w:rsidR="00FC75E2" w:rsidRPr="00114710">
          <w:rPr>
            <w:rStyle w:val="Hyperlink"/>
            <w:rFonts w:ascii="Arial" w:hAnsi="Arial" w:cs="Arial"/>
            <w:lang w:eastAsia="en-IN"/>
          </w:rPr>
          <w:t>http://www.wpftutorial.net/Home.html</w:t>
        </w:r>
      </w:hyperlink>
    </w:p>
    <w:p w:rsidR="00931BA6" w:rsidRDefault="00931BA6" w:rsidP="00FC75E2">
      <w:pPr>
        <w:pStyle w:val="ListParagraph"/>
        <w:numPr>
          <w:ilvl w:val="0"/>
          <w:numId w:val="17"/>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2" w:history="1">
        <w:r w:rsidR="00FC75E2" w:rsidRPr="00B2521C">
          <w:rPr>
            <w:rStyle w:val="Hyperlink"/>
            <w:rFonts w:ascii="Arial" w:hAnsi="Arial" w:cs="Arial"/>
            <w:lang w:eastAsia="en-IN"/>
          </w:rPr>
          <w:t>https://developers.facebook.com/</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3" w:history="1">
        <w:r w:rsidR="00FC75E2" w:rsidRPr="00B2521C">
          <w:rPr>
            <w:rStyle w:val="Hyperlink"/>
            <w:rFonts w:ascii="Arial" w:hAnsi="Arial" w:cs="Arial"/>
            <w:lang w:eastAsia="en-IN"/>
          </w:rPr>
          <w:t>https://developers.facebook.com/apps</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4" w:history="1">
        <w:r w:rsidR="00FC75E2" w:rsidRPr="00B2521C">
          <w:rPr>
            <w:rStyle w:val="Hyperlink"/>
            <w:rFonts w:ascii="Arial" w:hAnsi="Arial" w:cs="Arial"/>
            <w:lang w:eastAsia="en-IN"/>
          </w:rPr>
          <w:t>https://www.facebook.com/creatormyapp</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5" w:history="1">
        <w:r w:rsidR="00FC75E2" w:rsidRPr="00B2521C">
          <w:rPr>
            <w:rStyle w:val="Hyperlink"/>
            <w:rFonts w:ascii="Arial" w:hAnsi="Arial" w:cs="Arial"/>
            <w:lang w:eastAsia="en-IN"/>
          </w:rPr>
          <w:t>https://dev.twitter.com/</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6" w:history="1">
        <w:r w:rsidR="00FC75E2" w:rsidRPr="00B2521C">
          <w:rPr>
            <w:rStyle w:val="Hyperlink"/>
            <w:rFonts w:ascii="Arial" w:hAnsi="Arial" w:cs="Arial"/>
            <w:lang w:eastAsia="en-IN"/>
          </w:rPr>
          <w:t>https://dev.twitter.com/discussions/3477</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7" w:history="1">
        <w:r w:rsidR="00FC75E2" w:rsidRPr="009D5981">
          <w:rPr>
            <w:rStyle w:val="Hyperlink"/>
            <w:rFonts w:ascii="Arial" w:hAnsi="Arial" w:cs="Arial"/>
            <w:lang w:eastAsia="en-IN"/>
          </w:rPr>
          <w:t>https://developers.google.com/</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8" w:history="1">
        <w:r w:rsidR="00FC75E2" w:rsidRPr="00B2521C">
          <w:rPr>
            <w:rStyle w:val="Hyperlink"/>
            <w:rFonts w:ascii="Arial" w:hAnsi="Arial" w:cs="Arial"/>
            <w:lang w:eastAsia="en-IN"/>
          </w:rPr>
          <w:t>https://maps.google.co.in/</w:t>
        </w:r>
      </w:hyperlink>
    </w:p>
    <w:p w:rsidR="00FC75E2" w:rsidRPr="001173C8"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9" w:history="1">
        <w:r w:rsidR="00FC75E2" w:rsidRPr="00B2521C">
          <w:rPr>
            <w:rStyle w:val="Hyperlink"/>
            <w:rFonts w:ascii="Arial" w:hAnsi="Arial" w:cs="Arial"/>
            <w:lang w:eastAsia="en-IN"/>
          </w:rPr>
          <w:t>http://www.youtube.com/?gl=IN</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50" w:history="1">
        <w:r w:rsidR="00FC75E2" w:rsidRPr="00B2521C">
          <w:rPr>
            <w:rStyle w:val="Hyperlink"/>
            <w:rFonts w:ascii="Arial" w:hAnsi="Arial" w:cs="Arial"/>
            <w:lang w:eastAsia="en-IN"/>
          </w:rPr>
          <w:t>http://blendinsider.com/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51" w:history="1">
        <w:r w:rsidR="00FC75E2" w:rsidRPr="00B2521C">
          <w:rPr>
            <w:rStyle w:val="Hyperlink"/>
            <w:rFonts w:ascii="Arial" w:hAnsi="Arial" w:cs="Arial"/>
            <w:lang w:eastAsia="en-IN"/>
          </w:rPr>
          <w:t>https://github.com/anirban-nandy</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52" w:history="1">
        <w:r w:rsidR="00FC75E2" w:rsidRPr="00806D4F">
          <w:rPr>
            <w:rStyle w:val="Hyperlink"/>
            <w:rFonts w:ascii="Arial" w:hAnsi="Arial" w:cs="Arial"/>
            <w:lang w:eastAsia="en-IN"/>
          </w:rPr>
          <w:t>https://github.com/anirban-nandy/DailyNoteBook</w:t>
        </w:r>
      </w:hyperlink>
    </w:p>
    <w:p w:rsidR="00FC75E2" w:rsidRPr="00972752" w:rsidRDefault="00D71975" w:rsidP="00FC75E2">
      <w:pPr>
        <w:pStyle w:val="ListParagraph"/>
        <w:numPr>
          <w:ilvl w:val="0"/>
          <w:numId w:val="17"/>
        </w:numPr>
        <w:spacing w:before="0" w:line="480" w:lineRule="auto"/>
        <w:rPr>
          <w:rStyle w:val="Hyperlink"/>
          <w:rFonts w:ascii="Arial" w:hAnsi="Arial" w:cs="Arial"/>
          <w:i/>
          <w:lang w:eastAsia="en-IN"/>
        </w:rPr>
      </w:pPr>
      <w:hyperlink r:id="rId53" w:history="1">
        <w:r w:rsidR="00FC75E2" w:rsidRPr="009D5981">
          <w:rPr>
            <w:rStyle w:val="Hyperlink"/>
            <w:rFonts w:ascii="Arial" w:hAnsi="Arial" w:cs="Arial"/>
            <w:lang w:eastAsia="en-IN"/>
          </w:rPr>
          <w:t>http://learn.github.com/p/intro.html</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54" w:history="1">
        <w:r w:rsidR="00FC75E2" w:rsidRPr="00B2521C">
          <w:rPr>
            <w:rStyle w:val="Hyperlink"/>
            <w:rFonts w:ascii="Arial" w:hAnsi="Arial" w:cs="Arial"/>
            <w:lang w:eastAsia="en-IN"/>
          </w:rPr>
          <w:t>http://www.vogella.com/articles/Git/article.html</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55" w:history="1">
        <w:r w:rsidR="00FC75E2" w:rsidRPr="00B2521C">
          <w:rPr>
            <w:rStyle w:val="Hyperlink"/>
            <w:rFonts w:ascii="Arial" w:hAnsi="Arial" w:cs="Arial"/>
            <w:lang w:eastAsia="en-IN"/>
          </w:rPr>
          <w:t>http://try.github.com/levels/1/challenges/1</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56" w:history="1">
        <w:r w:rsidR="00FC75E2" w:rsidRPr="00B2521C">
          <w:rPr>
            <w:rStyle w:val="Hyperlink"/>
            <w:rFonts w:ascii="Arial" w:hAnsi="Arial" w:cs="Arial"/>
            <w:lang w:eastAsia="en-IN"/>
          </w:rPr>
          <w:t>https://enterprise.github.com/support</w:t>
        </w:r>
      </w:hyperlink>
    </w:p>
    <w:p w:rsidR="00FC75E2" w:rsidRPr="009E7950" w:rsidRDefault="00D71975" w:rsidP="00FC75E2">
      <w:pPr>
        <w:pStyle w:val="ListParagraph"/>
        <w:numPr>
          <w:ilvl w:val="0"/>
          <w:numId w:val="17"/>
        </w:numPr>
        <w:spacing w:before="0" w:line="480" w:lineRule="auto"/>
        <w:rPr>
          <w:rFonts w:ascii="Arial" w:hAnsi="Arial" w:cs="Arial"/>
          <w:i/>
          <w:color w:val="FF8119" w:themeColor="hyperlink"/>
          <w:u w:val="single"/>
          <w:lang w:eastAsia="en-IN"/>
        </w:rPr>
      </w:pPr>
      <w:hyperlink r:id="rId57" w:history="1">
        <w:r w:rsidR="00FC75E2"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9E7950">
      <w:pPr>
        <w:pStyle w:val="ListParagraph"/>
        <w:numPr>
          <w:ilvl w:val="0"/>
          <w:numId w:val="19"/>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w:t>
      </w:r>
      <w:proofErr w:type="spellStart"/>
      <w:r w:rsidRPr="009E7950">
        <w:rPr>
          <w:rFonts w:ascii="Arial" w:hAnsi="Arial" w:cs="Arial"/>
        </w:rPr>
        <w:t>Balaguruswamy</w:t>
      </w:r>
      <w:proofErr w:type="spellEnd"/>
      <w:r w:rsidR="009E7950">
        <w:rPr>
          <w:rFonts w:ascii="Arial" w:hAnsi="Arial" w:cs="Arial"/>
        </w:rPr>
        <w:t>.</w:t>
      </w:r>
    </w:p>
    <w:p w:rsidR="009E7950" w:rsidRPr="009E7950" w:rsidRDefault="009E7950" w:rsidP="009E7950">
      <w:pPr>
        <w:pStyle w:val="ListParagraph"/>
        <w:numPr>
          <w:ilvl w:val="0"/>
          <w:numId w:val="19"/>
        </w:numPr>
        <w:spacing w:line="480" w:lineRule="auto"/>
        <w:jc w:val="both"/>
      </w:pPr>
      <w:r w:rsidRPr="009E7950">
        <w:rPr>
          <w:rFonts w:eastAsia="Arial" w:cs="Arial"/>
          <w:color w:val="000000"/>
          <w:szCs w:val="24"/>
          <w:lang w:val="en-IN" w:eastAsia="hi-IN" w:bidi="hi-IN"/>
        </w:rPr>
        <w:t xml:space="preserve">Fundamentals of software engineering by </w:t>
      </w:r>
      <w:proofErr w:type="spellStart"/>
      <w:r w:rsidRPr="009E7950">
        <w:rPr>
          <w:rFonts w:eastAsia="Arial" w:cs="Arial"/>
          <w:color w:val="000000"/>
          <w:szCs w:val="24"/>
          <w:lang w:val="en-IN" w:eastAsia="hi-IN" w:bidi="hi-IN"/>
        </w:rPr>
        <w:t>Rajib</w:t>
      </w:r>
      <w:proofErr w:type="spellEnd"/>
      <w:r w:rsidRPr="009E7950">
        <w:rPr>
          <w:rFonts w:eastAsia="Arial" w:cs="Arial"/>
          <w:color w:val="000000"/>
          <w:szCs w:val="24"/>
          <w:lang w:val="en-IN" w:eastAsia="hi-IN" w:bidi="hi-IN"/>
        </w:rPr>
        <w:t xml:space="preserve"> Mall</w:t>
      </w:r>
      <w:r>
        <w:rPr>
          <w:rFonts w:eastAsia="Arial" w:cs="Arial"/>
          <w:color w:val="000000"/>
          <w:szCs w:val="24"/>
          <w:lang w:val="en-IN" w:eastAsia="hi-IN" w:bidi="hi-IN"/>
        </w:rPr>
        <w:t>.</w:t>
      </w:r>
    </w:p>
    <w:p w:rsidR="009E7950" w:rsidRDefault="009E7950" w:rsidP="009E7950">
      <w:pPr>
        <w:pStyle w:val="ListParagraph"/>
        <w:numPr>
          <w:ilvl w:val="0"/>
          <w:numId w:val="19"/>
        </w:numPr>
        <w:spacing w:line="480" w:lineRule="auto"/>
        <w:jc w:val="both"/>
      </w:pPr>
      <w:r w:rsidRPr="00C615CB">
        <w:t xml:space="preserve">Pro C# 2010 and the .NET 4.0 Platform by Andrew </w:t>
      </w:r>
      <w:proofErr w:type="spellStart"/>
      <w:r w:rsidRPr="00C615CB">
        <w:t>Troselen</w:t>
      </w:r>
      <w:proofErr w:type="spellEnd"/>
      <w:r>
        <w:t>.</w:t>
      </w:r>
    </w:p>
    <w:p w:rsidR="009E7950" w:rsidRDefault="009E7950" w:rsidP="009E7950">
      <w:pPr>
        <w:pStyle w:val="ListParagraph"/>
        <w:numPr>
          <w:ilvl w:val="0"/>
          <w:numId w:val="19"/>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8" w:name="_Toc346626375"/>
      <w:r>
        <w:t>APPENDICES</w:t>
      </w:r>
      <w:bookmarkEnd w:id="58"/>
    </w:p>
    <w:p w:rsidR="00F10E6E" w:rsidRPr="00F10E6E" w:rsidRDefault="00F10E6E" w:rsidP="00F10E6E"/>
    <w:p w:rsidR="001E3D45" w:rsidRDefault="001E3D45" w:rsidP="00F10E6E">
      <w:pPr>
        <w:pStyle w:val="Heading2"/>
        <w:rPr>
          <w:rFonts w:eastAsia="Arial"/>
        </w:rPr>
      </w:pPr>
      <w:bookmarkStart w:id="59" w:name="_Toc289275457"/>
      <w:bookmarkStart w:id="60" w:name="_Toc330365076"/>
      <w:r>
        <w:rPr>
          <w:rFonts w:eastAsia="Arial"/>
        </w:rPr>
        <w:t>IDE</w:t>
      </w:r>
      <w:r w:rsidRPr="005F7EBB">
        <w:rPr>
          <w:rFonts w:eastAsia="Arial"/>
        </w:rPr>
        <w:t>:</w:t>
      </w:r>
      <w:bookmarkEnd w:id="59"/>
      <w:bookmarkEnd w:id="60"/>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 xml:space="preserve">Microsoft Visual Studio is a powerful IDE that ensures quality code throughout the entire application lifecycle, from design to deployment. Whether we are developing applications for </w:t>
      </w:r>
      <w:r w:rsidRPr="00C82786">
        <w:rPr>
          <w:rFonts w:ascii="Arial" w:eastAsia="Times New Roman" w:hAnsi="Arial" w:cs="Arial"/>
          <w:color w:val="222222"/>
          <w:lang w:eastAsia="en-IN"/>
        </w:rPr>
        <w:lastRenderedPageBreak/>
        <w:t>SharePoint, the web, Windows, Windows Phone, and beyond, Visual Studio is the ultimate all-in-one solution. Visual Studio includes a </w:t>
      </w:r>
      <w:hyperlink r:id="rId59"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60"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61"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62"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63"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64"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65"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66"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67"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68"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69"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70"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71"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w:t>
      </w:r>
      <w:proofErr w:type="spellStart"/>
      <w:r>
        <w:rPr>
          <w:rFonts w:ascii="Helvetica" w:hAnsi="Helvetica" w:cs="Helvetica"/>
          <w:color w:val="37414B"/>
          <w:sz w:val="21"/>
          <w:szCs w:val="21"/>
          <w:shd w:val="clear" w:color="auto" w:fill="FFFFFF"/>
        </w:rPr>
        <w:t>xaml</w:t>
      </w:r>
      <w:proofErr w:type="spellEnd"/>
      <w:r>
        <w:rPr>
          <w:rFonts w:ascii="Helvetica" w:hAnsi="Helvetica" w:cs="Helvetica"/>
          <w:color w:val="37414B"/>
          <w:sz w:val="21"/>
          <w:szCs w:val="21"/>
          <w:shd w:val="clear" w:color="auto" w:fill="FFFFFF"/>
        </w:rPr>
        <w:t xml:space="preserve">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proofErr w:type="spellStart"/>
      <w:r w:rsidRPr="00255110">
        <w:rPr>
          <w:rFonts w:ascii="Helvetica" w:hAnsi="Helvetica" w:cs="Helvetica"/>
          <w:i/>
          <w:iCs/>
          <w:color w:val="37414B"/>
          <w:sz w:val="21"/>
        </w:rPr>
        <w:t>String.INOE</w:t>
      </w:r>
      <w:proofErr w:type="spellEnd"/>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 xml:space="preserve">and then a non-alphanumeric character will convert the call </w:t>
      </w:r>
      <w:proofErr w:type="spellStart"/>
      <w:r w:rsidRPr="00255110">
        <w:rPr>
          <w:rFonts w:ascii="Helvetica" w:hAnsi="Helvetica" w:cs="Helvetica"/>
          <w:color w:val="37414B"/>
          <w:sz w:val="21"/>
          <w:szCs w:val="21"/>
          <w:shd w:val="clear" w:color="auto" w:fill="FFFFFF"/>
        </w:rPr>
        <w:t>to</w:t>
      </w:r>
      <w:r w:rsidRPr="00255110">
        <w:rPr>
          <w:rFonts w:ascii="Helvetica" w:hAnsi="Helvetica" w:cs="Helvetica"/>
          <w:i/>
          <w:iCs/>
          <w:color w:val="37414B"/>
          <w:sz w:val="21"/>
        </w:rPr>
        <w:t>String.IsNullOrEmpty</w:t>
      </w:r>
      <w:proofErr w:type="spellEnd"/>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931BA6" w:rsidRDefault="00931BA6" w:rsidP="00931BA6">
      <w:pPr>
        <w:pStyle w:val="Heading3"/>
        <w:rPr>
          <w:rFonts w:eastAsia="Times New Roman"/>
          <w:lang w:eastAsia="en-IN"/>
        </w:rPr>
      </w:pPr>
      <w:r>
        <w:rPr>
          <w:rFonts w:eastAsia="Times New Roman"/>
          <w:lang w:eastAsia="en-IN"/>
        </w:rPr>
        <w:t>Netbeans IDE 7.3</w:t>
      </w:r>
    </w:p>
    <w:p w:rsidR="000D741B" w:rsidRPr="000D741B" w:rsidRDefault="000D741B" w:rsidP="000D741B">
      <w:pPr>
        <w:rPr>
          <w:lang w:eastAsia="en-IN"/>
        </w:rPr>
      </w:pPr>
    </w:p>
    <w:p w:rsidR="0043270F" w:rsidRDefault="00931BA6" w:rsidP="00931BA6">
      <w:pPr>
        <w:pStyle w:val="Heading4"/>
        <w:rPr>
          <w:rFonts w:eastAsia="Times New Roman"/>
          <w:lang w:eastAsia="en-IN"/>
        </w:rPr>
      </w:pPr>
      <w:r>
        <w:rPr>
          <w:rFonts w:eastAsia="Times New Roman"/>
          <w:lang w:eastAsia="en-IN"/>
        </w:rPr>
        <w:t>Description</w:t>
      </w:r>
    </w:p>
    <w:p w:rsidR="000D741B" w:rsidRPr="000D741B" w:rsidRDefault="000D741B" w:rsidP="000D741B">
      <w:pPr>
        <w:rPr>
          <w:lang w:eastAsia="en-IN"/>
        </w:rPr>
      </w:pPr>
      <w:r>
        <w:rPr>
          <w:noProof/>
          <w:lang w:bidi="ar-SA"/>
        </w:rPr>
        <w:drawing>
          <wp:anchor distT="0" distB="0" distL="114300" distR="114300" simplePos="0" relativeHeight="251663360" behindDoc="1" locked="0" layoutInCell="1" allowOverlap="1">
            <wp:simplePos x="0" y="0"/>
            <wp:positionH relativeFrom="column">
              <wp:posOffset>-133350</wp:posOffset>
            </wp:positionH>
            <wp:positionV relativeFrom="paragraph">
              <wp:posOffset>128270</wp:posOffset>
            </wp:positionV>
            <wp:extent cx="1476375" cy="1323975"/>
            <wp:effectExtent l="19050" t="0" r="9525" b="0"/>
            <wp:wrapTight wrapText="bothSides">
              <wp:wrapPolygon edited="0">
                <wp:start x="-279" y="0"/>
                <wp:lineTo x="-279" y="21445"/>
                <wp:lineTo x="21739" y="21445"/>
                <wp:lineTo x="21739" y="0"/>
                <wp:lineTo x="-279" y="0"/>
              </wp:wrapPolygon>
            </wp:wrapTight>
            <wp:docPr id="12" name="Picture 11" descr="netbeans-id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ide-6-9.png"/>
                    <pic:cNvPicPr/>
                  </pic:nvPicPr>
                  <pic:blipFill>
                    <a:blip r:embed="rId72" cstate="print"/>
                    <a:stretch>
                      <a:fillRect/>
                    </a:stretch>
                  </pic:blipFill>
                  <pic:spPr>
                    <a:xfrm>
                      <a:off x="0" y="0"/>
                      <a:ext cx="1476375" cy="1323975"/>
                    </a:xfrm>
                    <a:prstGeom prst="rect">
                      <a:avLst/>
                    </a:prstGeom>
                  </pic:spPr>
                </pic:pic>
              </a:graphicData>
            </a:graphic>
          </wp:anchor>
        </w:drawing>
      </w:r>
    </w:p>
    <w:tbl>
      <w:tblPr>
        <w:tblW w:w="0" w:type="auto"/>
        <w:tblCellSpacing w:w="15" w:type="dxa"/>
        <w:shd w:val="clear" w:color="auto" w:fill="FFFFFF"/>
        <w:tblCellMar>
          <w:top w:w="15" w:type="dxa"/>
          <w:left w:w="15" w:type="dxa"/>
          <w:bottom w:w="15" w:type="dxa"/>
          <w:right w:w="15" w:type="dxa"/>
        </w:tblCellMar>
        <w:tblLook w:val="04A0"/>
      </w:tblPr>
      <w:tblGrid>
        <w:gridCol w:w="7141"/>
      </w:tblGrid>
      <w:tr w:rsidR="00931BA6" w:rsidTr="00931BA6">
        <w:trPr>
          <w:tblCellSpacing w:w="15" w:type="dxa"/>
        </w:trPr>
        <w:tc>
          <w:tcPr>
            <w:tcW w:w="0" w:type="auto"/>
            <w:shd w:val="clear" w:color="auto" w:fill="FFFFFF"/>
            <w:vAlign w:val="center"/>
            <w:hideMark/>
          </w:tcPr>
          <w:p w:rsidR="00931BA6" w:rsidRDefault="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is a generic framework for Swing applications. It provides the "plumbing" that, before, every developer had to write themselves—saving state, connecting actions to menu items, toolbar items and keyboard shortcuts; window management, and so on.</w:t>
            </w:r>
          </w:p>
          <w:p w:rsidR="00D255F8" w:rsidRDefault="00931BA6" w:rsidP="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all of these out of the box. You don't need to manually code these or other basic features, yourself, anymore. The platform does not add a lot of overhead to your application — but it can save a huge amount of time and work.</w:t>
            </w:r>
          </w:p>
        </w:tc>
      </w:tr>
    </w:tbl>
    <w:p w:rsidR="00931BA6" w:rsidRDefault="00931BA6" w:rsidP="00931BA6">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reliable and flexible application architecture. It can save you years of development time.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gives you a time-tested architecture for free. An architecture that encourages sustainable development practices. Because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architecture is modular, it's easy to create applications that are robust and extensible.</w:t>
      </w:r>
    </w:p>
    <w:p w:rsidR="00931BA6" w:rsidRDefault="00410F20" w:rsidP="00410F20">
      <w:pPr>
        <w:pStyle w:val="Heading4"/>
        <w:rPr>
          <w:lang w:eastAsia="en-IN"/>
        </w:rPr>
      </w:pPr>
      <w:r>
        <w:rPr>
          <w:lang w:eastAsia="en-IN"/>
        </w:rPr>
        <w:t>Features</w:t>
      </w:r>
    </w:p>
    <w:p w:rsidR="00410F20" w:rsidRDefault="00A32D50" w:rsidP="00410F20">
      <w:pPr>
        <w:rPr>
          <w:rFonts w:ascii="Arial" w:hAnsi="Arial" w:cs="Arial"/>
          <w:color w:val="333333"/>
          <w:shd w:val="clear" w:color="auto" w:fill="FFFFFF"/>
        </w:rPr>
      </w:pPr>
      <w:r>
        <w:rPr>
          <w:rFonts w:ascii="Arial" w:hAnsi="Arial" w:cs="Arial"/>
          <w:color w:val="333333"/>
          <w:shd w:val="clear" w:color="auto" w:fill="FFFFFF"/>
        </w:rPr>
        <w:t xml:space="preserve">The main reusable features and components comprising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Platform are outlined below.</w:t>
      </w:r>
    </w:p>
    <w:p w:rsidR="0072515E" w:rsidRDefault="0072515E" w:rsidP="0072515E">
      <w:pPr>
        <w:pStyle w:val="Heading5"/>
      </w:pPr>
      <w:r>
        <w:t>Module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modular nature of a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application gives you the power to meet complex requirements by combining several small, simple, and easily tested modules encapsulating coarsely-grained application features.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Powerful versioning support helps give you confidence that your modules will work together, while strict control over the public APIs your modules expose will help you create a more flexible application that's easier to maintain.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Since your application can use either standard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modules or </w:t>
      </w:r>
      <w:proofErr w:type="spellStart"/>
      <w:r>
        <w:rPr>
          <w:rFonts w:ascii="Arial" w:hAnsi="Arial" w:cs="Arial"/>
          <w:color w:val="333333"/>
          <w:sz w:val="20"/>
          <w:szCs w:val="20"/>
        </w:rPr>
        <w:t>OSGi</w:t>
      </w:r>
      <w:proofErr w:type="spellEnd"/>
      <w:r>
        <w:rPr>
          <w:rFonts w:ascii="Arial" w:hAnsi="Arial" w:cs="Arial"/>
          <w:color w:val="333333"/>
          <w:sz w:val="20"/>
          <w:szCs w:val="20"/>
        </w:rPr>
        <w:t xml:space="preserve"> bundles, you'll be able to integrate third-party modules or develop your own.</w:t>
      </w:r>
    </w:p>
    <w:p w:rsidR="0072515E" w:rsidRDefault="0072515E" w:rsidP="0072515E">
      <w:pPr>
        <w:pStyle w:val="Heading5"/>
      </w:pPr>
      <w:r>
        <w:lastRenderedPageBreak/>
        <w:t>Lifecycle Management</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Just as application servers, such as </w:t>
      </w:r>
      <w:proofErr w:type="spellStart"/>
      <w:r>
        <w:rPr>
          <w:rFonts w:ascii="Arial" w:hAnsi="Arial" w:cs="Arial"/>
          <w:color w:val="333333"/>
          <w:sz w:val="20"/>
          <w:szCs w:val="20"/>
        </w:rPr>
        <w:t>GlassFish</w:t>
      </w:r>
      <w:proofErr w:type="spellEnd"/>
      <w:r>
        <w:rPr>
          <w:rFonts w:ascii="Arial" w:hAnsi="Arial" w:cs="Arial"/>
          <w:color w:val="333333"/>
          <w:sz w:val="20"/>
          <w:szCs w:val="20"/>
        </w:rPr>
        <w:t xml:space="preserve"> or </w:t>
      </w:r>
      <w:proofErr w:type="spellStart"/>
      <w:r>
        <w:rPr>
          <w:rFonts w:ascii="Arial" w:hAnsi="Arial" w:cs="Arial"/>
          <w:color w:val="333333"/>
          <w:sz w:val="20"/>
          <w:szCs w:val="20"/>
        </w:rPr>
        <w:t>WebLogic</w:t>
      </w:r>
      <w:proofErr w:type="spellEnd"/>
      <w:r>
        <w:rPr>
          <w:rFonts w:ascii="Arial" w:hAnsi="Arial" w:cs="Arial"/>
          <w:color w:val="333333"/>
          <w:sz w:val="20"/>
          <w:szCs w:val="20"/>
        </w:rPr>
        <w:t xml:space="preserve">, provide lifecycle services to web applications,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runtime container provide lifecycle services to Java desktop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Application servers understand how to compose web modules, EJB modules, and related </w:t>
      </w:r>
      <w:proofErr w:type="spellStart"/>
      <w:r>
        <w:rPr>
          <w:rFonts w:ascii="Arial" w:hAnsi="Arial" w:cs="Arial"/>
          <w:color w:val="333333"/>
          <w:sz w:val="20"/>
          <w:szCs w:val="20"/>
        </w:rPr>
        <w:t>artifacts</w:t>
      </w:r>
      <w:proofErr w:type="spellEnd"/>
      <w:r>
        <w:rPr>
          <w:rFonts w:ascii="Arial" w:hAnsi="Arial" w:cs="Arial"/>
          <w:color w:val="333333"/>
          <w:sz w:val="20"/>
          <w:szCs w:val="20"/>
        </w:rPr>
        <w:t xml:space="preserve">, into a single web application. In a comparable manner,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runtime container understands how to compose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modules into a single Java desktop application.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There is no need to write a main method for your application because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already contains one. Also, support is provided for persisting user settings across restart of the application, such as, by default, the size and positions of the windows in the application.</w:t>
      </w:r>
    </w:p>
    <w:p w:rsidR="0072515E" w:rsidRDefault="0072515E" w:rsidP="0072515E">
      <w:pPr>
        <w:pStyle w:val="Heading5"/>
      </w:pPr>
      <w:r>
        <w:t>Pluggability, Service Infrastructure, and File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End users of the application benefit from pluggable applications because these enable them to install modules into their running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modules can be installed, uninstalled, activated, and deactivated at runtime, thanks to the runtime container.</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an infrastructure for registering and retrieving service implementations, enabling you to minimize direct dependencies between individual modules and enabling a loosely coupled architecture (high cohesion and low coupling).</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 virtual file system, which is a </w:t>
      </w:r>
      <w:proofErr w:type="spellStart"/>
      <w:r>
        <w:rPr>
          <w:rFonts w:ascii="Arial" w:hAnsi="Arial" w:cs="Arial"/>
          <w:color w:val="333333"/>
          <w:sz w:val="20"/>
          <w:szCs w:val="20"/>
        </w:rPr>
        <w:t>hierarhical</w:t>
      </w:r>
      <w:proofErr w:type="spellEnd"/>
      <w:r>
        <w:rPr>
          <w:rFonts w:ascii="Arial" w:hAnsi="Arial" w:cs="Arial"/>
          <w:color w:val="333333"/>
          <w:sz w:val="20"/>
          <w:szCs w:val="20"/>
        </w:rPr>
        <w:t xml:space="preserve"> registry for storing user settings, comparable to the Windows Registry on Microsoft Windows systems. It also includes a unified API providing stream-oriented access to flat and hierarchical structures, such as disk-based files on local or remote servers, memory-based files, and even XML documents.</w:t>
      </w:r>
    </w:p>
    <w:p w:rsidR="0072515E" w:rsidRDefault="0072515E" w:rsidP="0072515E">
      <w:pPr>
        <w:pStyle w:val="Heading5"/>
      </w:pPr>
      <w:r>
        <w:t>Window System, Standardized UI Toolkit, and Advanced Data-Oriented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Most serious applications need more than one window. Coding good interaction between multiple windows is not a trivial task.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window system lets you maximize/minimize, dock/undock, and drag-and-drop windows, without you providing any code at all.</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Swing and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are the standard UI toolkits on the Java desktop and can be used throughout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Related benefits include the ability to change the look and feel easily via "Look and Feel" support in Swing and CSS integration in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as well as the portability of GUI components across all operating systems and the easy incorporation of many free and commercial third-party Swing and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With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you're not constrained by one of the typical pain points in Swing: the </w:t>
      </w:r>
      <w:proofErr w:type="spellStart"/>
      <w:r>
        <w:rPr>
          <w:rFonts w:ascii="Arial" w:hAnsi="Arial" w:cs="Arial"/>
          <w:color w:val="333333"/>
          <w:sz w:val="20"/>
          <w:szCs w:val="20"/>
        </w:rPr>
        <w:t>JTree</w:t>
      </w:r>
      <w:proofErr w:type="spellEnd"/>
      <w:r>
        <w:rPr>
          <w:rFonts w:ascii="Arial" w:hAnsi="Arial" w:cs="Arial"/>
          <w:color w:val="333333"/>
          <w:sz w:val="20"/>
          <w:szCs w:val="20"/>
        </w:rPr>
        <w:t xml:space="preserve"> model is completely different to the </w:t>
      </w:r>
      <w:proofErr w:type="spellStart"/>
      <w:r>
        <w:rPr>
          <w:rFonts w:ascii="Arial" w:hAnsi="Arial" w:cs="Arial"/>
          <w:color w:val="333333"/>
          <w:sz w:val="20"/>
          <w:szCs w:val="20"/>
        </w:rPr>
        <w:t>JList</w:t>
      </w:r>
      <w:proofErr w:type="spellEnd"/>
      <w:r>
        <w:rPr>
          <w:rFonts w:ascii="Arial" w:hAnsi="Arial" w:cs="Arial"/>
          <w:color w:val="333333"/>
          <w:sz w:val="20"/>
          <w:szCs w:val="20"/>
        </w:rPr>
        <w:t xml:space="preserve"> model, even though they present the same data. </w:t>
      </w:r>
      <w:proofErr w:type="gramStart"/>
      <w:r>
        <w:rPr>
          <w:rFonts w:ascii="Arial" w:hAnsi="Arial" w:cs="Arial"/>
          <w:color w:val="333333"/>
          <w:sz w:val="20"/>
          <w:szCs w:val="20"/>
        </w:rPr>
        <w:t>Switching between them means rewriting the model.</w:t>
      </w:r>
      <w:proofErr w:type="gramEnd"/>
      <w:r>
        <w:rPr>
          <w:rFonts w:ascii="Arial" w:hAnsi="Arial" w:cs="Arial"/>
          <w:color w:val="333333"/>
          <w:sz w:val="20"/>
          <w:szCs w:val="20"/>
        </w:rPr>
        <w:t xml:space="preserv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Nodes API provides a generic model for presenting your data.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Explorer &amp; Property Sheet API provides several advanced Swing components for displaying nodes.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In addition to a window system,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many other UI-related components, such as a property sheet, a palette, </w:t>
      </w:r>
      <w:proofErr w:type="gramStart"/>
      <w:r>
        <w:rPr>
          <w:rFonts w:ascii="Arial" w:hAnsi="Arial" w:cs="Arial"/>
          <w:color w:val="333333"/>
          <w:sz w:val="20"/>
          <w:szCs w:val="20"/>
        </w:rPr>
        <w:t>complex</w:t>
      </w:r>
      <w:proofErr w:type="gramEnd"/>
      <w:r>
        <w:rPr>
          <w:rFonts w:ascii="Arial" w:hAnsi="Arial" w:cs="Arial"/>
          <w:color w:val="333333"/>
          <w:sz w:val="20"/>
          <w:szCs w:val="20"/>
        </w:rPr>
        <w:t xml:space="preserve"> Swing components for presenting data, a </w:t>
      </w:r>
      <w:proofErr w:type="spellStart"/>
      <w:r>
        <w:rPr>
          <w:rFonts w:ascii="Arial" w:hAnsi="Arial" w:cs="Arial"/>
          <w:color w:val="333333"/>
          <w:sz w:val="20"/>
          <w:szCs w:val="20"/>
        </w:rPr>
        <w:t>Plugin</w:t>
      </w:r>
      <w:proofErr w:type="spellEnd"/>
      <w:r>
        <w:rPr>
          <w:rFonts w:ascii="Arial" w:hAnsi="Arial" w:cs="Arial"/>
          <w:color w:val="333333"/>
          <w:sz w:val="20"/>
          <w:szCs w:val="20"/>
        </w:rPr>
        <w:t xml:space="preserve"> Manager, and an Output window.</w:t>
      </w:r>
    </w:p>
    <w:p w:rsidR="0072515E" w:rsidRDefault="0072515E" w:rsidP="0072515E">
      <w:pPr>
        <w:pStyle w:val="Heading5"/>
      </w:pPr>
      <w:r>
        <w:lastRenderedPageBreak/>
        <w:t>Miscellaneous Features, Documentation, and Tooling Support</w:t>
      </w:r>
    </w:p>
    <w:p w:rsidR="00A32D50"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IDE, which is the software development kit (SDK) of the </w:t>
      </w:r>
      <w:proofErr w:type="spellStart"/>
      <w:r>
        <w:rPr>
          <w:rFonts w:ascii="Arial" w:hAnsi="Arial" w:cs="Arial"/>
          <w:color w:val="333333"/>
          <w:sz w:val="20"/>
          <w:szCs w:val="20"/>
        </w:rPr>
        <w:t>NewtBeans</w:t>
      </w:r>
      <w:proofErr w:type="spellEnd"/>
      <w:r>
        <w:rPr>
          <w:rFonts w:ascii="Arial" w:hAnsi="Arial" w:cs="Arial"/>
          <w:color w:val="333333"/>
          <w:sz w:val="20"/>
          <w:szCs w:val="20"/>
        </w:rPr>
        <w:t xml:space="preserve"> Platform, provides many templates and tools, such as the award winning Matisse GUI Builder that enables you to very easily design your application's layout.</w:t>
      </w:r>
    </w:p>
    <w:p w:rsidR="00D255F8" w:rsidRDefault="00D255F8" w:rsidP="00D255F8">
      <w:pPr>
        <w:pStyle w:val="Heading4"/>
      </w:pPr>
      <w:r>
        <w:t>Advantages of NetBeans:</w:t>
      </w:r>
    </w:p>
    <w:p w:rsidR="00D255F8" w:rsidRDefault="00D255F8" w:rsidP="00D255F8">
      <w:pPr>
        <w:pStyle w:val="Heading5"/>
      </w:pPr>
      <w:r>
        <w:t>Best support for latest java technologies:</w:t>
      </w:r>
    </w:p>
    <w:p w:rsidR="00D255F8" w:rsidRDefault="00437C31" w:rsidP="00D255F8">
      <w:pPr>
        <w:rPr>
          <w:rFonts w:ascii="Arial" w:hAnsi="Arial" w:cs="Arial"/>
          <w:color w:val="333333"/>
          <w:shd w:val="clear" w:color="auto" w:fill="FFFFFF"/>
        </w:rPr>
      </w:pP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provides first-class comprehensive support for the newest Java technologies and latest Java enhancements before other IDEs. It is the first IDE providing support for JDK 7, Java EE 6, and </w:t>
      </w:r>
      <w:proofErr w:type="spellStart"/>
      <w:r>
        <w:rPr>
          <w:rFonts w:ascii="Arial" w:hAnsi="Arial" w:cs="Arial"/>
          <w:color w:val="333333"/>
          <w:shd w:val="clear" w:color="auto" w:fill="FFFFFF"/>
        </w:rPr>
        <w:t>JavaFX</w:t>
      </w:r>
      <w:proofErr w:type="spellEnd"/>
      <w:r>
        <w:rPr>
          <w:rFonts w:ascii="Arial" w:hAnsi="Arial" w:cs="Arial"/>
          <w:color w:val="333333"/>
          <w:shd w:val="clear" w:color="auto" w:fill="FFFFFF"/>
        </w:rPr>
        <w:t xml:space="preserve"> 2.</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With its constantly improving Java Editor, many rich features and an extensive range of tools, templates and samples,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sets the standard for developing with cutting edge technologies out of the box.</w:t>
      </w:r>
    </w:p>
    <w:p w:rsidR="00437C31" w:rsidRDefault="00437C31" w:rsidP="00437C31">
      <w:pPr>
        <w:pStyle w:val="Heading5"/>
        <w:rPr>
          <w:shd w:val="clear" w:color="auto" w:fill="FFFFFF"/>
        </w:rPr>
      </w:pPr>
      <w:r>
        <w:rPr>
          <w:shd w:val="clear" w:color="auto" w:fill="FFFFFF"/>
        </w:rPr>
        <w:t>Fast &amp; smart code editing</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 xml:space="preserve">An IDE is much more than a text editor.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Editor indents lines, matches words and brackets, and highlights source code syntactically and semantically. It also provides code templates, coding tips, and refactoring tools.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The editor supports many languages from Java, C/C++, XML and HTML, to PHP, Groovy, </w:t>
      </w:r>
      <w:proofErr w:type="spellStart"/>
      <w:r>
        <w:rPr>
          <w:rFonts w:ascii="Arial" w:hAnsi="Arial" w:cs="Arial"/>
          <w:color w:val="333333"/>
          <w:shd w:val="clear" w:color="auto" w:fill="FFFFFF"/>
        </w:rPr>
        <w:t>Javadoc</w:t>
      </w:r>
      <w:proofErr w:type="spellEnd"/>
      <w:r>
        <w:rPr>
          <w:rFonts w:ascii="Arial" w:hAnsi="Arial" w:cs="Arial"/>
          <w:color w:val="333333"/>
          <w:shd w:val="clear" w:color="auto" w:fill="FFFFFF"/>
        </w:rPr>
        <w:t>, JavaScript and JSP. Because the editor is extensible, you can plug in support for many other languages.</w:t>
      </w:r>
    </w:p>
    <w:p w:rsidR="00437C31" w:rsidRDefault="00437C31" w:rsidP="00437C31">
      <w:pPr>
        <w:pStyle w:val="Heading5"/>
      </w:pPr>
      <w:r>
        <w:t>Easy &amp; efficient project management</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 xml:space="preserve">Keeping a clear overview of large applications, with thousands of folders and files, and millions of lines of code, is a daunting task.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provides different views of your data, from multiple project windows to helpful tools for setting up your applications and managing them efficiently, letting you drill down into your data quickly and easily, while giving you versioning tools via Subversion, Mercurial, and </w:t>
      </w:r>
      <w:proofErr w:type="spellStart"/>
      <w:r>
        <w:rPr>
          <w:rFonts w:ascii="Arial" w:hAnsi="Arial" w:cs="Arial"/>
          <w:color w:val="333333"/>
          <w:shd w:val="clear" w:color="auto" w:fill="FFFFFF"/>
        </w:rPr>
        <w:t>Git</w:t>
      </w:r>
      <w:proofErr w:type="spellEnd"/>
      <w:r>
        <w:rPr>
          <w:rFonts w:ascii="Arial" w:hAnsi="Arial" w:cs="Arial"/>
          <w:color w:val="333333"/>
          <w:shd w:val="clear" w:color="auto" w:fill="FFFFFF"/>
        </w:rPr>
        <w:t xml:space="preserve"> integration out of the box.</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new developers join your project, they can understand the structure of your application because your code is well-organized.</w:t>
      </w:r>
    </w:p>
    <w:p w:rsidR="00271419" w:rsidRDefault="00271419" w:rsidP="00271419">
      <w:pPr>
        <w:pStyle w:val="Heading5"/>
        <w:rPr>
          <w:shd w:val="clear" w:color="auto" w:fill="FFFFFF"/>
        </w:rPr>
      </w:pPr>
      <w:r>
        <w:rPr>
          <w:shd w:val="clear" w:color="auto" w:fill="FFFFFF"/>
        </w:rPr>
        <w:t>Rapid user interface development</w:t>
      </w:r>
    </w:p>
    <w:p w:rsidR="00271419" w:rsidRDefault="00271419" w:rsidP="00271419">
      <w:pPr>
        <w:rPr>
          <w:rStyle w:val="apple-converted-space"/>
          <w:rFonts w:ascii="Arial" w:hAnsi="Arial" w:cs="Arial"/>
          <w:color w:val="333333"/>
          <w:shd w:val="clear" w:color="auto" w:fill="FFFFFF"/>
        </w:rPr>
      </w:pPr>
      <w:r>
        <w:rPr>
          <w:rFonts w:ascii="Arial" w:hAnsi="Arial" w:cs="Arial"/>
          <w:color w:val="333333"/>
          <w:shd w:val="clear" w:color="auto" w:fill="FFFFFF"/>
        </w:rPr>
        <w:t xml:space="preserve">Design GUIs for Java EE, Java SE, and Java ME applications quickly and smoothly by dragging and positioning GUI components from a palette into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Editor.</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For Java SE applications,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GUI Builder automatically takes care of correct spacing and alignment, while supporting in-place editing, as well. The GUI builder is so intuitive that it has been used to prototype GUIs at customer presentations.</w:t>
      </w:r>
      <w:r>
        <w:rPr>
          <w:rStyle w:val="apple-converted-space"/>
          <w:rFonts w:ascii="Arial" w:hAnsi="Arial" w:cs="Arial"/>
          <w:color w:val="333333"/>
          <w:shd w:val="clear" w:color="auto" w:fill="FFFFFF"/>
        </w:rPr>
        <w:t> </w:t>
      </w:r>
    </w:p>
    <w:p w:rsidR="00571437" w:rsidRDefault="00571437" w:rsidP="00571437">
      <w:pPr>
        <w:pStyle w:val="Heading5"/>
        <w:rPr>
          <w:rStyle w:val="apple-converted-space"/>
          <w:shd w:val="clear" w:color="auto" w:fill="FFFFFF"/>
        </w:rPr>
      </w:pPr>
      <w:r w:rsidRPr="00571437">
        <w:rPr>
          <w:rStyle w:val="apple-converted-space"/>
          <w:shd w:val="clear" w:color="auto" w:fill="FFFFFF"/>
        </w:rPr>
        <w:t>Write bug free code</w:t>
      </w:r>
    </w:p>
    <w:p w:rsidR="00571437" w:rsidRPr="00571437" w:rsidRDefault="00870B6B" w:rsidP="00571437">
      <w:r>
        <w:rPr>
          <w:rFonts w:ascii="Arial" w:hAnsi="Arial" w:cs="Arial"/>
          <w:color w:val="333333"/>
          <w:shd w:val="clear" w:color="auto" w:fill="FFFFFF"/>
        </w:rPr>
        <w:lastRenderedPageBreak/>
        <w:t xml:space="preserve">The cost of buggy code increases the longer it remains unfixed.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provides static analysis tools, especially integration with the widely used </w:t>
      </w:r>
      <w:proofErr w:type="spellStart"/>
      <w:r>
        <w:rPr>
          <w:rFonts w:ascii="Arial" w:hAnsi="Arial" w:cs="Arial"/>
          <w:color w:val="333333"/>
          <w:shd w:val="clear" w:color="auto" w:fill="FFFFFF"/>
        </w:rPr>
        <w:t>FindBugs</w:t>
      </w:r>
      <w:proofErr w:type="spellEnd"/>
      <w:r>
        <w:rPr>
          <w:rFonts w:ascii="Arial" w:hAnsi="Arial" w:cs="Arial"/>
          <w:color w:val="333333"/>
          <w:shd w:val="clear" w:color="auto" w:fill="FFFFFF"/>
        </w:rPr>
        <w:t xml:space="preserve"> tool, for identifying and fixing common problems in Java code. In addition,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Debugger lets you place breakpoints in your source code, add field watches, step through your code, run into methods, take snapshots and monitor execution as it occurs.</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Profiler provides expert assistance for optimizing your application's speed and memory usage, and makes it easier to build reliable and scalable Java SE, </w:t>
      </w:r>
      <w:proofErr w:type="spellStart"/>
      <w:r>
        <w:rPr>
          <w:rFonts w:ascii="Arial" w:hAnsi="Arial" w:cs="Arial"/>
          <w:color w:val="333333"/>
          <w:shd w:val="clear" w:color="auto" w:fill="FFFFFF"/>
        </w:rPr>
        <w:t>JavaFX</w:t>
      </w:r>
      <w:proofErr w:type="spellEnd"/>
      <w:r>
        <w:rPr>
          <w:rFonts w:ascii="Arial" w:hAnsi="Arial" w:cs="Arial"/>
          <w:color w:val="333333"/>
          <w:shd w:val="clear" w:color="auto" w:fill="FFFFFF"/>
        </w:rPr>
        <w:t xml:space="preserve"> and Java EE applications.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includes a visual debugger for Java SE applications, letting you debug user interfaces without looking into source code. Take GUI snapshots of your applications and click on user interface elements to jump back into the related source code.</w:t>
      </w:r>
      <w:r>
        <w:rPr>
          <w:rStyle w:val="apple-converted-space"/>
          <w:rFonts w:ascii="Arial" w:hAnsi="Arial" w:cs="Arial"/>
          <w:color w:val="333333"/>
          <w:shd w:val="clear" w:color="auto" w:fill="FFFFFF"/>
        </w:rPr>
        <w:t> </w:t>
      </w: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61" w:name="_Toc289275458"/>
      <w:bookmarkStart w:id="62" w:name="_Toc330365077"/>
      <w:r>
        <w:rPr>
          <w:rFonts w:eastAsia="Arial"/>
        </w:rPr>
        <w:t>Front End</w:t>
      </w:r>
      <w:bookmarkStart w:id="63" w:name="_Toc289275459"/>
      <w:bookmarkEnd w:id="61"/>
      <w:r w:rsidR="00544CBD">
        <w:rPr>
          <w:rFonts w:eastAsia="Arial"/>
        </w:rPr>
        <w:t xml:space="preserve"> </w:t>
      </w:r>
      <w:bookmarkEnd w:id="62"/>
      <w:bookmarkEnd w:id="63"/>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73"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w:t>
      </w:r>
      <w:r w:rsidR="001E3D45" w:rsidRPr="00884527">
        <w:rPr>
          <w:rFonts w:ascii="Arial" w:eastAsia="Times New Roman" w:hAnsi="Arial" w:cs="Arial"/>
          <w:color w:val="222222"/>
          <w:lang w:eastAsia="en-IN"/>
        </w:rPr>
        <w:lastRenderedPageBreak/>
        <w:t>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proofErr w:type="spellStart"/>
      <w:r w:rsidR="00D71975" w:rsidRPr="00246808">
        <w:rPr>
          <w:rFonts w:ascii="Segoe UI" w:hAnsi="Segoe UI" w:cs="Segoe UI"/>
          <w:sz w:val="18"/>
          <w:szCs w:val="18"/>
        </w:rPr>
        <w:fldChar w:fldCharType="begin"/>
      </w:r>
      <w:r w:rsidRPr="00246808">
        <w:rPr>
          <w:rFonts w:ascii="Segoe UI" w:hAnsi="Segoe UI" w:cs="Segoe UI"/>
          <w:sz w:val="18"/>
          <w:szCs w:val="18"/>
        </w:rPr>
        <w:instrText xml:space="preserve"> HYPERLINK "http://msdn.microsoft.com/en-IN/library/system.windows.aspx" </w:instrText>
      </w:r>
      <w:r w:rsidR="00D71975" w:rsidRPr="00246808">
        <w:rPr>
          <w:rFonts w:ascii="Segoe UI" w:hAnsi="Segoe UI" w:cs="Segoe UI"/>
          <w:sz w:val="18"/>
          <w:szCs w:val="18"/>
        </w:rPr>
        <w:fldChar w:fldCharType="separate"/>
      </w:r>
      <w:r w:rsidRPr="00246808">
        <w:rPr>
          <w:rFonts w:ascii="Segoe UI" w:hAnsi="Segoe UI" w:cs="Segoe UI"/>
          <w:sz w:val="18"/>
        </w:rPr>
        <w:t>System.Windows</w:t>
      </w:r>
      <w:proofErr w:type="spellEnd"/>
      <w:r w:rsidR="00D71975" w:rsidRPr="00246808">
        <w:rPr>
          <w:rFonts w:ascii="Segoe UI" w:hAnsi="Segoe UI" w:cs="Segoe UI"/>
          <w:sz w:val="18"/>
          <w:szCs w:val="18"/>
        </w:rPr>
        <w:fldChar w:fldCharType="end"/>
      </w:r>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4"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"http://msdn.microsoft.com/en-IN/library/system.windows.controls.primitives.repeatbutton.aspx"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RepeatButton</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"http://msdn.microsoft.com/en-IN/library/system.windows.controls.datagrid.aspx"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DataGrid</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"http://msdn.microsoft.com/en-IN/library/system.windows.controls.listview.aspx"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ListView</w:t>
      </w:r>
      <w:r w:rsidR="00D71975" w:rsidRPr="002C67D4">
        <w:rPr>
          <w:rFonts w:ascii="Segoe UI" w:eastAsia="Times New Roman" w:hAnsi="Segoe UI" w:cs="Segoe UI"/>
          <w:sz w:val="18"/>
          <w:szCs w:val="18"/>
          <w:lang w:val="en-IN" w:eastAsia="en-IN" w:bidi="bn-IN"/>
        </w:rPr>
        <w:fldChar w:fldCharType="end"/>
      </w:r>
      <w:proofErr w:type="gramStart"/>
      <w:r w:rsidRPr="002C67D4">
        <w:rPr>
          <w:rFonts w:ascii="Segoe UI" w:eastAsia="Times New Roman" w:hAnsi="Segoe UI" w:cs="Segoe UI"/>
          <w:sz w:val="18"/>
          <w:szCs w:val="18"/>
          <w:lang w:val="en-IN" w:eastAsia="en-IN" w:bidi="bn-IN"/>
        </w:rPr>
        <w:t>,and</w:t>
      </w:r>
      <w:proofErr w:type="spellEnd"/>
      <w:proofErr w:type="gramEnd"/>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"http://msdn.microsoft.com/en-IN/library/system.windows.controls.treeview.aspx"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TreeView</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5"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"http://msdn.microsoft.com/en-IN/library/system.windows.controls.datepicker.aspx"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DatePicker</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"http://msdn.microsoft.com/en-IN/library/microsoft.win32.openfiledialog.aspx"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OpenFileDialog</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"http://msdn.microsoft.com/en-IN/library/system.windows.controls.printdialog.aspx"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PrintDialog</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"http://msdn.microsoft.com/en-IN/library/microsoft.win32.savefiledialog.aspx"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SaveFileDialog</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"http://msdn.microsoft.com/en-IN/library/system.windows.controls.inkcanvas.aspx"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InkCanvas</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"http://msdn.microsoft.com/en-IN/library/system.windows.controls.inkpresenter.aspx"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InkPresenter</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6"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7"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8" w:history="1">
        <w:proofErr w:type="spellStart"/>
        <w:r w:rsidRPr="002C67D4">
          <w:rPr>
            <w:rFonts w:ascii="Segoe UI" w:eastAsia="Times New Roman" w:hAnsi="Segoe UI" w:cs="Segoe UI"/>
            <w:sz w:val="18"/>
            <w:lang w:val="en-IN" w:eastAsia="en-IN" w:bidi="bn-IN"/>
          </w:rPr>
          <w:t>FlowDocumentReader</w:t>
        </w:r>
        <w:proofErr w:type="spellEnd"/>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fldChar w:fldCharType="begin"/>
      </w:r>
      <w:r w:rsidR="00D71975">
        <w:instrText>HYPERLINK "http://msdn.microsoft.com/en-IN/library/system.windows.controls.flowdocumentscrollviewer.aspx"</w:instrText>
      </w:r>
      <w:r w:rsidR="00D71975">
        <w:fldChar w:fldCharType="separate"/>
      </w:r>
      <w:r w:rsidRPr="002C67D4">
        <w:rPr>
          <w:rFonts w:ascii="Segoe UI" w:eastAsia="Times New Roman" w:hAnsi="Segoe UI" w:cs="Segoe UI"/>
          <w:sz w:val="18"/>
          <w:lang w:val="en-IN" w:eastAsia="en-IN" w:bidi="bn-IN"/>
        </w:rPr>
        <w:t>FlowDocumentScrollViewer</w:t>
      </w:r>
      <w:proofErr w:type="spellEnd"/>
      <w:r w:rsidR="00D71975">
        <w:fldChar w:fldCharType="end"/>
      </w:r>
      <w:r w:rsidRPr="002C67D4">
        <w:rPr>
          <w:rFonts w:ascii="Segoe UI" w:eastAsia="Times New Roman" w:hAnsi="Segoe UI" w:cs="Segoe UI"/>
          <w:sz w:val="18"/>
          <w:szCs w:val="18"/>
          <w:lang w:val="en-IN" w:eastAsia="en-IN" w:bidi="bn-IN"/>
        </w:rPr>
        <w:t xml:space="preserve">, </w:t>
      </w:r>
      <w:proofErr w:type="spellStart"/>
      <w:r w:rsidRPr="002C67D4">
        <w:rPr>
          <w:rFonts w:ascii="Segoe UI" w:eastAsia="Times New Roman" w:hAnsi="Segoe UI" w:cs="Segoe UI"/>
          <w:sz w:val="18"/>
          <w:szCs w:val="18"/>
          <w:lang w:val="en-IN" w:eastAsia="en-IN" w:bidi="bn-IN"/>
        </w:rPr>
        <w:t>and</w:t>
      </w:r>
      <w:hyperlink r:id="rId79" w:history="1">
        <w:r w:rsidRPr="002C67D4">
          <w:rPr>
            <w:rFonts w:ascii="Segoe UI" w:eastAsia="Times New Roman" w:hAnsi="Segoe UI" w:cs="Segoe UI"/>
            <w:sz w:val="18"/>
            <w:lang w:val="en-IN" w:eastAsia="en-IN" w:bidi="bn-IN"/>
          </w:rPr>
          <w:t>StickyNoteControl</w:t>
        </w:r>
        <w:proofErr w:type="spellEnd"/>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"http://msdn.microsoft.com/en-IN/library/system.windows.controls.textbox.aspx"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TextBox</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"http://msdn.microsoft.com/en-IN/library/system.windows.controls.richtextbox.aspx"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RichTextBox</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"http://msdn.microsoft.com/en-IN/library/system.windows.controls.passwordbox.aspx"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PasswordBox</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0"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1"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2"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3"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4"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5"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6"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7"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8"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9"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90"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1"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2"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3"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proofErr w:type="spellStart"/>
        <w:r w:rsidRPr="002C67D4">
          <w:rPr>
            <w:rFonts w:ascii="Segoe UI" w:eastAsia="Times New Roman" w:hAnsi="Segoe UI" w:cs="Segoe UI"/>
            <w:sz w:val="18"/>
            <w:lang w:val="en-IN" w:eastAsia="en-IN" w:bidi="bn-IN"/>
          </w:rPr>
          <w:t>Viewbox</w:t>
        </w:r>
        <w:proofErr w:type="spellEnd"/>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fldChar w:fldCharType="begin"/>
      </w:r>
      <w:r w:rsidR="00D71975">
        <w:instrText>HYPERLINK "http://msdn.microsoft.com/en-IN/library/system.windows.controls.virtualizingstackpanel.aspx"</w:instrText>
      </w:r>
      <w:r w:rsidR="00D71975">
        <w:fldChar w:fldCharType="separate"/>
      </w:r>
      <w:r w:rsidRPr="002C67D4">
        <w:rPr>
          <w:rFonts w:ascii="Segoe UI" w:eastAsia="Times New Roman" w:hAnsi="Segoe UI" w:cs="Segoe UI"/>
          <w:sz w:val="18"/>
          <w:lang w:val="en-IN" w:eastAsia="en-IN" w:bidi="bn-IN"/>
        </w:rPr>
        <w:t>VirtualizingStackPanel</w:t>
      </w:r>
      <w:proofErr w:type="spellEnd"/>
      <w:r w:rsidR="00D71975">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xml:space="preserve">, </w:t>
      </w:r>
      <w:proofErr w:type="spellStart"/>
      <w:r w:rsidRPr="002C67D4">
        <w:rPr>
          <w:rFonts w:ascii="Segoe UI" w:eastAsia="Times New Roman" w:hAnsi="Segoe UI" w:cs="Segoe UI"/>
          <w:sz w:val="18"/>
          <w:szCs w:val="18"/>
          <w:lang w:val="en-IN" w:eastAsia="en-IN" w:bidi="bn-IN"/>
        </w:rPr>
        <w:t>and</w:t>
      </w:r>
      <w:hyperlink r:id="rId98" w:history="1">
        <w:r w:rsidRPr="002C67D4">
          <w:rPr>
            <w:rFonts w:ascii="Segoe UI" w:eastAsia="Times New Roman" w:hAnsi="Segoe UI" w:cs="Segoe UI"/>
            <w:sz w:val="18"/>
            <w:lang w:val="en-IN" w:eastAsia="en-IN" w:bidi="bn-IN"/>
          </w:rPr>
          <w:t>WrapPanel</w:t>
        </w:r>
        <w:proofErr w:type="spellEnd"/>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"http://msdn.microsoft.com/en-IN/library/system.windows.controls.mediaelement.aspx"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MediaElement</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"http://msdn.microsoft.com/en-IN/library/system.windows.controls.soundplayeraction.aspx"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SoundPlayerAction</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"http://msdn.microsoft.com/en-IN/library/system.windows.controls.contextmenu.aspx"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ContextMenu</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0"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"http://msdn.microsoft.com/en-IN/library/system.windows.controls.toolbar.aspx"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ToolBar</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"http://msdn.microsoft.com/en-IN/library/system.windows.navigation.navigationwindow.aspx"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NavigationWindow</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"http://msdn.microsoft.com/en-IN/library/system.windows.controls.tabcontrol.aspx"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TabControl</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"http://msdn.microsoft.com/en-IN/library/system.windows.controls.checkbox.aspx"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CheckBox</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"http://msdn.microsoft.com/en-IN/library/system.windows.controls.combobox.aspx"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ComboBox</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"http://msdn.microsoft.com/en-IN/library/system.windows.controls.listbox.aspx"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ListBox</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"http://msdn.microsoft.com/en-IN/library/system.windows.controls.radiobutton.aspx"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RadioButton</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5"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0"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D71975"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2" w:history="1">
        <w:r w:rsidR="00B50F39" w:rsidRPr="00B50F39">
          <w:rPr>
            <w:rStyle w:val="Hyperlink"/>
            <w:rFonts w:ascii="Segoe UI" w:hAnsi="Segoe UI" w:cs="Segoe UI"/>
            <w:color w:val="auto"/>
            <w:sz w:val="18"/>
            <w:szCs w:val="18"/>
            <w:u w:val="none"/>
          </w:rPr>
          <w:t>Canvas</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provide their own layout.</w:t>
      </w:r>
    </w:p>
    <w:p w:rsidR="00B50F39" w:rsidRPr="00B50F39" w:rsidRDefault="00D71975"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3" w:history="1">
        <w:proofErr w:type="spellStart"/>
        <w:r w:rsidR="00B50F39" w:rsidRPr="00B50F39">
          <w:rPr>
            <w:rStyle w:val="Hyperlink"/>
            <w:rFonts w:ascii="Segoe UI" w:hAnsi="Segoe UI" w:cs="Segoe UI"/>
            <w:color w:val="auto"/>
            <w:sz w:val="18"/>
            <w:szCs w:val="18"/>
            <w:u w:val="none"/>
          </w:rPr>
          <w:t>DockPanel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aligned to the edges of the panel.</w:t>
      </w:r>
    </w:p>
    <w:p w:rsidR="00B50F39" w:rsidRPr="00B50F39" w:rsidRDefault="00D71975"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4" w:history="1">
        <w:r w:rsidR="00B50F39" w:rsidRPr="00B50F39">
          <w:rPr>
            <w:rStyle w:val="Hyperlink"/>
            <w:rFonts w:ascii="Segoe UI" w:hAnsi="Segoe UI" w:cs="Segoe UI"/>
            <w:color w:val="auto"/>
            <w:sz w:val="18"/>
            <w:szCs w:val="18"/>
            <w:u w:val="none"/>
          </w:rPr>
          <w:t>Grid</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by rows and columns.</w:t>
      </w:r>
    </w:p>
    <w:p w:rsidR="00B50F39" w:rsidRPr="00B50F39" w:rsidRDefault="00D71975"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5" w:history="1">
        <w:proofErr w:type="spellStart"/>
        <w:r w:rsidR="00B50F39" w:rsidRPr="00B50F39">
          <w:rPr>
            <w:rStyle w:val="Hyperlink"/>
            <w:rFonts w:ascii="Segoe UI" w:hAnsi="Segoe UI" w:cs="Segoe UI"/>
            <w:color w:val="auto"/>
            <w:sz w:val="18"/>
            <w:szCs w:val="18"/>
            <w:u w:val="none"/>
          </w:rPr>
          <w:t>StackPanel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stacked either vertically or horizontally.</w:t>
      </w:r>
    </w:p>
    <w:p w:rsidR="00B50F39" w:rsidRPr="00B50F39" w:rsidRDefault="00D71975"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6" w:history="1">
        <w:proofErr w:type="spellStart"/>
        <w:r w:rsidR="00B50F39" w:rsidRPr="00B50F39">
          <w:rPr>
            <w:rStyle w:val="Hyperlink"/>
            <w:rFonts w:ascii="Segoe UI" w:hAnsi="Segoe UI" w:cs="Segoe UI"/>
            <w:color w:val="auto"/>
            <w:sz w:val="18"/>
            <w:szCs w:val="18"/>
            <w:u w:val="none"/>
          </w:rPr>
          <w:t>VirtualizingStackPanel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virtualized and arranged on a single line that is either horizontally or vertically oriented.</w:t>
      </w:r>
    </w:p>
    <w:p w:rsidR="00B50F39" w:rsidRDefault="00D71975"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7" w:history="1">
        <w:proofErr w:type="spellStart"/>
        <w:r w:rsidR="00B50F39" w:rsidRPr="00B50F39">
          <w:rPr>
            <w:rStyle w:val="Hyperlink"/>
            <w:rFonts w:ascii="Segoe UI" w:hAnsi="Segoe UI" w:cs="Segoe UI"/>
            <w:color w:val="auto"/>
            <w:sz w:val="18"/>
            <w:szCs w:val="18"/>
            <w:u w:val="none"/>
          </w:rPr>
          <w:t>WrapPanel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xml:space="preserve">. The WPF coordinate system is measured with double-precision floating-point numbers rather than single-precision. Transformations and opacity values are also expressed as double-precision. WPF also supports a wide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gamut (</w:t>
      </w:r>
      <w:proofErr w:type="spellStart"/>
      <w:r w:rsidRPr="006D3AE6">
        <w:rPr>
          <w:rFonts w:ascii="Times New Roman" w:eastAsia="Times New Roman" w:hAnsi="Times New Roman" w:cs="Times New Roman"/>
          <w:color w:val="2A2A2A"/>
          <w:sz w:val="24"/>
          <w:szCs w:val="24"/>
          <w:lang w:val="en-IN" w:eastAsia="en-IN" w:bidi="bn-IN"/>
        </w:rPr>
        <w:t>scRGB</w:t>
      </w:r>
      <w:proofErr w:type="spellEnd"/>
      <w:r w:rsidRPr="006D3AE6">
        <w:rPr>
          <w:rFonts w:ascii="Times New Roman" w:eastAsia="Times New Roman" w:hAnsi="Times New Roman" w:cs="Times New Roman"/>
          <w:color w:val="2A2A2A"/>
          <w:sz w:val="24"/>
          <w:szCs w:val="24"/>
          <w:lang w:val="en-IN" w:eastAsia="en-IN" w:bidi="bn-IN"/>
        </w:rPr>
        <w:t xml:space="preserve">) and provides integrated support for managing inputs from different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spaces.</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D71975" w:rsidP="006D3AE6">
      <w:pPr>
        <w:tabs>
          <w:tab w:val="center" w:pos="4680"/>
        </w:tabs>
      </w:pPr>
      <w:hyperlink r:id="rId118" w:tooltip="Collapse" w:history="1">
        <w:r w:rsidR="006D3AE6">
          <w:rPr>
            <w:rFonts w:ascii="Times New Roman" w:eastAsia="Times New Roman" w:hAnsi="Times New Roman" w:cs="Times New Roman"/>
            <w:sz w:val="27"/>
            <w:szCs w:val="27"/>
            <w:lang w:val="en-IN" w:eastAsia="en-IN" w:bidi="bn-IN"/>
          </w:rPr>
          <w:tab/>
        </w:r>
        <w:r w:rsidR="006D3AE6"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64" w:name="_Toc289170424"/>
      <w:bookmarkStart w:id="65"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4"/>
      <w:bookmarkEnd w:id="65"/>
    </w:p>
    <w:p w:rsidR="00995604" w:rsidRPr="00995604" w:rsidRDefault="002D4362" w:rsidP="00995604">
      <w:r>
        <w:rPr>
          <w:noProof/>
          <w:lang w:bidi="ar-SA"/>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19"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 xml:space="preserve">All you can do in XAML can also be done in code. XAML </w:t>
      </w:r>
      <w:proofErr w:type="spellStart"/>
      <w:proofErr w:type="gramStart"/>
      <w:r w:rsidRPr="002D69DA">
        <w:rPr>
          <w:rFonts w:ascii="Segoe UI" w:eastAsia="Times New Roman" w:hAnsi="Segoe UI" w:cs="Segoe UI"/>
          <w:color w:val="444444"/>
          <w:lang w:val="en-IN" w:eastAsia="en-IN" w:bidi="ar-SA"/>
        </w:rPr>
        <w:t>ist</w:t>
      </w:r>
      <w:proofErr w:type="spellEnd"/>
      <w:proofErr w:type="gramEnd"/>
      <w:r w:rsidRPr="002D69DA">
        <w:rPr>
          <w:rFonts w:ascii="Segoe UI" w:eastAsia="Times New Roman" w:hAnsi="Segoe UI" w:cs="Segoe UI"/>
          <w:color w:val="44444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CA6E55" w:rsidRPr="002D69DA" w:rsidRDefault="00CA6E55" w:rsidP="002D69DA">
      <w:pPr>
        <w:spacing w:before="0" w:after="150" w:line="270" w:lineRule="atLeast"/>
        <w:rPr>
          <w:rFonts w:ascii="Segoe UI" w:eastAsia="Times New Roman" w:hAnsi="Segoe UI" w:cs="Segoe UI"/>
          <w:color w:val="444444"/>
          <w:lang w:val="en-IN" w:eastAsia="en-IN" w:bidi="ar-SA"/>
        </w:rPr>
      </w:pP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CA6E55" w:rsidRPr="009A167B" w:rsidRDefault="00CA6E55" w:rsidP="00CA6E55">
      <w:pPr>
        <w:pStyle w:val="Heading3"/>
        <w:rPr>
          <w:rStyle w:val="mw-headline"/>
          <w:b/>
          <w:bCs/>
        </w:rPr>
      </w:pPr>
      <w:r>
        <w:rPr>
          <w:rStyle w:val="mw-headline"/>
        </w:rPr>
        <w:t xml:space="preserve">Swing </w:t>
      </w:r>
    </w:p>
    <w:p w:rsidR="00CA6E55" w:rsidRDefault="00CA6E55" w:rsidP="00CA6E55">
      <w:r>
        <w:t xml:space="preserve">Swing is the primary Java GUI widget toolkit. It is part of Oracle's Java Foundation Classes (JFC) — an API for providing a graphical user interface (GUI) for Java </w:t>
      </w:r>
      <w:r w:rsidR="005828CA">
        <w:t>programs. Swing</w:t>
      </w:r>
      <w:r>
        <w:t xml:space="preserve"> was developed to provide a more sophisticated set of GUI components than the earlier Abstract Window Toolkit (AWT). Swing provides a native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CA6E55" w:rsidRDefault="00CA6E55" w:rsidP="00CA6E55">
      <w:r>
        <w:t>Unlike AWT components, Swing components are not implemented by platform-specific code. Instead they are written entirely in Java and therefore are platform-independent. The term "lightweight" is used to describe such an element.</w:t>
      </w:r>
    </w:p>
    <w:p w:rsidR="00CA6E55" w:rsidRPr="00186AE5" w:rsidRDefault="00CA6E55" w:rsidP="00CA6E55">
      <w:r w:rsidRPr="00006A7D">
        <w:rPr>
          <w:noProof/>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-685165</wp:posOffset>
            </wp:positionV>
            <wp:extent cx="3519422" cy="1949570"/>
            <wp:effectExtent l="19050" t="0" r="6985" b="0"/>
            <wp:wrapTight wrapText="bothSides">
              <wp:wrapPolygon edited="0">
                <wp:start x="-117" y="0"/>
                <wp:lineTo x="-117" y="21326"/>
                <wp:lineTo x="21643" y="21326"/>
                <wp:lineTo x="21643" y="0"/>
                <wp:lineTo x="-117" y="0"/>
              </wp:wrapPolygon>
            </wp:wrapTight>
            <wp:docPr id="224" name="Picture 4" descr="http://netbeans.org/images_www/v7/1/screenshots/gui-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tbeans.org/images_www/v7/1/screenshots/gui-builder.png"/>
                    <pic:cNvPicPr>
                      <a:picLocks noChangeAspect="1" noChangeArrowheads="1"/>
                    </pic:cNvPicPr>
                  </pic:nvPicPr>
                  <pic:blipFill>
                    <a:blip r:embed="rId120" cstate="print"/>
                    <a:srcRect/>
                    <a:stretch>
                      <a:fillRect/>
                    </a:stretch>
                  </pic:blipFill>
                  <pic:spPr bwMode="auto">
                    <a:xfrm>
                      <a:off x="0" y="0"/>
                      <a:ext cx="3517265" cy="1948815"/>
                    </a:xfrm>
                    <a:prstGeom prst="rect">
                      <a:avLst/>
                    </a:prstGeom>
                    <a:noFill/>
                    <a:ln w="9525">
                      <a:noFill/>
                      <a:miter lim="800000"/>
                      <a:headEnd/>
                      <a:tailEnd/>
                    </a:ln>
                  </pic:spPr>
                </pic:pic>
              </a:graphicData>
            </a:graphic>
          </wp:anchor>
        </w:drawing>
      </w:r>
      <w:r w:rsidRPr="00186AE5">
        <w:t xml:space="preserve">The Java Swing provides the multiple platform independent APIs interfaces for interacting between the users and GUIs components. All Java Swing classes imports </w:t>
      </w:r>
      <w:proofErr w:type="spellStart"/>
      <w:r w:rsidRPr="00186AE5">
        <w:t>form</w:t>
      </w:r>
      <w:proofErr w:type="spellEnd"/>
      <w:r w:rsidRPr="00186AE5">
        <w:t xml:space="preserve"> the import </w:t>
      </w:r>
      <w:proofErr w:type="spellStart"/>
      <w:r w:rsidRPr="00186AE5">
        <w:t>javax.swing</w:t>
      </w:r>
      <w:proofErr w:type="spellEnd"/>
      <w:r w:rsidRPr="00186AE5">
        <w:t xml:space="preserve">.*; package.  Java provides </w:t>
      </w:r>
      <w:proofErr w:type="gramStart"/>
      <w:r w:rsidRPr="00186AE5">
        <w:t>an interactive features</w:t>
      </w:r>
      <w:proofErr w:type="gramEnd"/>
      <w:r w:rsidRPr="00186AE5">
        <w:t xml:space="preserve"> for design the </w:t>
      </w:r>
      <w:r w:rsidRPr="00186AE5">
        <w:rPr>
          <w:b/>
          <w:bCs/>
        </w:rPr>
        <w:t>GUI</w:t>
      </w:r>
      <w:r w:rsidRPr="00186AE5">
        <w:t xml:space="preserve">s toolkit or components like: labels, buttons, text boxes, checkboxes, combo boxes, panels and sliders etc. All AWT flexible components can be handled by the Java Swing. The Java Swing supports the plugging between the look and feel features. The look and feel that means the dramatically changing in the component like </w:t>
      </w:r>
      <w:proofErr w:type="spellStart"/>
      <w:r w:rsidRPr="00186AE5">
        <w:t>JFrame</w:t>
      </w:r>
      <w:proofErr w:type="spellEnd"/>
      <w:r w:rsidRPr="00186AE5">
        <w:t xml:space="preserve">, </w:t>
      </w:r>
      <w:proofErr w:type="spellStart"/>
      <w:r w:rsidRPr="00186AE5">
        <w:t>JWindow</w:t>
      </w:r>
      <w:proofErr w:type="spellEnd"/>
      <w:r w:rsidRPr="00186AE5">
        <w:t xml:space="preserve">, </w:t>
      </w:r>
      <w:proofErr w:type="spellStart"/>
      <w:r w:rsidRPr="00186AE5">
        <w:t>JDialog</w:t>
      </w:r>
      <w:proofErr w:type="spellEnd"/>
      <w:r w:rsidRPr="00186AE5">
        <w:t xml:space="preserve"> etc. for viewing it into the several types of window.</w:t>
      </w:r>
    </w:p>
    <w:p w:rsidR="00CA6E55" w:rsidRPr="00186AE5" w:rsidRDefault="00CA6E55" w:rsidP="00CA6E55">
      <w:r w:rsidRPr="00186AE5">
        <w:t>Here the following APIs interfaces and classes are available:</w:t>
      </w:r>
    </w:p>
    <w:p w:rsidR="00CA6E55" w:rsidRPr="00186AE5" w:rsidRDefault="00CA6E55" w:rsidP="00CA6E55">
      <w:r w:rsidRPr="00186AE5">
        <w:t>The following interfaces and it's descriptions to be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798"/>
        <w:gridCol w:w="6592"/>
      </w:tblGrid>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8B6BDF">
            <w:pPr>
              <w:pStyle w:val="NoSpacing"/>
            </w:pPr>
            <w:r w:rsidRPr="00186AE5">
              <w:t>Interfaces</w:t>
            </w:r>
          </w:p>
        </w:tc>
        <w:tc>
          <w:tcPr>
            <w:tcW w:w="36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rHeight w:val="5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Action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performed the action with the </w:t>
            </w:r>
            <w:proofErr w:type="spellStart"/>
            <w:r w:rsidRPr="00186AE5">
              <w:t>ActionListenerwhere</w:t>
            </w:r>
            <w:proofErr w:type="spellEnd"/>
            <w:r w:rsidRPr="00186AE5">
              <w:t xml:space="preserve"> the multiple controls are used for same purposes.</w:t>
            </w:r>
          </w:p>
        </w:tc>
      </w:tr>
      <w:tr w:rsidR="00CA6E55" w:rsidRPr="00186AE5" w:rsidTr="008B6BDF">
        <w:trPr>
          <w:trHeight w:val="2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BoundedRangeModel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defines the data model of components like: sliders and </w:t>
            </w:r>
            <w:proofErr w:type="spellStart"/>
            <w:r w:rsidRPr="00186AE5">
              <w:t>progressBars</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ButtonModel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defines the state model for the buttons like: radio buttons, check boxes etc.</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CellEditor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used by the developer for creating the new editor and it has the new components implement interfaces. </w:t>
            </w:r>
            <w:proofErr w:type="spellStart"/>
            <w:r w:rsidRPr="00186AE5">
              <w:t>TheCellEditor</w:t>
            </w:r>
            <w:proofErr w:type="spellEnd"/>
            <w:r w:rsidRPr="00186AE5">
              <w:t> implements the wrapper based approach.</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ComboBoxEditor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In this interface, the editor component used to </w:t>
            </w:r>
            <w:proofErr w:type="spellStart"/>
            <w:r w:rsidRPr="00186AE5">
              <w:t>JComboBoxcomponents</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ComboBoxModel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represents the data model in a list model with the selected items.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DesktopManager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has </w:t>
            </w:r>
            <w:proofErr w:type="spellStart"/>
            <w:r w:rsidRPr="00186AE5">
              <w:t>JDesktopPane</w:t>
            </w:r>
            <w:proofErr w:type="spellEnd"/>
            <w:r w:rsidRPr="00186AE5">
              <w:t> object. The </w:t>
            </w:r>
            <w:proofErr w:type="spellStart"/>
            <w:r w:rsidRPr="00186AE5">
              <w:t>JInternalFrameimplements</w:t>
            </w:r>
            <w:proofErr w:type="spellEnd"/>
            <w:r w:rsidRPr="00186AE5">
              <w:t xml:space="preserve"> in the </w:t>
            </w:r>
            <w:proofErr w:type="spellStart"/>
            <w:r w:rsidRPr="00186AE5">
              <w:t>JDesktopPane</w:t>
            </w:r>
            <w:proofErr w:type="spellEnd"/>
            <w:r w:rsidRPr="00186AE5">
              <w:t xml:space="preserve"> with the help of </w:t>
            </w:r>
            <w:proofErr w:type="spellStart"/>
            <w:r w:rsidRPr="00186AE5">
              <w:t>DesktopManager</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Icon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to graphical representation of the components. It has fixed size picture.</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JComboBox.KeySelectionManager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has </w:t>
            </w:r>
            <w:proofErr w:type="spellStart"/>
            <w:r w:rsidRPr="00186AE5">
              <w:t>KeySelectionManager</w:t>
            </w:r>
            <w:proofErr w:type="spellEnd"/>
            <w:r w:rsidRPr="00186AE5">
              <w:t> and used for the combo box data model.</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ListCellRenderer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paint the cell in the list with the help of "rubber stamps</w:t>
            </w:r>
            <w:proofErr w:type="gramStart"/>
            <w:r w:rsidRPr="00186AE5">
              <w:t>" .</w:t>
            </w:r>
            <w:proofErr w:type="gramEnd"/>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w:t>
            </w:r>
            <w:proofErr w:type="spellStart"/>
            <w:r w:rsidRPr="00186AE5">
              <w:t>JList</w:t>
            </w:r>
            <w:proofErr w:type="spellEnd"/>
            <w:r w:rsidRPr="00186AE5">
              <w:t> components method. It gets the value of each cell of list.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ListSelectionModel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indicates the components, which are stable or not. </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MenuElement</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where the any components are implements in the menu.</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MutableComboBoxModel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extends from the </w:t>
            </w:r>
            <w:proofErr w:type="spellStart"/>
            <w:r w:rsidRPr="00186AE5">
              <w:t>ComboBoxModel</w:t>
            </w:r>
            <w:proofErr w:type="spellEnd"/>
            <w:r w:rsidRPr="00186AE5">
              <w:t xml:space="preserve">. It is a mutable version of </w:t>
            </w:r>
            <w:proofErr w:type="spellStart"/>
            <w:r w:rsidRPr="00186AE5">
              <w:t>ComboBoxModel</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Renderer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defines the requirements of an object for displaying the values.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RootPaneContainer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uses the </w:t>
            </w:r>
            <w:proofErr w:type="spellStart"/>
            <w:r w:rsidRPr="00186AE5">
              <w:t>RootPane</w:t>
            </w:r>
            <w:proofErr w:type="spellEnd"/>
            <w:r w:rsidRPr="00186AE5">
              <w:t xml:space="preserve"> properties and it has the components like: </w:t>
            </w:r>
            <w:proofErr w:type="spellStart"/>
            <w:r w:rsidRPr="00186AE5">
              <w:t>JFrame</w:t>
            </w:r>
            <w:proofErr w:type="spellEnd"/>
            <w:r w:rsidRPr="00186AE5">
              <w:t xml:space="preserve">, </w:t>
            </w:r>
            <w:proofErr w:type="spellStart"/>
            <w:r w:rsidRPr="00186AE5">
              <w:t>JInternalFrame</w:t>
            </w:r>
            <w:proofErr w:type="spellEnd"/>
            <w:r w:rsidRPr="00186AE5">
              <w:t xml:space="preserve"> and </w:t>
            </w:r>
            <w:proofErr w:type="spellStart"/>
            <w:r w:rsidRPr="00186AE5">
              <w:t>JWindow</w:t>
            </w:r>
            <w:proofErr w:type="spellEnd"/>
            <w:r w:rsidRPr="00186AE5">
              <w:t xml:space="preserve"> etc. </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Scrollable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provides the scrolling to show the large amount of data with the help of </w:t>
            </w:r>
            <w:proofErr w:type="spellStart"/>
            <w:r w:rsidRPr="00186AE5">
              <w:t>JScrollPane</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w:t>
            </w:r>
            <w:proofErr w:type="spellStart"/>
            <w:r w:rsidRPr="00186AE5">
              <w:t>JScrollPane</w:t>
            </w:r>
            <w:proofErr w:type="spellEnd"/>
            <w:r w:rsidRPr="00186AE5">
              <w:t> components.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SingleSelectionModel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to select the one index in a model.</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SwingConstants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You can set the components on the screen to own requirements.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UIDefaults.ActiveValue</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constructs the </w:t>
            </w:r>
            <w:proofErr w:type="spellStart"/>
            <w:r w:rsidRPr="00186AE5">
              <w:t>DefaultListCellRenderer</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UIDefaults.LazyValue</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enables one to store an entry in the default table. The entered value is not constructed until first time is a real value is created through it using </w:t>
            </w:r>
            <w:proofErr w:type="spellStart"/>
            <w:proofErr w:type="gramStart"/>
            <w:r w:rsidRPr="00186AE5">
              <w:t>LazyValue.createValue</w:t>
            </w:r>
            <w:proofErr w:type="spellEnd"/>
            <w:r w:rsidRPr="00186AE5">
              <w:t>(</w:t>
            </w:r>
            <w:proofErr w:type="gramEnd"/>
            <w:r w:rsidRPr="00186AE5">
              <w:t>) method.</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WindowConstants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has two methods </w:t>
            </w:r>
            <w:proofErr w:type="spellStart"/>
            <w:r w:rsidRPr="00186AE5">
              <w:t>setDefaultCloseOperation</w:t>
            </w:r>
            <w:proofErr w:type="spellEnd"/>
            <w:r w:rsidRPr="00186AE5">
              <w:t xml:space="preserve"> and </w:t>
            </w:r>
            <w:proofErr w:type="spellStart"/>
            <w:r w:rsidRPr="00186AE5">
              <w:t>getDefaultCloseOperation</w:t>
            </w:r>
            <w:proofErr w:type="spellEnd"/>
            <w:r w:rsidRPr="00186AE5">
              <w:t xml:space="preserve"> and provides the window close </w:t>
            </w:r>
            <w:proofErr w:type="spellStart"/>
            <w:r w:rsidRPr="00186AE5">
              <w:t>opration</w:t>
            </w:r>
            <w:proofErr w:type="spellEnd"/>
            <w:r w:rsidRPr="00186AE5">
              <w:t>.</w:t>
            </w:r>
          </w:p>
        </w:tc>
      </w:tr>
    </w:tbl>
    <w:p w:rsidR="00CA6E55" w:rsidRPr="00186AE5" w:rsidRDefault="00CA6E55" w:rsidP="00CA6E55">
      <w:r w:rsidRPr="00186AE5">
        <w:t>The following classes and it's descriptions to</w:t>
      </w:r>
      <w:proofErr w:type="gramStart"/>
      <w:r w:rsidRPr="00186AE5">
        <w:t>  be</w:t>
      </w:r>
      <w:proofErr w:type="gramEnd"/>
      <w:r w:rsidRPr="00186AE5">
        <w:t xml:space="preserv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34"/>
        <w:gridCol w:w="6456"/>
      </w:tblGrid>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8B6BDF">
            <w:pPr>
              <w:pStyle w:val="NoSpacing"/>
            </w:pPr>
            <w:r w:rsidRPr="00186AE5">
              <w:t>Classes</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AbstractAction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handles the any types of action and provides JFC Action interface.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defines the nature of buttons and menu items.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AbstractCellEditor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a list and contents of the data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AbstractListModel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defines the data model which provides the list with its contents.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ActionMap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works with </w:t>
            </w:r>
            <w:proofErr w:type="spellStart"/>
            <w:r w:rsidRPr="00186AE5">
              <w:t>InputMap</w:t>
            </w:r>
            <w:proofErr w:type="spellEnd"/>
            <w:r w:rsidRPr="00186AE5">
              <w:t> and performs any action when the key is pressed.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BorderFactory</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from Object and creates the Border instance in the factory.</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fixed spaces between two components and uses the </w:t>
            </w:r>
            <w:proofErr w:type="spellStart"/>
            <w:r w:rsidRPr="00186AE5">
              <w:t>BoxLayout</w:t>
            </w:r>
            <w:proofErr w:type="spellEnd"/>
            <w:r w:rsidRPr="00186AE5">
              <w:t> object of the layout manager.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Box.Filler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participates in the Layout and uses the lightweight components.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BoxLayout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uses the arranging the multiple components either horizontally or vertically. The Box container uses this class.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ButtonGroup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the multiple buttons in </w:t>
            </w:r>
            <w:proofErr w:type="spellStart"/>
            <w:r w:rsidRPr="00186AE5">
              <w:t>aButtonGroup</w:t>
            </w:r>
            <w:proofErr w:type="spellEnd"/>
            <w:r w:rsidRPr="00186AE5">
              <w:t> object.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CellRandererPane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insert the components like: </w:t>
            </w:r>
            <w:proofErr w:type="spellStart"/>
            <w:r w:rsidRPr="00186AE5">
              <w:t>JList</w:t>
            </w:r>
            <w:proofErr w:type="spellEnd"/>
            <w:r w:rsidRPr="00186AE5">
              <w:t xml:space="preserve">, </w:t>
            </w:r>
            <w:proofErr w:type="spellStart"/>
            <w:r w:rsidRPr="00186AE5">
              <w:t>JTable</w:t>
            </w:r>
            <w:proofErr w:type="spellEnd"/>
            <w:r w:rsidRPr="00186AE5">
              <w:t xml:space="preserve"> and </w:t>
            </w:r>
            <w:proofErr w:type="spellStart"/>
            <w:r w:rsidRPr="00186AE5">
              <w:t>JTree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ComponentInputMap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w:t>
            </w:r>
            <w:proofErr w:type="spellStart"/>
            <w:r w:rsidRPr="00186AE5">
              <w:t>ComponentInputMap</w:t>
            </w:r>
            <w:proofErr w:type="spellEnd"/>
            <w:r w:rsidRPr="00186AE5">
              <w:t xml:space="preserve"> constructor and creates the components with the help of </w:t>
            </w:r>
            <w:proofErr w:type="spellStart"/>
            <w:r w:rsidRPr="00186AE5">
              <w:t>InpuMap</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DebugGraphics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from the Graphics and used to debug the graphics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DefaultBoundedRangeModel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implementation of default </w:t>
            </w:r>
            <w:proofErr w:type="spellStart"/>
            <w:r w:rsidRPr="00186AE5">
              <w:t>BoundedRangeModel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DefaultButtonModel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implements the generic </w:t>
            </w:r>
            <w:proofErr w:type="spellStart"/>
            <w:r w:rsidRPr="00186AE5">
              <w:t>ButtonModel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DefaultCellEditor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implements the </w:t>
            </w:r>
            <w:proofErr w:type="spellStart"/>
            <w:r w:rsidRPr="00186AE5">
              <w:t>TableCellEditor</w:t>
            </w:r>
            <w:proofErr w:type="spellEnd"/>
            <w:r w:rsidRPr="00186AE5">
              <w:t xml:space="preserve"> and </w:t>
            </w:r>
            <w:proofErr w:type="spellStart"/>
            <w:r w:rsidRPr="00186AE5">
              <w:t>TreeCellEditor</w:t>
            </w:r>
            <w:proofErr w:type="spellEnd"/>
            <w:r w:rsidRPr="00186AE5">
              <w:t xml:space="preserve"> for the table and tree cells.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DefaultComboBoxModel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default model for combo boxes.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DefaultDesktopManager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DesktopManager</w:t>
            </w:r>
            <w:proofErr w:type="spellEnd"/>
            <w:r w:rsidRPr="00186AE5">
              <w:t xml:space="preserve">. The </w:t>
            </w:r>
            <w:proofErr w:type="spellStart"/>
            <w:r w:rsidRPr="00186AE5">
              <w:t>DesktopManager</w:t>
            </w:r>
            <w:proofErr w:type="spellEnd"/>
            <w:r w:rsidRPr="00186AE5">
              <w:t xml:space="preserve"> has the </w:t>
            </w:r>
            <w:proofErr w:type="spellStart"/>
            <w:r w:rsidRPr="00186AE5">
              <w:t>JInternalFrame</w:t>
            </w:r>
            <w:proofErr w:type="spellEnd"/>
            <w:r w:rsidRPr="00186AE5">
              <w:t xml:space="preserve"> for creating the internal fame in a frame.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DefaultFocusManager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implementing the </w:t>
            </w:r>
            <w:proofErr w:type="spellStart"/>
            <w:r w:rsidRPr="00186AE5">
              <w:t>FocusManager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DefaultListCellRanderer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default </w:t>
            </w:r>
            <w:proofErr w:type="spellStart"/>
            <w:r w:rsidRPr="00186AE5">
              <w:t>ListCellRanderer</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DefaultListCellRanderer.UIResource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extends the </w:t>
            </w:r>
            <w:proofErr w:type="spellStart"/>
            <w:r w:rsidRPr="00186AE5">
              <w:t>DefaultListCellRanderer</w:t>
            </w:r>
            <w:proofErr w:type="spellEnd"/>
            <w:r w:rsidRPr="00186AE5">
              <w:t> and implementing in the </w:t>
            </w:r>
            <w:proofErr w:type="spellStart"/>
            <w:r w:rsidRPr="00186AE5">
              <w:t>UIResource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AbstractListModel</w:t>
            </w:r>
            <w:proofErr w:type="spellEnd"/>
            <w:r w:rsidRPr="00186AE5">
              <w:t xml:space="preserve"> and implementing </w:t>
            </w:r>
            <w:proofErr w:type="spellStart"/>
            <w:r w:rsidRPr="00186AE5">
              <w:t>thejava.util.Vector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for select the list in a data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DefaultSingleSelectionModel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default </w:t>
            </w:r>
            <w:proofErr w:type="spellStart"/>
            <w:r w:rsidRPr="00186AE5">
              <w:t>SingleSelectionModel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FocusManager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handles all focus like: </w:t>
            </w:r>
            <w:proofErr w:type="spellStart"/>
            <w:r w:rsidRPr="00186AE5">
              <w:t>gainedFocus</w:t>
            </w:r>
            <w:proofErr w:type="spellEnd"/>
            <w:r w:rsidRPr="00186AE5">
              <w:t> and </w:t>
            </w:r>
            <w:proofErr w:type="spellStart"/>
            <w:r w:rsidRPr="00186AE5">
              <w:t>lostFocus</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GrayFilter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RGBImageFilter</w:t>
            </w:r>
            <w:proofErr w:type="spellEnd"/>
            <w:r w:rsidRPr="00186AE5">
              <w:t> and used for disabling the image through the button.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ImageIcon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implements the Icon and paints the icons from the images.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uses the </w:t>
            </w:r>
            <w:proofErr w:type="spellStart"/>
            <w:r w:rsidRPr="00186AE5">
              <w:t>ActionMap</w:t>
            </w:r>
            <w:proofErr w:type="spellEnd"/>
            <w:r w:rsidRPr="00186AE5">
              <w:t xml:space="preserve"> to </w:t>
            </w:r>
            <w:proofErr w:type="gramStart"/>
            <w:r w:rsidRPr="00186AE5">
              <w:t>performed</w:t>
            </w:r>
            <w:proofErr w:type="gramEnd"/>
            <w:r w:rsidRPr="00186AE5">
              <w:t xml:space="preserve"> the action when you press any key of keyboard. It bounds data between the input event and an object.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InputVerifier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helps you when you </w:t>
            </w:r>
            <w:proofErr w:type="gramStart"/>
            <w:r w:rsidRPr="00186AE5">
              <w:t>works</w:t>
            </w:r>
            <w:proofErr w:type="gramEnd"/>
            <w:r w:rsidRPr="00186AE5">
              <w:t xml:space="preserve"> with the text fields through the focus.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JApplet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Applet and implements the </w:t>
            </w:r>
            <w:proofErr w:type="spellStart"/>
            <w:r w:rsidRPr="00186AE5">
              <w:t>Accessibleand</w:t>
            </w:r>
            <w:proofErr w:type="spellEnd"/>
            <w:r w:rsidRPr="00186AE5">
              <w:t> </w:t>
            </w:r>
            <w:proofErr w:type="spellStart"/>
            <w:r w:rsidRPr="00186AE5">
              <w:t>RootPaneContainer</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w:t>
            </w:r>
            <w:proofErr w:type="spellStart"/>
            <w:r w:rsidRPr="00186AE5">
              <w:t>AbstractButton</w:t>
            </w:r>
            <w:proofErr w:type="spellEnd"/>
            <w:r w:rsidRPr="00186AE5">
              <w:t> and you can create the new button.</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JCheckBox</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w:t>
            </w:r>
            <w:proofErr w:type="spellStart"/>
            <w:r w:rsidRPr="00186AE5">
              <w:t>JToggleButton</w:t>
            </w:r>
            <w:proofErr w:type="spellEnd"/>
            <w:r w:rsidRPr="00186AE5">
              <w:t> and implements the check box in which buttons are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JCheckBoxMenuItem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JMenuItem</w:t>
            </w:r>
            <w:proofErr w:type="spellEnd"/>
            <w:r w:rsidRPr="00186AE5">
              <w:t> and determines the items which is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JColorChooser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extends the </w:t>
            </w:r>
            <w:proofErr w:type="spellStart"/>
            <w:r w:rsidRPr="00186AE5">
              <w:t>JComponent</w:t>
            </w:r>
            <w:proofErr w:type="spellEnd"/>
            <w:r w:rsidRPr="00186AE5">
              <w:t xml:space="preserve"> and implementing the </w:t>
            </w:r>
            <w:proofErr w:type="spellStart"/>
            <w:r w:rsidRPr="00186AE5">
              <w:t>Accessable</w:t>
            </w:r>
            <w:proofErr w:type="spellEnd"/>
            <w:r w:rsidRPr="00186AE5">
              <w:t>. Here, you choose and manipulate the colors.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JComboBox</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JComboBox</w:t>
            </w:r>
            <w:proofErr w:type="spellEnd"/>
            <w:r w:rsidRPr="00186AE5">
              <w:t xml:space="preserve">. It provides the drop-down list where </w:t>
            </w:r>
            <w:proofErr w:type="gramStart"/>
            <w:r w:rsidRPr="00186AE5">
              <w:t>user select</w:t>
            </w:r>
            <w:proofErr w:type="gramEnd"/>
            <w:r w:rsidRPr="00186AE5">
              <w:t xml:space="preserve"> only one item or value at a time. But combo box is a combination of multiple text or buttons etc.</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JComponent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In java swing, All components are used the </w:t>
            </w:r>
            <w:proofErr w:type="spellStart"/>
            <w:r w:rsidRPr="00186AE5">
              <w:t>JComponent</w:t>
            </w:r>
            <w:proofErr w:type="spellEnd"/>
            <w:r w:rsidRPr="00186AE5">
              <w:t xml:space="preserve"> except the top-level containers like: </w:t>
            </w:r>
            <w:proofErr w:type="spellStart"/>
            <w:r w:rsidRPr="00186AE5">
              <w:t>JFrame</w:t>
            </w:r>
            <w:proofErr w:type="spellEnd"/>
            <w:r w:rsidRPr="00186AE5">
              <w:t xml:space="preserve">, </w:t>
            </w:r>
            <w:proofErr w:type="spellStart"/>
            <w:r w:rsidRPr="00186AE5">
              <w:t>JDialog</w:t>
            </w:r>
            <w:proofErr w:type="spellEnd"/>
            <w:r w:rsidRPr="00186AE5">
              <w:t xml:space="preserve"> etc.</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JDesktopPane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JLayeredPane</w:t>
            </w:r>
            <w:proofErr w:type="spellEnd"/>
            <w:r w:rsidRPr="00186AE5">
              <w:t xml:space="preserve"> and when you create the object of </w:t>
            </w:r>
            <w:proofErr w:type="spellStart"/>
            <w:r w:rsidRPr="00186AE5">
              <w:t>JInternalFrame</w:t>
            </w:r>
            <w:proofErr w:type="spellEnd"/>
            <w:r w:rsidRPr="00186AE5">
              <w:t xml:space="preserve"> to be maintained in the </w:t>
            </w:r>
            <w:proofErr w:type="spellStart"/>
            <w:r w:rsidRPr="00186AE5">
              <w:t>JDesktopPane</w:t>
            </w:r>
            <w:proofErr w:type="spellEnd"/>
            <w:r w:rsidRPr="00186AE5">
              <w:t xml:space="preserve">. The </w:t>
            </w:r>
            <w:proofErr w:type="spellStart"/>
            <w:r w:rsidRPr="00186AE5">
              <w:t>JDesktopPane</w:t>
            </w:r>
            <w:proofErr w:type="spellEnd"/>
            <w:r w:rsidRPr="00186AE5">
              <w:t xml:space="preserve"> has </w:t>
            </w:r>
            <w:proofErr w:type="spellStart"/>
            <w:r w:rsidRPr="00186AE5">
              <w:t>DesktopManager</w:t>
            </w:r>
            <w:proofErr w:type="spellEnd"/>
            <w:r w:rsidRPr="00186AE5">
              <w:t>.</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JDialog</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Dialog. This class used to create the dialog window and when you want to create the custom dialog window with the help of </w:t>
            </w:r>
            <w:proofErr w:type="spellStart"/>
            <w:r w:rsidRPr="00186AE5">
              <w:t>JOptionPane</w:t>
            </w:r>
            <w:proofErr w:type="spellEnd"/>
            <w:r w:rsidRPr="00186AE5">
              <w:t> method.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JEditorPane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JTextComponent</w:t>
            </w:r>
            <w:proofErr w:type="spellEnd"/>
            <w:r w:rsidRPr="00186AE5">
              <w:t xml:space="preserve">. It edits the component by the </w:t>
            </w:r>
            <w:proofErr w:type="spellStart"/>
            <w:r w:rsidRPr="00186AE5">
              <w:t>EditorKit</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JFileChooser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facility to choosing the file.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JFrame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Frame and supports the swing components architecture.</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JInternalFrame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from the </w:t>
            </w:r>
            <w:proofErr w:type="spellStart"/>
            <w:r w:rsidRPr="00186AE5">
              <w:t>JComponent</w:t>
            </w:r>
            <w:proofErr w:type="spellEnd"/>
            <w:r w:rsidRPr="00186AE5">
              <w:t xml:space="preserve"> and provides the facility to dragging, closing, </w:t>
            </w:r>
            <w:proofErr w:type="gramStart"/>
            <w:r w:rsidRPr="00186AE5">
              <w:t>resizing</w:t>
            </w:r>
            <w:proofErr w:type="gramEnd"/>
            <w:r w:rsidRPr="00186AE5">
              <w:t xml:space="preserve"> and menu bar of the internal frame. The </w:t>
            </w:r>
            <w:proofErr w:type="spellStart"/>
            <w:r w:rsidRPr="00186AE5">
              <w:t>JInternalFrame</w:t>
            </w:r>
            <w:proofErr w:type="spellEnd"/>
            <w:r w:rsidRPr="00186AE5">
              <w:t xml:space="preserve"> added into the </w:t>
            </w:r>
            <w:proofErr w:type="spellStart"/>
            <w:r w:rsidRPr="00186AE5">
              <w:t>JDesktopPane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JInternalFrame.JDesktopIcon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displays the desktop icon and </w:t>
            </w:r>
            <w:proofErr w:type="gramStart"/>
            <w:r w:rsidRPr="00186AE5">
              <w:t>create</w:t>
            </w:r>
            <w:proofErr w:type="gramEnd"/>
            <w:r w:rsidRPr="00186AE5">
              <w:t xml:space="preserve"> the instance of </w:t>
            </w:r>
            <w:proofErr w:type="spellStart"/>
            <w:r w:rsidRPr="00186AE5">
              <w:t>JInternalFrame</w:t>
            </w:r>
            <w:proofErr w:type="spellEnd"/>
            <w:r w:rsidRPr="00186AE5">
              <w:t xml:space="preserve"> and </w:t>
            </w:r>
            <w:proofErr w:type="spellStart"/>
            <w:r w:rsidRPr="00186AE5">
              <w:t>iconify</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JLabel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show the small text and image.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JLayeredPane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has JFC/Swing container that can be used to overlap the components to each other.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JList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list where you select the one or more than objects.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a new menu where you add the </w:t>
            </w:r>
            <w:proofErr w:type="spellStart"/>
            <w:r w:rsidRPr="00186AE5">
              <w:t>JMenuItems</w:t>
            </w:r>
            <w:proofErr w:type="spellEnd"/>
            <w:r w:rsidRPr="00186AE5">
              <w:t xml:space="preserve">. When you select the item then shows the popup menu items in the </w:t>
            </w:r>
            <w:proofErr w:type="spellStart"/>
            <w:r w:rsidRPr="00186AE5">
              <w:t>JMenuBar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used to create a new menu bar where the </w:t>
            </w:r>
            <w:proofErr w:type="spellStart"/>
            <w:r w:rsidRPr="00186AE5">
              <w:t>JMenu</w:t>
            </w:r>
            <w:proofErr w:type="spellEnd"/>
            <w:r w:rsidRPr="00186AE5">
              <w:t xml:space="preserve"> objects are added.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new menu items in the </w:t>
            </w:r>
            <w:proofErr w:type="spellStart"/>
            <w:r w:rsidRPr="00186AE5">
              <w:t>mebus</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JOptionPane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used to create some different types of dialog box like: message dialog box, error dialog box etc.</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JPanel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JComponent</w:t>
            </w:r>
            <w:proofErr w:type="spellEnd"/>
            <w:r w:rsidRPr="00186AE5">
              <w:t> and used to create a new panel.</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JPassworkField</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single line text editing. Here, don't available the original characters but view type indication characters are available.</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JPopupMenu</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popup menu. It provides small window where the various types of choices are available.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JPopupMenu.Separator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Here the popup menu and the separator are available.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JProgressBar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shows the integer types values in percent within a bounded range to determine the working process.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JRadioButton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radio button and shows the state of an item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JRadioButtonMenuItem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JMenuItem</w:t>
            </w:r>
            <w:proofErr w:type="spellEnd"/>
            <w:r w:rsidRPr="00186AE5">
              <w:t> and implements the radio button menu item</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JRootPane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component behind the scenes by </w:t>
            </w:r>
            <w:proofErr w:type="spellStart"/>
            <w:r w:rsidRPr="00186AE5">
              <w:t>JFrame</w:t>
            </w:r>
            <w:proofErr w:type="spellEnd"/>
            <w:r w:rsidRPr="00186AE5">
              <w:t xml:space="preserve">, </w:t>
            </w:r>
            <w:proofErr w:type="spellStart"/>
            <w:r w:rsidRPr="00186AE5">
              <w:t>JWindow</w:t>
            </w:r>
            <w:proofErr w:type="spellEnd"/>
            <w:r w:rsidRPr="00186AE5">
              <w:t xml:space="preserve">, </w:t>
            </w:r>
            <w:proofErr w:type="spellStart"/>
            <w:proofErr w:type="gramStart"/>
            <w:r w:rsidRPr="00186AE5">
              <w:t>JDialog</w:t>
            </w:r>
            <w:proofErr w:type="spellEnd"/>
            <w:proofErr w:type="gramEnd"/>
            <w:r w:rsidRPr="00186AE5">
              <w:t xml:space="preserve"> etc. for providing the task-orientation and functionality.</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JScrollBar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scroll bar. It provides the view content area where you show the content to scroll this.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JScrollPane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scrollable view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class use</w:t>
            </w:r>
            <w:proofErr w:type="gramEnd"/>
            <w:r w:rsidRPr="00186AE5">
              <w:t xml:space="preserve"> the separator among the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JSlider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a control to represent a numeric value by dragging the slider.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JSplitPane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divides the two components graphically like: top and button, left and right.</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JTabbedPane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tab component through which you can switch from one component to another component regarding to the specific tab button by clicking on that.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JTable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user interface component and represents the two dimensional data.</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JTextArea</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multi line plain text area.</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JTextField</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facility to editing the text in a single line.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component like </w:t>
            </w:r>
            <w:proofErr w:type="spellStart"/>
            <w:r w:rsidRPr="00186AE5">
              <w:t>JTexArea</w:t>
            </w:r>
            <w:proofErr w:type="spellEnd"/>
            <w:r w:rsidRPr="00186AE5">
              <w:t xml:space="preserve"> for multiple lines text with more </w:t>
            </w:r>
            <w:proofErr w:type="spellStart"/>
            <w:r w:rsidRPr="00186AE5">
              <w:t>capabalities</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JToggleButton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implements two state </w:t>
            </w:r>
            <w:proofErr w:type="gramStart"/>
            <w:r w:rsidRPr="00186AE5">
              <w:t>button</w:t>
            </w:r>
            <w:proofErr w:type="gramEnd"/>
            <w:r w:rsidRPr="00186AE5">
              <w:t xml:space="preserve"> that means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JToggleButton.ToggleButtonModel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DefaultButtonModel</w:t>
            </w:r>
            <w:proofErr w:type="spellEnd"/>
            <w:r w:rsidRPr="00186AE5">
              <w:t xml:space="preserve"> and provides </w:t>
            </w:r>
            <w:proofErr w:type="spellStart"/>
            <w:r w:rsidRPr="00186AE5">
              <w:t>theToggleButton</w:t>
            </w:r>
            <w:proofErr w:type="spellEnd"/>
            <w:r w:rsidRPr="00186AE5">
              <w:t>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set of command buttons icons that performs the different actions or controls.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JToolBar.Separator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tool bar separator.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JToolTip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shows the tool tips related to </w:t>
            </w:r>
            <w:proofErr w:type="spellStart"/>
            <w:proofErr w:type="gramStart"/>
            <w:r w:rsidRPr="00186AE5">
              <w:t>it's</w:t>
            </w:r>
            <w:proofErr w:type="spellEnd"/>
            <w:proofErr w:type="gramEnd"/>
            <w:r w:rsidRPr="00186AE5">
              <w:t xml:space="preserv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shows the data in a hierarchical way.</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JTree.DynamicUtilTreeNode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extends the </w:t>
            </w:r>
            <w:proofErr w:type="spellStart"/>
            <w:r w:rsidRPr="00186AE5">
              <w:t>DefaultMutableTreeNode</w:t>
            </w:r>
            <w:proofErr w:type="spellEnd"/>
            <w:r w:rsidRPr="00186AE5">
              <w:t> and create</w:t>
            </w:r>
            <w:proofErr w:type="gramEnd"/>
            <w:r w:rsidRPr="00186AE5">
              <w:t xml:space="preserve"> children nodes.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JTree.EmptySelectionModel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does not </w:t>
            </w:r>
            <w:proofErr w:type="gramStart"/>
            <w:r w:rsidRPr="00186AE5">
              <w:t>allows</w:t>
            </w:r>
            <w:proofErr w:type="gramEnd"/>
            <w:r w:rsidRPr="00186AE5">
              <w:t xml:space="preserve"> the any selection.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JViewPort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gives you about the underlying information.</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JWindow</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window and shows the any location or area on the desktop. It couldn't any title bar and window management buttons.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KeyStroke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controls the key events on the keyboard for the equivalent device.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LayoutFocusTraversalPolicy</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conducts the sorting objects according to their size, type, position or orientation.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LookAndFeel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dramatically changes in the component like frame related to the graphics for the application. Through this the application can be done very efficient and easier.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MenuSelectionManager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has menu selection hierarchy.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OverlayLayout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The layout </w:t>
            </w:r>
            <w:proofErr w:type="gramStart"/>
            <w:r w:rsidRPr="00186AE5">
              <w:t>manager arrange</w:t>
            </w:r>
            <w:proofErr w:type="gramEnd"/>
            <w:r w:rsidRPr="00186AE5">
              <w:t xml:space="preserve"> the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ProgressMonitor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is used to monitoring the progress of any operation to be done.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ProgressMonitorInputStream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creates a progress monitor to monitor the progress of reading input from the input stream. It cleanups all the rights when the stream is closed.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RepaintManager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class manage</w:t>
            </w:r>
            <w:proofErr w:type="gramEnd"/>
            <w:r w:rsidRPr="00186AE5">
              <w:t xml:space="preserve"> and override the repaint requests.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LayoutManager</w:t>
            </w:r>
            <w:proofErr w:type="spellEnd"/>
            <w:r w:rsidRPr="00186AE5">
              <w:t> and manage the components like: scroll bar, row header, column header etc.</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ScrollPaneLayout.UIResource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ScrollPaneLayout</w:t>
            </w:r>
            <w:proofErr w:type="spellEnd"/>
            <w:r w:rsidRPr="00186AE5">
              <w:t xml:space="preserve"> and implements </w:t>
            </w:r>
            <w:proofErr w:type="spellStart"/>
            <w:r w:rsidRPr="00186AE5">
              <w:t>theUIResource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SizeRequirements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calculates the size and positions of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SizeSequence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represents the order list of size and </w:t>
            </w:r>
            <w:proofErr w:type="gramStart"/>
            <w:r w:rsidRPr="00186AE5">
              <w:t>it's</w:t>
            </w:r>
            <w:proofErr w:type="gramEnd"/>
            <w:r w:rsidRPr="00186AE5">
              <w:t xml:space="preserve"> positions.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SwingUtilities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utilities methods for swing.</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Timer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Actions perform the predefined rate.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ToolTipManager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manages the all tool tips.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Hashtable</w:t>
            </w:r>
            <w:proofErr w:type="spellEnd"/>
            <w:r w:rsidRPr="00186AE5">
              <w:t xml:space="preserve"> and you set/get the value with the help of </w:t>
            </w:r>
            <w:proofErr w:type="spellStart"/>
            <w:r w:rsidRPr="00186AE5">
              <w:t>UIManager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UIDefaults.LazyInputMap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creates a Input Map through </w:t>
            </w:r>
            <w:proofErr w:type="spellStart"/>
            <w:r w:rsidRPr="00186AE5">
              <w:t>it's</w:t>
            </w:r>
            <w:proofErr w:type="spellEnd"/>
            <w:r w:rsidRPr="00186AE5">
              <w:t xml:space="preserve"> </w:t>
            </w:r>
            <w:proofErr w:type="spellStart"/>
            <w:proofErr w:type="gramStart"/>
            <w:r w:rsidRPr="00186AE5">
              <w:t>createValue</w:t>
            </w:r>
            <w:proofErr w:type="spellEnd"/>
            <w:r w:rsidRPr="00186AE5">
              <w:t>(</w:t>
            </w:r>
            <w:proofErr w:type="gramEnd"/>
            <w:r w:rsidRPr="00186AE5">
              <w:t>) method. The array of key after binding is passed to the constructor of this. Example of binding of key is array of pressing key information (e.g. ctrl + c or alt + f).</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UIDefaults.ProxyLazyValue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is used to create a lazy value which is used to delay loading of the </w:t>
            </w:r>
            <w:r w:rsidRPr="00186AE5">
              <w:lastRenderedPageBreak/>
              <w:t>class to create instance for that.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UIManager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track of the current look and feel details.</w:t>
            </w:r>
          </w:p>
        </w:tc>
      </w:tr>
      <w:tr w:rsidR="00CA6E55" w:rsidRPr="00186AE5" w:rsidTr="008B6BDF">
        <w:trPr>
          <w:trHeight w:val="25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UIManager.LookAndFeelInfo</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is the nested class of </w:t>
            </w:r>
            <w:proofErr w:type="spellStart"/>
            <w:r w:rsidRPr="00186AE5">
              <w:t>UIManager</w:t>
            </w:r>
            <w:proofErr w:type="spellEnd"/>
            <w:r w:rsidRPr="00186AE5">
              <w:t> class i.e. used for getting information about all the look and feels installed with the software development kit.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ViewportLayout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LayoutManager</w:t>
            </w:r>
            <w:proofErr w:type="spellEnd"/>
            <w:r w:rsidRPr="00186AE5">
              <w:t> and defines the policy for the layout.</w:t>
            </w:r>
          </w:p>
        </w:tc>
      </w:tr>
    </w:tbl>
    <w:p w:rsidR="00CA6E55" w:rsidRPr="00186AE5" w:rsidRDefault="00CA6E55" w:rsidP="00CA6E55">
      <w:pPr>
        <w:rPr>
          <w:ins w:id="66" w:author="Unknown"/>
          <w:u w:val="single"/>
        </w:rPr>
      </w:pPr>
      <w:ins w:id="67" w:author="Unknown">
        <w:r w:rsidRPr="00186AE5">
          <w:rPr>
            <w:u w:val="single"/>
          </w:rPr>
          <w:t xml:space="preserve">The following Exceptions and </w:t>
        </w:r>
        <w:proofErr w:type="gramStart"/>
        <w:r w:rsidRPr="00186AE5">
          <w:rPr>
            <w:u w:val="single"/>
          </w:rPr>
          <w:t>it's</w:t>
        </w:r>
        <w:proofErr w:type="gramEnd"/>
        <w:r w:rsidRPr="00186AE5">
          <w:rPr>
            <w:u w:val="single"/>
          </w:rPr>
          <w:t xml:space="preserve"> description to be used by the Java swing.</w:t>
        </w:r>
      </w:ins>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50"/>
        <w:gridCol w:w="6440"/>
      </w:tblGrid>
      <w:tr w:rsidR="00CA6E55" w:rsidRPr="00186AE5" w:rsidTr="008B6BDF">
        <w:trPr>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Exception</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blCellSpacing w:w="0" w:type="dxa"/>
        </w:trPr>
        <w:tc>
          <w:tcPr>
            <w:tcW w:w="13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spellStart"/>
            <w:r w:rsidRPr="00186AE5">
              <w:t>UnsupportedLookAndFeelException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exception occurred when the look and feel classes are not supported to user's system.</w:t>
            </w:r>
          </w:p>
        </w:tc>
      </w:tr>
    </w:tbl>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68" w:name="_Toc289275460"/>
      <w:bookmarkStart w:id="69" w:name="_Toc330365078"/>
      <w:r>
        <w:rPr>
          <w:rFonts w:eastAsia="Arial"/>
        </w:rPr>
        <w:t>Programming Framework</w:t>
      </w:r>
      <w:bookmarkEnd w:id="68"/>
      <w:bookmarkEnd w:id="69"/>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bidi="ar-SA"/>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21"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22" w:history="1">
              <w:r w:rsidR="00A5639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23"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24" w:history="1">
              <w:proofErr w:type="spellStart"/>
              <w:r w:rsidR="00A56392">
                <w:rPr>
                  <w:rStyle w:val="Hyperlink"/>
                  <w:rFonts w:ascii="Segoe UI" w:hAnsi="Segoe UI" w:cs="Segoe UI"/>
                  <w:color w:val="03697A"/>
                  <w:sz w:val="18"/>
                  <w:szCs w:val="18"/>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System.Activities</w:t>
            </w:r>
            <w:proofErr w:type="spellEnd"/>
            <w:r>
              <w:rPr>
                <w:rFonts w:ascii="Segoe UI" w:hAnsi="Segoe UI" w:cs="Segoe UI"/>
                <w:color w:val="2A2A2A"/>
                <w:sz w:val="18"/>
                <w:szCs w:val="18"/>
              </w:rPr>
              <w:t xml:space="preserve">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25" w:history="1">
              <w:proofErr w:type="spellStart"/>
              <w:r w:rsidR="00A56392">
                <w:rPr>
                  <w:rStyle w:val="Hyperlink"/>
                  <w:rFonts w:ascii="Segoe UI" w:hAnsi="Segoe UI" w:cs="Segoe UI"/>
                  <w:color w:val="03697A"/>
                  <w:sz w:val="18"/>
                  <w:szCs w:val="18"/>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System.AddIn</w:t>
            </w:r>
            <w:proofErr w:type="spellEnd"/>
            <w:r>
              <w:rPr>
                <w:rFonts w:ascii="Segoe UI" w:hAnsi="Segoe UI" w:cs="Segoe UI"/>
                <w:color w:val="2A2A2A"/>
                <w:sz w:val="18"/>
                <w:szCs w:val="18"/>
              </w:rPr>
              <w:t xml:space="preserve">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26" w:history="1">
              <w:proofErr w:type="spellStart"/>
              <w:r w:rsidR="00A56392">
                <w:rPr>
                  <w:rStyle w:val="Hyperlink"/>
                  <w:rFonts w:ascii="Segoe UI" w:hAnsi="Segoe UI" w:cs="Segoe UI"/>
                  <w:color w:val="03697A"/>
                  <w:sz w:val="18"/>
                  <w:szCs w:val="18"/>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System.CodeDom</w:t>
            </w:r>
            <w:proofErr w:type="spellEnd"/>
            <w:r>
              <w:rPr>
                <w:rFonts w:ascii="Segoe UI" w:hAnsi="Segoe UI" w:cs="Segoe UI"/>
                <w:color w:val="2A2A2A"/>
                <w:sz w:val="18"/>
                <w:szCs w:val="18"/>
              </w:rPr>
              <w:t xml:space="preserve">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27" w:history="1">
              <w:proofErr w:type="spellStart"/>
              <w:r w:rsidR="00A56392">
                <w:rPr>
                  <w:rStyle w:val="Hyperlink"/>
                  <w:rFonts w:ascii="Segoe UI" w:hAnsi="Segoe UI" w:cs="Segoe UI"/>
                  <w:color w:val="03697A"/>
                  <w:sz w:val="18"/>
                  <w:szCs w:val="18"/>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System.Collections</w:t>
            </w:r>
            <w:proofErr w:type="spellEnd"/>
            <w:r>
              <w:rPr>
                <w:rFonts w:ascii="Segoe UI" w:hAnsi="Segoe UI" w:cs="Segoe UI"/>
                <w:color w:val="2A2A2A"/>
                <w:sz w:val="18"/>
                <w:szCs w:val="18"/>
              </w:rPr>
              <w:t xml:space="preserve">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28" w:history="1">
              <w:proofErr w:type="spellStart"/>
              <w:r w:rsidR="00A56392">
                <w:rPr>
                  <w:rStyle w:val="Hyperlink"/>
                  <w:rFonts w:ascii="Segoe UI" w:hAnsi="Segoe UI" w:cs="Segoe UI"/>
                  <w:color w:val="03697A"/>
                  <w:sz w:val="18"/>
                  <w:szCs w:val="18"/>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System.ComponentModel</w:t>
            </w:r>
            <w:proofErr w:type="spellEnd"/>
            <w:r>
              <w:rPr>
                <w:rFonts w:ascii="Segoe UI" w:hAnsi="Segoe UI" w:cs="Segoe UI"/>
                <w:color w:val="2A2A2A"/>
                <w:sz w:val="18"/>
                <w:szCs w:val="18"/>
              </w:rPr>
              <w:t xml:space="preserve">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29" w:history="1">
              <w:proofErr w:type="spellStart"/>
              <w:r w:rsidR="00A56392">
                <w:rPr>
                  <w:rStyle w:val="Hyperlink"/>
                  <w:rFonts w:ascii="Segoe UI" w:hAnsi="Segoe UI" w:cs="Segoe UI"/>
                  <w:color w:val="03697A"/>
                  <w:sz w:val="18"/>
                  <w:szCs w:val="18"/>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System.Configuration</w:t>
            </w:r>
            <w:proofErr w:type="spellEnd"/>
            <w:r>
              <w:rPr>
                <w:rFonts w:ascii="Segoe UI" w:hAnsi="Segoe UI" w:cs="Segoe UI"/>
                <w:color w:val="2A2A2A"/>
                <w:sz w:val="18"/>
                <w:szCs w:val="18"/>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30" w:history="1">
              <w:proofErr w:type="spellStart"/>
              <w:r w:rsidR="00A56392">
                <w:rPr>
                  <w:rStyle w:val="Hyperlink"/>
                  <w:rFonts w:ascii="Segoe UI" w:hAnsi="Segoe UI" w:cs="Segoe UI"/>
                  <w:color w:val="03697A"/>
                  <w:sz w:val="18"/>
                  <w:szCs w:val="18"/>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System.Data</w:t>
            </w:r>
            <w:proofErr w:type="spellEnd"/>
            <w:r>
              <w:rPr>
                <w:rFonts w:ascii="Segoe UI" w:hAnsi="Segoe UI" w:cs="Segoe UI"/>
                <w:color w:val="2A2A2A"/>
                <w:sz w:val="18"/>
                <w:szCs w:val="18"/>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Pr>
                <w:rFonts w:ascii="Segoe UI" w:hAnsi="Segoe UI" w:cs="Segoe UI"/>
                <w:color w:val="2A2A2A"/>
                <w:sz w:val="18"/>
                <w:szCs w:val="18"/>
              </w:rPr>
              <w:t>OleDB</w:t>
            </w:r>
            <w:proofErr w:type="spellEnd"/>
            <w:r>
              <w:rPr>
                <w:rFonts w:ascii="Segoe UI" w:hAnsi="Segoe UI" w:cs="Segoe UI"/>
                <w:color w:val="2A2A2A"/>
                <w:sz w:val="18"/>
                <w:szCs w:val="18"/>
              </w:rPr>
              <w:t>.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31" w:history="1">
              <w:proofErr w:type="spellStart"/>
              <w:r w:rsidR="00A56392">
                <w:rPr>
                  <w:rStyle w:val="Hyperlink"/>
                  <w:rFonts w:ascii="Segoe UI" w:hAnsi="Segoe UI" w:cs="Segoe UI"/>
                  <w:color w:val="03697A"/>
                  <w:sz w:val="18"/>
                  <w:szCs w:val="18"/>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System.Deployment</w:t>
            </w:r>
            <w:proofErr w:type="spellEnd"/>
            <w:r>
              <w:rPr>
                <w:rFonts w:ascii="Segoe UI" w:hAnsi="Segoe UI" w:cs="Segoe UI"/>
                <w:color w:val="2A2A2A"/>
                <w:sz w:val="18"/>
                <w:szCs w:val="18"/>
              </w:rPr>
              <w:t xml:space="preserve"> namespaces contain types that support deployment of </w:t>
            </w:r>
            <w:proofErr w:type="spellStart"/>
            <w:r>
              <w:rPr>
                <w:rFonts w:ascii="Segoe UI" w:hAnsi="Segoe UI" w:cs="Segoe UI"/>
                <w:color w:val="2A2A2A"/>
                <w:sz w:val="18"/>
                <w:szCs w:val="18"/>
              </w:rPr>
              <w:t>ClickOnce</w:t>
            </w:r>
            <w:proofErr w:type="spellEnd"/>
            <w:r>
              <w:rPr>
                <w:rFonts w:ascii="Segoe UI" w:hAnsi="Segoe UI" w:cs="Segoe UI"/>
                <w:color w:val="2A2A2A"/>
                <w:sz w:val="18"/>
                <w:szCs w:val="18"/>
              </w:rPr>
              <w:t xml:space="preserv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32" w:history="1">
              <w:proofErr w:type="spellStart"/>
              <w:r w:rsidR="00A56392">
                <w:rPr>
                  <w:rStyle w:val="Hyperlink"/>
                  <w:rFonts w:ascii="Segoe UI" w:hAnsi="Segoe UI" w:cs="Segoe UI"/>
                  <w:color w:val="03697A"/>
                  <w:sz w:val="18"/>
                  <w:szCs w:val="18"/>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D71975">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"http://msdn.microsoft.com/en-us/library/system.device.location.aspx" </w:instrText>
            </w:r>
            <w:r w:rsidR="00D71975">
              <w:rPr>
                <w:rFonts w:ascii="Segoe UI" w:hAnsi="Segoe UI" w:cs="Segoe UI"/>
                <w:color w:val="2A2A2A"/>
                <w:sz w:val="18"/>
                <w:szCs w:val="18"/>
              </w:rPr>
              <w:fldChar w:fldCharType="separate"/>
            </w:r>
            <w:r>
              <w:rPr>
                <w:rStyle w:val="Hyperlink"/>
                <w:rFonts w:ascii="Segoe UI" w:hAnsi="Segoe UI" w:cs="Segoe UI"/>
                <w:color w:val="03697A"/>
                <w:sz w:val="18"/>
                <w:szCs w:val="18"/>
              </w:rPr>
              <w:t>System.Device.Location</w:t>
            </w:r>
            <w:proofErr w:type="spellEnd"/>
            <w:r w:rsidR="00D71975">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proofErr w:type="spellStart"/>
            <w:r w:rsidR="00D71975">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"http://msdn.microsoft.com/en-us/library/system.device.location.aspx" </w:instrText>
            </w:r>
            <w:r w:rsidR="00D71975">
              <w:rPr>
                <w:rFonts w:ascii="Segoe UI" w:hAnsi="Segoe UI" w:cs="Segoe UI"/>
                <w:color w:val="2A2A2A"/>
                <w:sz w:val="18"/>
                <w:szCs w:val="18"/>
              </w:rPr>
              <w:fldChar w:fldCharType="separate"/>
            </w:r>
            <w:r>
              <w:rPr>
                <w:rStyle w:val="Hyperlink"/>
                <w:rFonts w:ascii="Segoe UI" w:hAnsi="Segoe UI" w:cs="Segoe UI"/>
                <w:color w:val="03697A"/>
                <w:sz w:val="18"/>
                <w:szCs w:val="18"/>
              </w:rPr>
              <w:t>System.Device.Location</w:t>
            </w:r>
            <w:proofErr w:type="spellEnd"/>
            <w:r w:rsidR="00D71975">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33" w:history="1">
              <w:proofErr w:type="spellStart"/>
              <w:r w:rsidR="00A56392">
                <w:rPr>
                  <w:rStyle w:val="Hyperlink"/>
                  <w:rFonts w:ascii="Segoe UI" w:hAnsi="Segoe UI" w:cs="Segoe UI"/>
                  <w:color w:val="03697A"/>
                  <w:sz w:val="18"/>
                  <w:szCs w:val="18"/>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System.Diagnostics</w:t>
            </w:r>
            <w:proofErr w:type="spellEnd"/>
            <w:r>
              <w:rPr>
                <w:rFonts w:ascii="Segoe UI" w:hAnsi="Segoe UI" w:cs="Segoe UI"/>
                <w:color w:val="2A2A2A"/>
                <w:sz w:val="18"/>
                <w:szCs w:val="18"/>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34" w:history="1">
              <w:proofErr w:type="spellStart"/>
              <w:r w:rsidR="00A56392">
                <w:rPr>
                  <w:rStyle w:val="Hyperlink"/>
                  <w:rFonts w:ascii="Segoe UI" w:hAnsi="Segoe UI" w:cs="Segoe UI"/>
                  <w:color w:val="03697A"/>
                  <w:sz w:val="18"/>
                  <w:szCs w:val="18"/>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System.DirectoryServices</w:t>
            </w:r>
            <w:proofErr w:type="spellEnd"/>
            <w:r>
              <w:rPr>
                <w:rFonts w:ascii="Segoe UI" w:hAnsi="Segoe UI" w:cs="Segoe UI"/>
                <w:color w:val="2A2A2A"/>
                <w:sz w:val="18"/>
                <w:szCs w:val="18"/>
              </w:rPr>
              <w:t xml:space="preserve">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35" w:history="1">
              <w:proofErr w:type="spellStart"/>
              <w:r w:rsidR="00A56392">
                <w:rPr>
                  <w:rStyle w:val="Hyperlink"/>
                  <w:rFonts w:ascii="Segoe UI" w:hAnsi="Segoe UI" w:cs="Segoe UI"/>
                  <w:color w:val="03697A"/>
                  <w:sz w:val="18"/>
                  <w:szCs w:val="18"/>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System.Drawing</w:t>
            </w:r>
            <w:proofErr w:type="spellEnd"/>
            <w:r>
              <w:rPr>
                <w:rFonts w:ascii="Segoe UI" w:hAnsi="Segoe UI" w:cs="Segoe UI"/>
                <w:color w:val="2A2A2A"/>
                <w:sz w:val="18"/>
                <w:szCs w:val="18"/>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36" w:history="1">
              <w:proofErr w:type="spellStart"/>
              <w:r w:rsidR="00A56392">
                <w:rPr>
                  <w:rStyle w:val="Hyperlink"/>
                  <w:rFonts w:ascii="Segoe UI" w:hAnsi="Segoe UI" w:cs="Segoe UI"/>
                  <w:color w:val="03697A"/>
                  <w:sz w:val="18"/>
                  <w:szCs w:val="18"/>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D71975">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"http://msdn.microsoft.com/en-us/library/system.dynamic.aspx" </w:instrText>
            </w:r>
            <w:r w:rsidR="00D71975">
              <w:rPr>
                <w:rFonts w:ascii="Segoe UI" w:hAnsi="Segoe UI" w:cs="Segoe UI"/>
                <w:color w:val="2A2A2A"/>
                <w:sz w:val="18"/>
                <w:szCs w:val="18"/>
              </w:rPr>
              <w:fldChar w:fldCharType="separate"/>
            </w:r>
            <w:r>
              <w:rPr>
                <w:rStyle w:val="Hyperlink"/>
                <w:rFonts w:ascii="Segoe UI" w:hAnsi="Segoe UI" w:cs="Segoe UI"/>
                <w:color w:val="03697A"/>
                <w:sz w:val="18"/>
                <w:szCs w:val="18"/>
              </w:rPr>
              <w:t>System.Dynamic</w:t>
            </w:r>
            <w:proofErr w:type="spellEnd"/>
            <w:r w:rsidR="00D71975">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37" w:history="1">
              <w:proofErr w:type="spellStart"/>
              <w:r w:rsidR="00A56392">
                <w:rPr>
                  <w:rStyle w:val="Hyperlink"/>
                  <w:rFonts w:ascii="Segoe UI" w:hAnsi="Segoe UI" w:cs="Segoe UI"/>
                  <w:color w:val="03697A"/>
                  <w:sz w:val="18"/>
                  <w:szCs w:val="18"/>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System.EnterpriseServices</w:t>
            </w:r>
            <w:proofErr w:type="spellEnd"/>
            <w:r>
              <w:rPr>
                <w:rFonts w:ascii="Segoe UI" w:hAnsi="Segoe UI" w:cs="Segoe UI"/>
                <w:color w:val="2A2A2A"/>
                <w:sz w:val="18"/>
                <w:szCs w:val="18"/>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38" w:history="1">
              <w:proofErr w:type="spellStart"/>
              <w:r w:rsidR="00A56392">
                <w:rPr>
                  <w:rStyle w:val="Hyperlink"/>
                  <w:rFonts w:ascii="Segoe UI" w:hAnsi="Segoe UI" w:cs="Segoe UI"/>
                  <w:color w:val="03697A"/>
                  <w:sz w:val="18"/>
                  <w:szCs w:val="18"/>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D71975">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"http://msdn.microsoft.com/en-us/library/system.globalization.aspx" </w:instrText>
            </w:r>
            <w:r w:rsidR="00D71975">
              <w:rPr>
                <w:rFonts w:ascii="Segoe UI" w:hAnsi="Segoe UI" w:cs="Segoe UI"/>
                <w:color w:val="2A2A2A"/>
                <w:sz w:val="18"/>
                <w:szCs w:val="18"/>
              </w:rPr>
              <w:fldChar w:fldCharType="separate"/>
            </w:r>
            <w:r>
              <w:rPr>
                <w:rStyle w:val="Hyperlink"/>
                <w:rFonts w:ascii="Segoe UI" w:hAnsi="Segoe UI" w:cs="Segoe UI"/>
                <w:color w:val="03697A"/>
                <w:sz w:val="18"/>
                <w:szCs w:val="18"/>
              </w:rPr>
              <w:t>System.Globalization</w:t>
            </w:r>
            <w:proofErr w:type="spellEnd"/>
            <w:r w:rsidR="00D71975">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proofErr w:type="spellStart"/>
            <w:r w:rsidR="00D71975">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"http://msdn.microsoft.com/en-us/library/system.globalization.stringinfo.aspx" </w:instrText>
            </w:r>
            <w:r w:rsidR="00D71975">
              <w:rPr>
                <w:rFonts w:ascii="Segoe UI" w:hAnsi="Segoe UI" w:cs="Segoe UI"/>
                <w:color w:val="2A2A2A"/>
                <w:sz w:val="18"/>
                <w:szCs w:val="18"/>
              </w:rPr>
              <w:fldChar w:fldCharType="separate"/>
            </w:r>
            <w:r>
              <w:rPr>
                <w:rStyle w:val="Hyperlink"/>
                <w:rFonts w:ascii="Segoe UI" w:hAnsi="Segoe UI" w:cs="Segoe UI"/>
                <w:color w:val="03697A"/>
                <w:sz w:val="18"/>
                <w:szCs w:val="18"/>
              </w:rPr>
              <w:t>StringInfo</w:t>
            </w:r>
            <w:proofErr w:type="spellEnd"/>
            <w:r w:rsidR="00D71975">
              <w:rPr>
                <w:rFonts w:ascii="Segoe UI" w:hAnsi="Segoe UI" w:cs="Segoe UI"/>
                <w:color w:val="2A2A2A"/>
                <w:sz w:val="18"/>
                <w:szCs w:val="18"/>
              </w:rPr>
              <w:fldChar w:fldCharType="end"/>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t>and</w:t>
            </w:r>
            <w:hyperlink r:id="rId139" w:history="1">
              <w:r>
                <w:rPr>
                  <w:rStyle w:val="Hyperlink"/>
                  <w:rFonts w:ascii="Segoe UI" w:hAnsi="Segoe UI" w:cs="Segoe UI"/>
                  <w:color w:val="03697A"/>
                  <w:sz w:val="18"/>
                  <w:szCs w:val="18"/>
                </w:rPr>
                <w:t>TextInfo</w:t>
              </w:r>
              <w:proofErr w:type="spellEnd"/>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provide advanced globalization </w:t>
            </w:r>
            <w:r>
              <w:rPr>
                <w:rFonts w:ascii="Segoe UI" w:hAnsi="Segoe UI" w:cs="Segoe UI"/>
                <w:color w:val="2A2A2A"/>
                <w:sz w:val="18"/>
                <w:szCs w:val="18"/>
              </w:rPr>
              <w:lastRenderedPageBreak/>
              <w:t>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40" w:history="1">
              <w:proofErr w:type="spellStart"/>
              <w:r w:rsidR="00A56392">
                <w:rPr>
                  <w:rStyle w:val="Hyperlink"/>
                  <w:rFonts w:ascii="Segoe UI" w:hAnsi="Segoe UI" w:cs="Segoe UI"/>
                  <w:color w:val="03697A"/>
                  <w:sz w:val="18"/>
                  <w:szCs w:val="18"/>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System.IdentityModel</w:t>
            </w:r>
            <w:proofErr w:type="spellEnd"/>
            <w:r>
              <w:rPr>
                <w:rFonts w:ascii="Segoe UI" w:hAnsi="Segoe UI" w:cs="Segoe UI"/>
                <w:color w:val="2A2A2A"/>
                <w:sz w:val="18"/>
                <w:szCs w:val="18"/>
              </w:rPr>
              <w:t xml:space="preserve">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41" w:history="1">
              <w:r w:rsidR="00A5639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42" w:history="1">
              <w:proofErr w:type="spellStart"/>
              <w:r w:rsidR="00A56392">
                <w:rPr>
                  <w:rStyle w:val="Hyperlink"/>
                  <w:rFonts w:ascii="Segoe UI" w:hAnsi="Segoe UI" w:cs="Segoe UI"/>
                  <w:color w:val="03697A"/>
                  <w:sz w:val="18"/>
                  <w:szCs w:val="18"/>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System.Linq</w:t>
            </w:r>
            <w:proofErr w:type="spellEnd"/>
            <w:r>
              <w:rPr>
                <w:rFonts w:ascii="Segoe UI" w:hAnsi="Segoe UI" w:cs="Segoe UI"/>
                <w:color w:val="2A2A2A"/>
                <w:sz w:val="18"/>
                <w:szCs w:val="18"/>
              </w:rPr>
              <w:t xml:space="preserve">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43" w:history="1">
              <w:proofErr w:type="spellStart"/>
              <w:r w:rsidR="00A56392">
                <w:rPr>
                  <w:rStyle w:val="Hyperlink"/>
                  <w:rFonts w:ascii="Segoe UI" w:hAnsi="Segoe UI" w:cs="Segoe UI"/>
                  <w:color w:val="03697A"/>
                  <w:sz w:val="18"/>
                  <w:szCs w:val="18"/>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System.Management</w:t>
            </w:r>
            <w:proofErr w:type="spellEnd"/>
            <w:r>
              <w:rPr>
                <w:rFonts w:ascii="Segoe UI" w:hAnsi="Segoe UI" w:cs="Segoe UI"/>
                <w:color w:val="2A2A2A"/>
                <w:sz w:val="18"/>
                <w:szCs w:val="18"/>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w:t>
            </w:r>
            <w:proofErr w:type="spellStart"/>
            <w:r>
              <w:rPr>
                <w:rFonts w:ascii="Segoe UI" w:hAnsi="Segoe UI" w:cs="Segoe UI"/>
                <w:color w:val="2A2A2A"/>
                <w:sz w:val="18"/>
                <w:szCs w:val="18"/>
              </w:rPr>
              <w:t>instrumenting</w:t>
            </w:r>
            <w:proofErr w:type="spellEnd"/>
            <w:r>
              <w:rPr>
                <w:rFonts w:ascii="Segoe UI" w:hAnsi="Segoe UI" w:cs="Segoe UI"/>
                <w:color w:val="2A2A2A"/>
                <w:sz w:val="18"/>
                <w:szCs w:val="18"/>
              </w:rPr>
              <w:t xml:space="preserve">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44" w:history="1">
              <w:proofErr w:type="spellStart"/>
              <w:r w:rsidR="00A56392">
                <w:rPr>
                  <w:rStyle w:val="Hyperlink"/>
                  <w:rFonts w:ascii="Segoe UI" w:hAnsi="Segoe UI" w:cs="Segoe UI"/>
                  <w:color w:val="03697A"/>
                  <w:sz w:val="18"/>
                  <w:szCs w:val="18"/>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D71975">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"http://msdn.microsoft.com/en-us/library/system.media.aspx" </w:instrText>
            </w:r>
            <w:r w:rsidR="00D71975">
              <w:rPr>
                <w:rFonts w:ascii="Segoe UI" w:hAnsi="Segoe UI" w:cs="Segoe UI"/>
                <w:color w:val="2A2A2A"/>
                <w:sz w:val="18"/>
                <w:szCs w:val="18"/>
              </w:rPr>
              <w:fldChar w:fldCharType="separate"/>
            </w:r>
            <w:r>
              <w:rPr>
                <w:rStyle w:val="Hyperlink"/>
                <w:rFonts w:ascii="Segoe UI" w:hAnsi="Segoe UI" w:cs="Segoe UI"/>
                <w:color w:val="03697A"/>
                <w:sz w:val="18"/>
                <w:szCs w:val="18"/>
              </w:rPr>
              <w:t>System.Media</w:t>
            </w:r>
            <w:proofErr w:type="spellEnd"/>
            <w:r w:rsidR="00D71975">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45" w:history="1">
              <w:proofErr w:type="spellStart"/>
              <w:r w:rsidR="00A56392">
                <w:rPr>
                  <w:rStyle w:val="Hyperlink"/>
                  <w:rFonts w:ascii="Segoe UI" w:hAnsi="Segoe UI" w:cs="Segoe UI"/>
                  <w:color w:val="03697A"/>
                  <w:sz w:val="18"/>
                  <w:szCs w:val="18"/>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System.Messaging</w:t>
            </w:r>
            <w:proofErr w:type="spellEnd"/>
            <w:r>
              <w:rPr>
                <w:rFonts w:ascii="Segoe UI" w:hAnsi="Segoe UI" w:cs="Segoe UI"/>
                <w:color w:val="2A2A2A"/>
                <w:sz w:val="18"/>
                <w:szCs w:val="18"/>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46" w:history="1">
              <w:r w:rsidR="00A5639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47" w:history="1">
              <w:proofErr w:type="spellStart"/>
              <w:r w:rsidR="00A56392">
                <w:rPr>
                  <w:rStyle w:val="Hyperlink"/>
                  <w:rFonts w:ascii="Segoe UI" w:hAnsi="Segoe UI" w:cs="Segoe UI"/>
                  <w:color w:val="03697A"/>
                  <w:sz w:val="18"/>
                  <w:szCs w:val="18"/>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D71975">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"http://msdn.microsoft.com/en-us/library/system.numerics.aspx" </w:instrText>
            </w:r>
            <w:r w:rsidR="00D71975">
              <w:rPr>
                <w:rFonts w:ascii="Segoe UI" w:hAnsi="Segoe UI" w:cs="Segoe UI"/>
                <w:color w:val="2A2A2A"/>
                <w:sz w:val="18"/>
                <w:szCs w:val="18"/>
              </w:rPr>
              <w:fldChar w:fldCharType="separate"/>
            </w:r>
            <w:r>
              <w:rPr>
                <w:rStyle w:val="Hyperlink"/>
                <w:rFonts w:ascii="Segoe UI" w:hAnsi="Segoe UI" w:cs="Segoe UI"/>
                <w:color w:val="03697A"/>
                <w:sz w:val="18"/>
                <w:szCs w:val="18"/>
              </w:rPr>
              <w:t>System.Numerics</w:t>
            </w:r>
            <w:proofErr w:type="spellEnd"/>
            <w:r w:rsidR="00D71975">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48"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49"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50"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1" w:history="1">
              <w:proofErr w:type="spellStart"/>
              <w:r w:rsidR="00A56392">
                <w:rPr>
                  <w:rStyle w:val="Hyperlink"/>
                  <w:rFonts w:ascii="Segoe UI" w:hAnsi="Segoe UI" w:cs="Segoe UI"/>
                  <w:color w:val="03697A"/>
                  <w:sz w:val="18"/>
                  <w:szCs w:val="18"/>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System.Printing</w:t>
            </w:r>
            <w:proofErr w:type="spellEnd"/>
            <w:r>
              <w:rPr>
                <w:rFonts w:ascii="Segoe UI" w:hAnsi="Segoe UI" w:cs="Segoe UI"/>
                <w:color w:val="2A2A2A"/>
                <w:sz w:val="18"/>
                <w:szCs w:val="18"/>
              </w:rPr>
              <w:t xml:space="preserve"> namespaces contain types that support printing, that provide access to the properties of print system objects and enable rapid copying of their property settings to another object of the same type, and that support the </w:t>
            </w:r>
            <w:proofErr w:type="spellStart"/>
            <w:r>
              <w:rPr>
                <w:rFonts w:ascii="Segoe UI" w:hAnsi="Segoe UI" w:cs="Segoe UI"/>
                <w:color w:val="2A2A2A"/>
                <w:sz w:val="18"/>
                <w:szCs w:val="18"/>
              </w:rPr>
              <w:t>interconversion</w:t>
            </w:r>
            <w:proofErr w:type="spellEnd"/>
            <w:r>
              <w:rPr>
                <w:rFonts w:ascii="Segoe UI" w:hAnsi="Segoe UI" w:cs="Segoe UI"/>
                <w:color w:val="2A2A2A"/>
                <w:sz w:val="18"/>
                <w:szCs w:val="18"/>
              </w:rPr>
              <w:t xml:space="preserve"> of managed </w:t>
            </w:r>
            <w:proofErr w:type="spellStart"/>
            <w:r>
              <w:rPr>
                <w:rFonts w:ascii="Segoe UI" w:hAnsi="Segoe UI" w:cs="Segoe UI"/>
                <w:color w:val="2A2A2A"/>
                <w:sz w:val="18"/>
                <w:szCs w:val="18"/>
              </w:rPr>
              <w:t>System.PrintTicket</w:t>
            </w:r>
            <w:proofErr w:type="spellEnd"/>
            <w:r>
              <w:rPr>
                <w:rFonts w:ascii="Segoe UI" w:hAnsi="Segoe UI" w:cs="Segoe UI"/>
                <w:color w:val="2A2A2A"/>
                <w:sz w:val="18"/>
                <w:szCs w:val="18"/>
              </w:rPr>
              <w:t xml:space="preserve">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2" w:history="1">
              <w:proofErr w:type="spellStart"/>
              <w:r w:rsidR="00A56392">
                <w:rPr>
                  <w:rStyle w:val="Hyperlink"/>
                  <w:rFonts w:ascii="Segoe UI" w:hAnsi="Segoe UI" w:cs="Segoe UI"/>
                  <w:color w:val="03697A"/>
                  <w:sz w:val="18"/>
                  <w:szCs w:val="18"/>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System.Reflection</w:t>
            </w:r>
            <w:proofErr w:type="spellEnd"/>
            <w:r>
              <w:rPr>
                <w:rFonts w:ascii="Segoe UI" w:hAnsi="Segoe UI" w:cs="Segoe UI"/>
                <w:color w:val="2A2A2A"/>
                <w:sz w:val="18"/>
                <w:szCs w:val="18"/>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3" w:history="1">
              <w:proofErr w:type="spellStart"/>
              <w:r w:rsidR="00A56392">
                <w:rPr>
                  <w:rStyle w:val="Hyperlink"/>
                  <w:rFonts w:ascii="Segoe UI" w:hAnsi="Segoe UI" w:cs="Segoe UI"/>
                  <w:color w:val="03697A"/>
                  <w:sz w:val="18"/>
                  <w:szCs w:val="18"/>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System.Resources</w:t>
            </w:r>
            <w:proofErr w:type="spellEnd"/>
            <w:r>
              <w:rPr>
                <w:rFonts w:ascii="Segoe UI" w:hAnsi="Segoe UI" w:cs="Segoe UI"/>
                <w:color w:val="2A2A2A"/>
                <w:sz w:val="18"/>
                <w:szCs w:val="18"/>
              </w:rPr>
              <w:t xml:space="preserve">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4" w:history="1">
              <w:proofErr w:type="spellStart"/>
              <w:r w:rsidR="00A56392">
                <w:rPr>
                  <w:rStyle w:val="Hyperlink"/>
                  <w:rFonts w:ascii="Segoe UI" w:hAnsi="Segoe UI" w:cs="Segoe UI"/>
                  <w:color w:val="03697A"/>
                  <w:sz w:val="18"/>
                  <w:szCs w:val="18"/>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System.Runtime</w:t>
            </w:r>
            <w:proofErr w:type="spellEnd"/>
            <w:r>
              <w:rPr>
                <w:rFonts w:ascii="Segoe UI" w:hAnsi="Segoe UI" w:cs="Segoe UI"/>
                <w:color w:val="2A2A2A"/>
                <w:sz w:val="18"/>
                <w:szCs w:val="18"/>
              </w:rPr>
              <w:t xml:space="preserve"> namespaces contain types that support an application's interaction with the common language runtime, and types that enable features such as application data caching, advanced exception handling, application activation within application domains, COM </w:t>
            </w:r>
            <w:proofErr w:type="spellStart"/>
            <w:r>
              <w:rPr>
                <w:rFonts w:ascii="Segoe UI" w:hAnsi="Segoe UI" w:cs="Segoe UI"/>
                <w:color w:val="2A2A2A"/>
                <w:sz w:val="18"/>
                <w:szCs w:val="18"/>
              </w:rPr>
              <w:t>interop</w:t>
            </w:r>
            <w:proofErr w:type="spellEnd"/>
            <w:r>
              <w:rPr>
                <w:rFonts w:ascii="Segoe UI" w:hAnsi="Segoe UI" w:cs="Segoe UI"/>
                <w:color w:val="2A2A2A"/>
                <w:sz w:val="18"/>
                <w:szCs w:val="18"/>
              </w:rPr>
              <w:t xml:space="preserve">, distributed applications, serialization and </w:t>
            </w:r>
            <w:proofErr w:type="spellStart"/>
            <w:r>
              <w:rPr>
                <w:rFonts w:ascii="Segoe UI" w:hAnsi="Segoe UI" w:cs="Segoe UI"/>
                <w:color w:val="2A2A2A"/>
                <w:sz w:val="18"/>
                <w:szCs w:val="18"/>
              </w:rPr>
              <w:t>deserialization</w:t>
            </w:r>
            <w:proofErr w:type="spellEnd"/>
            <w:r>
              <w:rPr>
                <w:rFonts w:ascii="Segoe UI" w:hAnsi="Segoe UI" w:cs="Segoe UI"/>
                <w:color w:val="2A2A2A"/>
                <w:sz w:val="18"/>
                <w:szCs w:val="18"/>
              </w:rPr>
              <w:t>,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5" w:history="1">
              <w:proofErr w:type="spellStart"/>
              <w:r w:rsidR="00A56392">
                <w:rPr>
                  <w:rStyle w:val="Hyperlink"/>
                  <w:rFonts w:ascii="Segoe UI" w:hAnsi="Segoe UI" w:cs="Segoe UI"/>
                  <w:color w:val="03697A"/>
                  <w:sz w:val="18"/>
                  <w:szCs w:val="18"/>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System.Security</w:t>
            </w:r>
            <w:proofErr w:type="spellEnd"/>
            <w:r>
              <w:rPr>
                <w:rFonts w:ascii="Segoe UI" w:hAnsi="Segoe UI" w:cs="Segoe UI"/>
                <w:color w:val="2A2A2A"/>
                <w:sz w:val="18"/>
                <w:szCs w:val="18"/>
              </w:rPr>
              <w:t xml:space="preserve"> namespaces contain classes that represent the .NET Framework security system and permissions. Child namespaces provide types that control access to and audit securable objects, allow authentication, provide </w:t>
            </w:r>
            <w:proofErr w:type="spellStart"/>
            <w:r>
              <w:rPr>
                <w:rFonts w:ascii="Segoe UI" w:hAnsi="Segoe UI" w:cs="Segoe UI"/>
                <w:color w:val="2A2A2A"/>
                <w:sz w:val="18"/>
                <w:szCs w:val="18"/>
              </w:rPr>
              <w:t>crytographic</w:t>
            </w:r>
            <w:proofErr w:type="spellEnd"/>
            <w:r>
              <w:rPr>
                <w:rFonts w:ascii="Segoe UI" w:hAnsi="Segoe UI" w:cs="Segoe UI"/>
                <w:color w:val="2A2A2A"/>
                <w:sz w:val="18"/>
                <w:szCs w:val="18"/>
              </w:rPr>
              <w:t xml:space="preserve">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6" w:history="1">
              <w:proofErr w:type="spellStart"/>
              <w:r w:rsidR="00A56392">
                <w:rPr>
                  <w:rStyle w:val="Hyperlink"/>
                  <w:rFonts w:ascii="Segoe UI" w:hAnsi="Segoe UI" w:cs="Segoe UI"/>
                  <w:color w:val="03697A"/>
                  <w:sz w:val="18"/>
                  <w:szCs w:val="18"/>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System.ServiceModel</w:t>
            </w:r>
            <w:proofErr w:type="spellEnd"/>
            <w:r>
              <w:rPr>
                <w:rFonts w:ascii="Segoe UI" w:hAnsi="Segoe UI" w:cs="Segoe UI"/>
                <w:color w:val="2A2A2A"/>
                <w:sz w:val="18"/>
                <w:szCs w:val="18"/>
              </w:rPr>
              <w:t xml:space="preserve">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7" w:history="1">
              <w:proofErr w:type="spellStart"/>
              <w:r w:rsidR="00A56392">
                <w:rPr>
                  <w:rStyle w:val="Hyperlink"/>
                  <w:rFonts w:ascii="Segoe UI" w:hAnsi="Segoe UI" w:cs="Segoe UI"/>
                  <w:color w:val="03697A"/>
                  <w:sz w:val="18"/>
                  <w:szCs w:val="18"/>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System.ServiceProcess</w:t>
            </w:r>
            <w:proofErr w:type="spellEnd"/>
            <w:r>
              <w:rPr>
                <w:rFonts w:ascii="Segoe UI" w:hAnsi="Segoe UI" w:cs="Segoe UI"/>
                <w:color w:val="2A2A2A"/>
                <w:sz w:val="18"/>
                <w:szCs w:val="18"/>
              </w:rPr>
              <w:t xml:space="preserve"> namespaces contain types that enable you to implement, install, and control Windows service applications and extend </w:t>
            </w:r>
            <w:r>
              <w:rPr>
                <w:rFonts w:ascii="Segoe UI" w:hAnsi="Segoe UI" w:cs="Segoe UI"/>
                <w:color w:val="2A2A2A"/>
                <w:sz w:val="18"/>
                <w:szCs w:val="18"/>
              </w:rPr>
              <w:lastRenderedPageBreak/>
              <w:t>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8" w:history="1">
              <w:proofErr w:type="spellStart"/>
              <w:r w:rsidR="00A56392">
                <w:rPr>
                  <w:rStyle w:val="Hyperlink"/>
                  <w:rFonts w:ascii="Segoe UI" w:hAnsi="Segoe UI" w:cs="Segoe UI"/>
                  <w:color w:val="03697A"/>
                  <w:sz w:val="18"/>
                  <w:szCs w:val="18"/>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System.Speech</w:t>
            </w:r>
            <w:proofErr w:type="spellEnd"/>
            <w:r>
              <w:rPr>
                <w:rFonts w:ascii="Segoe UI" w:hAnsi="Segoe UI" w:cs="Segoe UI"/>
                <w:color w:val="2A2A2A"/>
                <w:sz w:val="18"/>
                <w:szCs w:val="18"/>
              </w:rPr>
              <w:t xml:space="preserve">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9" w:history="1">
              <w:proofErr w:type="spellStart"/>
              <w:r w:rsidR="00A56392">
                <w:rPr>
                  <w:rStyle w:val="Hyperlink"/>
                  <w:rFonts w:ascii="Segoe UI" w:hAnsi="Segoe UI" w:cs="Segoe UI"/>
                  <w:color w:val="03697A"/>
                  <w:sz w:val="18"/>
                  <w:szCs w:val="18"/>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System.Text</w:t>
            </w:r>
            <w:proofErr w:type="spellEnd"/>
            <w:r>
              <w:rPr>
                <w:rFonts w:ascii="Segoe UI" w:hAnsi="Segoe UI" w:cs="Segoe UI"/>
                <w:color w:val="2A2A2A"/>
                <w:sz w:val="18"/>
                <w:szCs w:val="18"/>
              </w:rPr>
              <w:t xml:space="preserve">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0" w:history="1">
              <w:proofErr w:type="spellStart"/>
              <w:r w:rsidR="00A56392">
                <w:rPr>
                  <w:rStyle w:val="Hyperlink"/>
                  <w:rFonts w:ascii="Segoe UI" w:hAnsi="Segoe UI" w:cs="Segoe UI"/>
                  <w:color w:val="03697A"/>
                  <w:sz w:val="18"/>
                  <w:szCs w:val="18"/>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System.Threading</w:t>
            </w:r>
            <w:proofErr w:type="spellEnd"/>
            <w:r>
              <w:rPr>
                <w:rFonts w:ascii="Segoe UI" w:hAnsi="Segoe UI" w:cs="Segoe UI"/>
                <w:color w:val="2A2A2A"/>
                <w:sz w:val="18"/>
                <w:szCs w:val="18"/>
              </w:rPr>
              <w:t xml:space="preserve">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1" w:history="1">
              <w:proofErr w:type="spellStart"/>
              <w:r w:rsidR="00A56392">
                <w:rPr>
                  <w:rStyle w:val="Hyperlink"/>
                  <w:rFonts w:ascii="Segoe UI" w:hAnsi="Segoe UI" w:cs="Segoe UI"/>
                  <w:color w:val="03697A"/>
                  <w:sz w:val="18"/>
                  <w:szCs w:val="18"/>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D71975">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"http://msdn.microsoft.com/en-us/library/system.timers.aspx" </w:instrText>
            </w:r>
            <w:r w:rsidR="00D71975">
              <w:rPr>
                <w:rFonts w:ascii="Segoe UI" w:hAnsi="Segoe UI" w:cs="Segoe UI"/>
                <w:color w:val="2A2A2A"/>
                <w:sz w:val="18"/>
                <w:szCs w:val="18"/>
              </w:rPr>
              <w:fldChar w:fldCharType="separate"/>
            </w:r>
            <w:r>
              <w:rPr>
                <w:rStyle w:val="Hyperlink"/>
                <w:rFonts w:ascii="Segoe UI" w:hAnsi="Segoe UI" w:cs="Segoe UI"/>
                <w:color w:val="03697A"/>
                <w:sz w:val="18"/>
                <w:szCs w:val="18"/>
              </w:rPr>
              <w:t>System.Timers</w:t>
            </w:r>
            <w:proofErr w:type="spellEnd"/>
            <w:r w:rsidR="00D71975">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62"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3" w:history="1">
              <w:proofErr w:type="spellStart"/>
              <w:r w:rsidR="00A56392">
                <w:rPr>
                  <w:rStyle w:val="Hyperlink"/>
                  <w:rFonts w:ascii="Segoe UI" w:hAnsi="Segoe UI" w:cs="Segoe UI"/>
                  <w:color w:val="03697A"/>
                  <w:sz w:val="18"/>
                  <w:szCs w:val="18"/>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4" w:history="1">
              <w:proofErr w:type="spellStart"/>
              <w:r w:rsidR="00A56392">
                <w:rPr>
                  <w:rStyle w:val="Hyperlink"/>
                  <w:rFonts w:ascii="Segoe UI" w:hAnsi="Segoe UI" w:cs="Segoe UI"/>
                  <w:color w:val="03697A"/>
                  <w:sz w:val="18"/>
                  <w:szCs w:val="18"/>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System.Web</w:t>
            </w:r>
            <w:proofErr w:type="spellEnd"/>
            <w:r>
              <w:rPr>
                <w:rFonts w:ascii="Segoe UI" w:hAnsi="Segoe UI" w:cs="Segoe UI"/>
                <w:color w:val="2A2A2A"/>
                <w:sz w:val="18"/>
                <w:szCs w:val="18"/>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5" w:history="1">
              <w:proofErr w:type="spellStart"/>
              <w:r w:rsidR="00A56392">
                <w:rPr>
                  <w:rStyle w:val="Hyperlink"/>
                  <w:rFonts w:ascii="Segoe UI" w:hAnsi="Segoe UI" w:cs="Segoe UI"/>
                  <w:color w:val="03697A"/>
                  <w:sz w:val="18"/>
                  <w:szCs w:val="18"/>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System.Windows</w:t>
            </w:r>
            <w:proofErr w:type="spellEnd"/>
            <w:r>
              <w:rPr>
                <w:rFonts w:ascii="Segoe UI" w:hAnsi="Segoe UI" w:cs="Segoe UI"/>
                <w:color w:val="2A2A2A"/>
                <w:sz w:val="18"/>
                <w:szCs w:val="18"/>
              </w:rPr>
              <w:t xml:space="preserve"> namespaces contain types used in Windows Presentation Foundation (WPF) applications, including animation clients, user interface controls, data binding, and type conversion. </w:t>
            </w:r>
            <w:proofErr w:type="spellStart"/>
            <w:r>
              <w:rPr>
                <w:rFonts w:ascii="Segoe UI" w:hAnsi="Segoe UI" w:cs="Segoe UI"/>
                <w:color w:val="2A2A2A"/>
                <w:sz w:val="18"/>
                <w:szCs w:val="18"/>
              </w:rPr>
              <w:t>System.Windows.Forms</w:t>
            </w:r>
            <w:proofErr w:type="spellEnd"/>
            <w:r>
              <w:rPr>
                <w:rFonts w:ascii="Segoe UI" w:hAnsi="Segoe UI" w:cs="Segoe UI"/>
                <w:color w:val="2A2A2A"/>
                <w:sz w:val="18"/>
                <w:szCs w:val="18"/>
              </w:rPr>
              <w:t xml:space="preserve">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6" w:history="1">
              <w:proofErr w:type="spellStart"/>
              <w:r w:rsidR="00A56392">
                <w:rPr>
                  <w:rStyle w:val="Hyperlink"/>
                  <w:rFonts w:ascii="Segoe UI" w:hAnsi="Segoe UI" w:cs="Segoe UI"/>
                  <w:color w:val="03697A"/>
                  <w:sz w:val="18"/>
                  <w:szCs w:val="18"/>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System.Workflow</w:t>
            </w:r>
            <w:proofErr w:type="spellEnd"/>
            <w:r>
              <w:rPr>
                <w:rFonts w:ascii="Segoe UI" w:hAnsi="Segoe UI" w:cs="Segoe UI"/>
                <w:color w:val="2A2A2A"/>
                <w:sz w:val="18"/>
                <w:szCs w:val="18"/>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7" w:history="1">
              <w:proofErr w:type="spellStart"/>
              <w:r w:rsidR="00A56392">
                <w:rPr>
                  <w:rStyle w:val="Hyperlink"/>
                  <w:rFonts w:ascii="Segoe UI" w:hAnsi="Segoe UI" w:cs="Segoe UI"/>
                  <w:color w:val="03697A"/>
                  <w:sz w:val="18"/>
                  <w:szCs w:val="18"/>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System.Xaml</w:t>
            </w:r>
            <w:proofErr w:type="spellEnd"/>
            <w:r>
              <w:rPr>
                <w:rFonts w:ascii="Segoe UI" w:hAnsi="Segoe UI" w:cs="Segoe UI"/>
                <w:color w:val="2A2A2A"/>
                <w:sz w:val="18"/>
                <w:szCs w:val="18"/>
              </w:rPr>
              <w:t xml:space="preserve">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8" w:history="1">
              <w:proofErr w:type="spellStart"/>
              <w:r w:rsidR="00A56392">
                <w:rPr>
                  <w:rStyle w:val="Hyperlink"/>
                  <w:rFonts w:ascii="Segoe UI" w:hAnsi="Segoe UI" w:cs="Segoe UI"/>
                  <w:color w:val="03697A"/>
                  <w:sz w:val="18"/>
                  <w:szCs w:val="18"/>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System.Xml</w:t>
            </w:r>
            <w:proofErr w:type="spellEnd"/>
            <w:r>
              <w:rPr>
                <w:rFonts w:ascii="Segoe UI" w:hAnsi="Segoe UI" w:cs="Segoe UI"/>
                <w:color w:val="2A2A2A"/>
                <w:sz w:val="18"/>
                <w:szCs w:val="18"/>
              </w:rPr>
              <w:t xml:space="preserve"> namespaces contain types for processing XML. Child namespaces support serialization of XML documents or streams, XSD schemas, </w:t>
            </w:r>
            <w:proofErr w:type="spellStart"/>
            <w:r>
              <w:rPr>
                <w:rFonts w:ascii="Segoe UI" w:hAnsi="Segoe UI" w:cs="Segoe UI"/>
                <w:color w:val="2A2A2A"/>
                <w:sz w:val="18"/>
                <w:szCs w:val="18"/>
              </w:rPr>
              <w:t>XQuery</w:t>
            </w:r>
            <w:proofErr w:type="spellEnd"/>
            <w:r>
              <w:rPr>
                <w:rFonts w:ascii="Segoe UI" w:hAnsi="Segoe UI" w:cs="Segoe UI"/>
                <w:color w:val="2A2A2A"/>
                <w:sz w:val="18"/>
                <w:szCs w:val="18"/>
              </w:rPr>
              <w:t xml:space="preserve"> 1.0 and </w:t>
            </w:r>
            <w:proofErr w:type="spellStart"/>
            <w:r>
              <w:rPr>
                <w:rFonts w:ascii="Segoe UI" w:hAnsi="Segoe UI" w:cs="Segoe UI"/>
                <w:color w:val="2A2A2A"/>
                <w:sz w:val="18"/>
                <w:szCs w:val="18"/>
              </w:rPr>
              <w:t>XPath</w:t>
            </w:r>
            <w:proofErr w:type="spellEnd"/>
            <w:r>
              <w:rPr>
                <w:rFonts w:ascii="Segoe UI" w:hAnsi="Segoe UI" w:cs="Segoe UI"/>
                <w:color w:val="2A2A2A"/>
                <w:sz w:val="18"/>
                <w:szCs w:val="18"/>
              </w:rPr>
              <w:t xml:space="preserve"> 2.0, and LINQ to XML, which is an in-memory XML 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9" w:history="1">
              <w:r w:rsidR="00A5639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0"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1" w:history="1">
              <w:proofErr w:type="spellStart"/>
              <w:r w:rsidR="00A56392">
                <w:rPr>
                  <w:rStyle w:val="Hyperlink"/>
                  <w:rFonts w:ascii="Segoe UI" w:hAnsi="Segoe UI" w:cs="Segoe UI"/>
                  <w:color w:val="03697A"/>
                  <w:sz w:val="18"/>
                  <w:szCs w:val="18"/>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Microsoft.Activities</w:t>
            </w:r>
            <w:proofErr w:type="spellEnd"/>
            <w:r>
              <w:rPr>
                <w:rFonts w:ascii="Segoe UI" w:hAnsi="Segoe UI" w:cs="Segoe UI"/>
                <w:color w:val="2A2A2A"/>
                <w:sz w:val="18"/>
                <w:szCs w:val="18"/>
              </w:rPr>
              <w:t xml:space="preserve"> namespaces contain types that support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2" w:history="1">
              <w:proofErr w:type="spellStart"/>
              <w:r w:rsidR="00A56392">
                <w:rPr>
                  <w:rStyle w:val="Hyperlink"/>
                  <w:rFonts w:ascii="Segoe UI" w:hAnsi="Segoe UI" w:cs="Segoe UI"/>
                  <w:color w:val="03697A"/>
                  <w:sz w:val="18"/>
                  <w:szCs w:val="18"/>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D71975">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"http://msdn.microsoft.com/en-us/library/microsoft.aspnet.snapin.aspx" </w:instrText>
            </w:r>
            <w:r w:rsidR="00D71975">
              <w:rPr>
                <w:rFonts w:ascii="Segoe UI" w:hAnsi="Segoe UI" w:cs="Segoe UI"/>
                <w:color w:val="2A2A2A"/>
                <w:sz w:val="18"/>
                <w:szCs w:val="18"/>
              </w:rPr>
              <w:fldChar w:fldCharType="separate"/>
            </w:r>
            <w:r>
              <w:rPr>
                <w:rStyle w:val="Hyperlink"/>
                <w:rFonts w:ascii="Segoe UI" w:hAnsi="Segoe UI" w:cs="Segoe UI"/>
                <w:color w:val="03697A"/>
                <w:sz w:val="18"/>
                <w:szCs w:val="18"/>
              </w:rPr>
              <w:t>Microsoft.Aspnet.Snapin</w:t>
            </w:r>
            <w:proofErr w:type="spellEnd"/>
            <w:r w:rsidR="00D71975">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173"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4" w:history="1">
              <w:proofErr w:type="spellStart"/>
              <w:r w:rsidR="00A56392">
                <w:rPr>
                  <w:rStyle w:val="Hyperlink"/>
                  <w:rFonts w:ascii="Segoe UI" w:hAnsi="Segoe UI" w:cs="Segoe UI"/>
                  <w:color w:val="03697A"/>
                  <w:sz w:val="18"/>
                  <w:szCs w:val="18"/>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Microsoft.Build</w:t>
            </w:r>
            <w:proofErr w:type="spellEnd"/>
            <w:r>
              <w:rPr>
                <w:rFonts w:ascii="Segoe UI" w:hAnsi="Segoe UI" w:cs="Segoe UI"/>
                <w:color w:val="2A2A2A"/>
                <w:sz w:val="18"/>
                <w:szCs w:val="18"/>
              </w:rPr>
              <w:t xml:space="preserve"> namespaces contain types that provide programmatic access to, and control of, the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5" w:history="1">
              <w:proofErr w:type="spellStart"/>
              <w:r w:rsidR="00A56392">
                <w:rPr>
                  <w:rStyle w:val="Hyperlink"/>
                  <w:rFonts w:ascii="Segoe UI" w:hAnsi="Segoe UI" w:cs="Segoe UI"/>
                  <w:color w:val="03697A"/>
                  <w:sz w:val="18"/>
                  <w:szCs w:val="18"/>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Microsoft.CSharp</w:t>
            </w:r>
            <w:proofErr w:type="spellEnd"/>
            <w:r>
              <w:rPr>
                <w:rFonts w:ascii="Segoe UI" w:hAnsi="Segoe UI" w:cs="Segoe UI"/>
                <w:color w:val="2A2A2A"/>
                <w:sz w:val="18"/>
                <w:szCs w:val="18"/>
              </w:rPr>
              <w:t xml:space="preserve"> namespaces contain types that support compilation and code generation of source code written in the C# language, and types that support interoperation </w:t>
            </w:r>
            <w:proofErr w:type="spellStart"/>
            <w:r>
              <w:rPr>
                <w:rFonts w:ascii="Segoe UI" w:hAnsi="Segoe UI" w:cs="Segoe UI"/>
                <w:color w:val="2A2A2A"/>
                <w:sz w:val="18"/>
                <w:szCs w:val="18"/>
              </w:rPr>
              <w:t>betwen</w:t>
            </w:r>
            <w:proofErr w:type="spellEnd"/>
            <w:r>
              <w:rPr>
                <w:rFonts w:ascii="Segoe UI" w:hAnsi="Segoe UI" w:cs="Segoe UI"/>
                <w:color w:val="2A2A2A"/>
                <w:sz w:val="18"/>
                <w:szCs w:val="18"/>
              </w:rPr>
              <w:t xml:space="preserve">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6" w:history="1">
              <w:proofErr w:type="spellStart"/>
              <w:r w:rsidR="00A56392">
                <w:rPr>
                  <w:rStyle w:val="Hyperlink"/>
                  <w:rFonts w:ascii="Segoe UI" w:hAnsi="Segoe UI" w:cs="Segoe UI"/>
                  <w:color w:val="03697A"/>
                  <w:sz w:val="18"/>
                  <w:szCs w:val="18"/>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D71975">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"http://msdn.microsoft.com/en-us/library/microsoft.data.entity.build.tasks.aspx" </w:instrText>
            </w:r>
            <w:r w:rsidR="00D71975">
              <w:rPr>
                <w:rFonts w:ascii="Segoe UI" w:hAnsi="Segoe UI" w:cs="Segoe UI"/>
                <w:color w:val="2A2A2A"/>
                <w:sz w:val="18"/>
                <w:szCs w:val="18"/>
              </w:rPr>
              <w:fldChar w:fldCharType="separate"/>
            </w:r>
            <w:r>
              <w:rPr>
                <w:rStyle w:val="Hyperlink"/>
                <w:rFonts w:ascii="Segoe UI" w:hAnsi="Segoe UI" w:cs="Segoe UI"/>
                <w:color w:val="03697A"/>
                <w:sz w:val="18"/>
                <w:szCs w:val="18"/>
              </w:rPr>
              <w:t>Microsoft.Data.Entity.Build.Tasks</w:t>
            </w:r>
            <w:proofErr w:type="spellEnd"/>
            <w:r w:rsidR="00D71975">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two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7" w:history="1">
              <w:proofErr w:type="spellStart"/>
              <w:r w:rsidR="00A56392">
                <w:rPr>
                  <w:rStyle w:val="Hyperlink"/>
                  <w:rFonts w:ascii="Segoe UI" w:hAnsi="Segoe UI" w:cs="Segoe UI"/>
                  <w:color w:val="03697A"/>
                  <w:sz w:val="18"/>
                  <w:szCs w:val="18"/>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Microsoft.JScript</w:t>
            </w:r>
            <w:proofErr w:type="spellEnd"/>
            <w:r>
              <w:rPr>
                <w:rFonts w:ascii="Segoe UI" w:hAnsi="Segoe UI" w:cs="Segoe UI"/>
                <w:color w:val="2A2A2A"/>
                <w:sz w:val="18"/>
                <w:szCs w:val="18"/>
              </w:rPr>
              <w:t xml:space="preserve"> namespaces contain classes that support compilation and code generation using the </w:t>
            </w:r>
            <w:proofErr w:type="spellStart"/>
            <w:r>
              <w:rPr>
                <w:rFonts w:ascii="Segoe UI" w:hAnsi="Segoe UI" w:cs="Segoe UI"/>
                <w:color w:val="2A2A2A"/>
                <w:sz w:val="18"/>
                <w:szCs w:val="18"/>
              </w:rPr>
              <w:t>JScript</w:t>
            </w:r>
            <w:proofErr w:type="spellEnd"/>
            <w:r>
              <w:rPr>
                <w:rFonts w:ascii="Segoe UI" w:hAnsi="Segoe UI" w:cs="Segoe UI"/>
                <w:color w:val="2A2A2A"/>
                <w:sz w:val="18"/>
                <w:szCs w:val="18"/>
              </w:rPr>
              <w:t xml:space="preserve">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8" w:history="1">
              <w:proofErr w:type="spellStart"/>
              <w:r w:rsidR="00A56392">
                <w:rPr>
                  <w:rStyle w:val="Hyperlink"/>
                  <w:rFonts w:ascii="Segoe UI" w:hAnsi="Segoe UI" w:cs="Segoe UI"/>
                  <w:color w:val="03697A"/>
                  <w:sz w:val="18"/>
                  <w:szCs w:val="18"/>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D71975">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"http://msdn.microsoft.com/en-us/library/microsoft.sqlserver.server.aspx" </w:instrText>
            </w:r>
            <w:r w:rsidR="00D71975">
              <w:rPr>
                <w:rFonts w:ascii="Segoe UI" w:hAnsi="Segoe UI" w:cs="Segoe UI"/>
                <w:color w:val="2A2A2A"/>
                <w:sz w:val="18"/>
                <w:szCs w:val="18"/>
              </w:rPr>
              <w:fldChar w:fldCharType="separate"/>
            </w:r>
            <w:r>
              <w:rPr>
                <w:rStyle w:val="Hyperlink"/>
                <w:rFonts w:ascii="Segoe UI" w:hAnsi="Segoe UI" w:cs="Segoe UI"/>
                <w:color w:val="03697A"/>
                <w:sz w:val="18"/>
                <w:szCs w:val="18"/>
              </w:rPr>
              <w:t>Microsoft.SqlServer.Server</w:t>
            </w:r>
            <w:proofErr w:type="spellEnd"/>
            <w:r w:rsidR="00D71975">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9" w:history="1">
              <w:proofErr w:type="spellStart"/>
              <w:r w:rsidR="00A56392">
                <w:rPr>
                  <w:rStyle w:val="Hyperlink"/>
                  <w:rFonts w:ascii="Segoe UI" w:hAnsi="Segoe UI" w:cs="Segoe UI"/>
                  <w:color w:val="03697A"/>
                  <w:sz w:val="18"/>
                  <w:szCs w:val="18"/>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Microsoft.VisualBasic</w:t>
            </w:r>
            <w:proofErr w:type="spellEnd"/>
            <w:r>
              <w:rPr>
                <w:rFonts w:ascii="Segoe UI" w:hAnsi="Segoe UI" w:cs="Segoe UI"/>
                <w:color w:val="2A2A2A"/>
                <w:sz w:val="18"/>
                <w:szCs w:val="18"/>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80" w:history="1">
              <w:proofErr w:type="spellStart"/>
              <w:r w:rsidR="00A56392">
                <w:rPr>
                  <w:rStyle w:val="Hyperlink"/>
                  <w:rFonts w:ascii="Segoe UI" w:hAnsi="Segoe UI" w:cs="Segoe UI"/>
                  <w:color w:val="03697A"/>
                  <w:sz w:val="18"/>
                  <w:szCs w:val="18"/>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Microsoft.VisualC</w:t>
            </w:r>
            <w:proofErr w:type="spellEnd"/>
            <w:r>
              <w:rPr>
                <w:rFonts w:ascii="Segoe UI" w:hAnsi="Segoe UI" w:cs="Segoe UI"/>
                <w:color w:val="2A2A2A"/>
                <w:sz w:val="18"/>
                <w:szCs w:val="18"/>
              </w:rPr>
              <w:t xml:space="preserve">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81" w:history="1">
              <w:r w:rsidR="00A5639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82" w:history="1">
              <w:proofErr w:type="spellStart"/>
              <w:r w:rsidR="00A56392">
                <w:rPr>
                  <w:rStyle w:val="Hyperlink"/>
                  <w:rFonts w:ascii="Segoe UI" w:hAnsi="Segoe UI" w:cs="Segoe UI"/>
                  <w:color w:val="03697A"/>
                  <w:sz w:val="18"/>
                  <w:szCs w:val="18"/>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Microsoft.Windows</w:t>
            </w:r>
            <w:proofErr w:type="spellEnd"/>
            <w:r>
              <w:rPr>
                <w:rFonts w:ascii="Segoe UI" w:hAnsi="Segoe UI" w:cs="Segoe UI"/>
                <w:color w:val="2A2A2A"/>
                <w:sz w:val="18"/>
                <w:szCs w:val="18"/>
              </w:rPr>
              <w:t xml:space="preserve">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83" w:history="1">
              <w:proofErr w:type="spellStart"/>
              <w:r w:rsidR="00A56392">
                <w:rPr>
                  <w:rStyle w:val="Hyperlink"/>
                  <w:rFonts w:ascii="Segoe UI" w:hAnsi="Segoe UI" w:cs="Segoe UI"/>
                  <w:color w:val="03697A"/>
                  <w:sz w:val="18"/>
                  <w:szCs w:val="18"/>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84" w:history="1">
              <w:proofErr w:type="spellStart"/>
              <w:r w:rsidR="00A56392">
                <w:rPr>
                  <w:rStyle w:val="Hyperlink"/>
                  <w:rFonts w:ascii="Segoe UI" w:hAnsi="Segoe UI" w:cs="Segoe UI"/>
                  <w:color w:val="03697A"/>
                  <w:sz w:val="18"/>
                  <w:szCs w:val="18"/>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70" w:name="_Toc304900511"/>
      <w:bookmarkStart w:id="71" w:name="_Toc320368089"/>
      <w:bookmarkStart w:id="72" w:name="_Toc330365079"/>
      <w:r w:rsidRPr="003D00A7">
        <w:t>Database</w:t>
      </w:r>
      <w:r>
        <w:t>/backend</w:t>
      </w:r>
      <w:r w:rsidR="008724AA">
        <w:t>:</w:t>
      </w:r>
      <w:r w:rsidRPr="003D00A7">
        <w:t xml:space="preserve"> </w:t>
      </w:r>
      <w:bookmarkEnd w:id="70"/>
      <w:bookmarkEnd w:id="71"/>
      <w:bookmarkEnd w:id="72"/>
    </w:p>
    <w:p w:rsidR="008724AA" w:rsidRDefault="008724AA" w:rsidP="008724AA">
      <w:pPr>
        <w:pStyle w:val="Heading3"/>
      </w:pPr>
      <w:r w:rsidRPr="003D00A7">
        <w:t>MySQL</w:t>
      </w:r>
    </w:p>
    <w:p w:rsidR="005E4FDB" w:rsidRDefault="002763E3" w:rsidP="005E4FDB">
      <w:r>
        <w:rPr>
          <w:noProof/>
          <w:lang w:bidi="ar-SA"/>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85"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lastRenderedPageBreak/>
        <w:t>MySQL</w:t>
      </w:r>
      <w:proofErr w:type="spellEnd"/>
      <w:r w:rsidRPr="005712BF">
        <w:rPr>
          <w:rFonts w:ascii="Arial" w:eastAsia="Times New Roman" w:hAnsi="Arial" w:cs="Arial"/>
          <w:color w:val="222222"/>
          <w:lang w:eastAsia="en-IN"/>
        </w:rPr>
        <w:t xml:space="preserve">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The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Community Edition includes:</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Multiple Storage Engines: </w:t>
      </w:r>
      <w:proofErr w:type="spellStart"/>
      <w:r w:rsidRPr="005712BF">
        <w:rPr>
          <w:rFonts w:ascii="Arial" w:eastAsia="Times New Roman" w:hAnsi="Arial" w:cs="Arial"/>
          <w:color w:val="222222"/>
          <w:lang w:eastAsia="en-IN"/>
        </w:rPr>
        <w:t>InnoDB</w:t>
      </w:r>
      <w:proofErr w:type="spellEnd"/>
      <w:r w:rsidRPr="005712BF">
        <w:rPr>
          <w:rFonts w:ascii="Arial" w:eastAsia="Times New Roman" w:hAnsi="Arial" w:cs="Arial"/>
          <w:color w:val="222222"/>
          <w:lang w:eastAsia="en-IN"/>
        </w:rPr>
        <w:t xml:space="preserve"> , </w:t>
      </w:r>
      <w:proofErr w:type="spellStart"/>
      <w:r w:rsidRPr="005712BF">
        <w:rPr>
          <w:rFonts w:ascii="Arial" w:eastAsia="Times New Roman" w:hAnsi="Arial" w:cs="Arial"/>
          <w:color w:val="222222"/>
          <w:lang w:eastAsia="en-IN"/>
        </w:rPr>
        <w:t>MyISAM</w:t>
      </w:r>
      <w:proofErr w:type="spellEnd"/>
      <w:r w:rsidRPr="005712BF">
        <w:rPr>
          <w:rFonts w:ascii="Arial" w:eastAsia="Times New Roman" w:hAnsi="Arial" w:cs="Arial"/>
          <w:color w:val="222222"/>
          <w:lang w:eastAsia="en-IN"/>
        </w:rPr>
        <w:t>, NDB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Cluster),Memory ,Merge , Archive, CSV</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Replication to improve application performance and scalability</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Partitioning to improve performance and management of large database applications</w:t>
      </w:r>
    </w:p>
    <w:p w:rsidR="001E3D45" w:rsidRPr="00322939"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The following list shows the most important properties of </w:t>
      </w:r>
      <w:proofErr w:type="spellStart"/>
      <w:r>
        <w:rPr>
          <w:rFonts w:ascii="Calibri" w:hAnsi="Calibri"/>
          <w:color w:val="000000"/>
        </w:rPr>
        <w:t>MySQL</w:t>
      </w:r>
      <w:proofErr w:type="spellEnd"/>
      <w:r>
        <w:rPr>
          <w:rFonts w:ascii="Calibri" w:hAnsi="Calibri"/>
          <w:color w:val="000000"/>
        </w:rPr>
        <w:t>.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 xml:space="preserve">Like almost all other database systems on the market, </w:t>
      </w:r>
      <w:proofErr w:type="spellStart"/>
      <w:r>
        <w:rPr>
          <w:rFonts w:ascii="Calibri" w:hAnsi="Calibri"/>
          <w:color w:val="000000"/>
        </w:rPr>
        <w:t>MySQL</w:t>
      </w:r>
      <w:proofErr w:type="spellEnd"/>
      <w:r>
        <w:rPr>
          <w:rFonts w:ascii="Calibri" w:hAnsi="Calibri"/>
          <w:color w:val="000000"/>
        </w:rPr>
        <w:t xml:space="preserve">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is a client/server system. There is a database server (</w:t>
      </w:r>
      <w:proofErr w:type="spellStart"/>
      <w:r>
        <w:rPr>
          <w:rFonts w:ascii="Calibri" w:hAnsi="Calibri"/>
          <w:color w:val="000000"/>
        </w:rPr>
        <w:t>MySQL</w:t>
      </w:r>
      <w:proofErr w:type="spellEnd"/>
      <w:r>
        <w:rPr>
          <w:rFonts w:ascii="Calibri" w:hAnsi="Calibri"/>
          <w:color w:val="000000"/>
        </w:rPr>
        <w:t>)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supports as its database language -- as its name suggests – SQL (Structured Query Language). SQL is a standardized language for querying and updating data and for the administration of a database. There are several SQL dialects (about as many as </w:t>
      </w:r>
      <w:r>
        <w:rPr>
          <w:rFonts w:ascii="Calibri" w:hAnsi="Calibri"/>
          <w:color w:val="000000"/>
        </w:rPr>
        <w:lastRenderedPageBreak/>
        <w:t xml:space="preserve">there are database systems). </w:t>
      </w:r>
      <w:proofErr w:type="spellStart"/>
      <w:r>
        <w:rPr>
          <w:rFonts w:ascii="Calibri" w:hAnsi="Calibri"/>
          <w:color w:val="000000"/>
        </w:rPr>
        <w:t>MySQL</w:t>
      </w:r>
      <w:proofErr w:type="spellEnd"/>
      <w:r>
        <w:rPr>
          <w:rFonts w:ascii="Calibri" w:hAnsi="Calibri"/>
          <w:color w:val="000000"/>
        </w:rPr>
        <w:t xml:space="preserve"> adheres to the current SQL standard (at the moment SQL</w:t>
      </w:r>
      <w:proofErr w:type="gramStart"/>
      <w:r>
        <w:rPr>
          <w:rFonts w:ascii="Calibri" w:hAnsi="Calibri"/>
          <w:color w:val="000000"/>
        </w:rPr>
        <w:t>:2003</w:t>
      </w:r>
      <w:proofErr w:type="gramEnd"/>
      <w:r>
        <w:rPr>
          <w:rFonts w:ascii="Calibri" w:hAnsi="Calibri"/>
          <w:color w:val="000000"/>
        </w:rPr>
        <w:t>),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w:t>
      </w:r>
      <w:proofErr w:type="spellStart"/>
      <w:r>
        <w:rPr>
          <w:rFonts w:ascii="Calibri" w:hAnsi="Calibri"/>
          <w:color w:val="000000"/>
        </w:rPr>
        <w:t>sql</w:t>
      </w:r>
      <w:proofErr w:type="spellEnd"/>
      <w:r>
        <w:rPr>
          <w:rFonts w:ascii="Calibri" w:hAnsi="Calibri"/>
          <w:color w:val="000000"/>
        </w:rPr>
        <w:t xml:space="preserve">-mode you can make the </w:t>
      </w:r>
      <w:proofErr w:type="spellStart"/>
      <w:r>
        <w:rPr>
          <w:rFonts w:ascii="Calibri" w:hAnsi="Calibri"/>
          <w:color w:val="000000"/>
        </w:rPr>
        <w:t>MySQL</w:t>
      </w:r>
      <w:proofErr w:type="spellEnd"/>
      <w:r>
        <w:rPr>
          <w:rFonts w:ascii="Calibri" w:hAnsi="Calibri"/>
          <w:color w:val="000000"/>
        </w:rPr>
        <w:t xml:space="preserve"> server behave for the most part compatibly with various database systems. Among these are IBM DB/2 and Oracle. (The setting </w:t>
      </w:r>
      <w:proofErr w:type="spellStart"/>
      <w:r>
        <w:rPr>
          <w:rFonts w:ascii="Calibri" w:hAnsi="Calibri"/>
          <w:color w:val="000000"/>
        </w:rPr>
        <w:t>sql</w:t>
      </w:r>
      <w:proofErr w:type="spellEnd"/>
      <w:r>
        <w:rPr>
          <w:rFonts w:ascii="Calibri" w:hAnsi="Calibri"/>
          <w:color w:val="000000"/>
        </w:rPr>
        <w:t xml:space="preserve">-mode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proofErr w:type="spellStart"/>
      <w:r>
        <w:rPr>
          <w:rFonts w:ascii="Calibri" w:hAnsi="Calibri"/>
          <w:b/>
          <w:bCs/>
          <w:color w:val="000000"/>
        </w:rPr>
        <w:t>SubSELECTs</w:t>
      </w:r>
      <w:proofErr w:type="spellEnd"/>
      <w:r>
        <w:rPr>
          <w:rFonts w:ascii="Calibri" w:hAnsi="Calibri"/>
          <w:b/>
          <w:bCs/>
          <w:color w:val="000000"/>
        </w:rPr>
        <w:t>:</w:t>
      </w:r>
      <w:r>
        <w:rPr>
          <w:rStyle w:val="apple-converted-space"/>
          <w:rFonts w:ascii="Calibri" w:hAnsi="Calibri"/>
          <w:color w:val="000000"/>
        </w:rPr>
        <w:t> </w:t>
      </w:r>
      <w:r>
        <w:rPr>
          <w:rFonts w:ascii="Calibri" w:hAnsi="Calibri"/>
          <w:color w:val="000000"/>
        </w:rPr>
        <w:t xml:space="preserve">Since version 4.1, </w:t>
      </w:r>
      <w:proofErr w:type="spellStart"/>
      <w:r>
        <w:rPr>
          <w:rFonts w:ascii="Calibri" w:hAnsi="Calibri"/>
          <w:color w:val="000000"/>
        </w:rPr>
        <w:t>MySQL</w:t>
      </w:r>
      <w:proofErr w:type="spellEnd"/>
      <w:r>
        <w:rPr>
          <w:rFonts w:ascii="Calibri" w:hAnsi="Calibri"/>
          <w:color w:val="000000"/>
        </w:rPr>
        <w:t xml:space="preserve"> is capable of processing a query in the form SELECT * FROM table1 WHERE x IN (SELECT y FROM table2) (There are also numerous syntax variants for </w:t>
      </w:r>
      <w:proofErr w:type="spellStart"/>
      <w:r>
        <w:rPr>
          <w:rFonts w:ascii="Calibri" w:hAnsi="Calibri"/>
          <w:color w:val="000000"/>
        </w:rPr>
        <w:t>subSELECTs</w:t>
      </w:r>
      <w:proofErr w:type="spellEnd"/>
      <w:r>
        <w:rPr>
          <w:rFonts w:ascii="Calibri" w:hAnsi="Calibri"/>
          <w:color w:val="000000"/>
        </w:rPr>
        <w: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 xml:space="preserve">Put simply, views relate to an SQL query that is viewed as a distinct database object and makes possible a particular view of the database. </w:t>
      </w:r>
      <w:proofErr w:type="spellStart"/>
      <w:r>
        <w:rPr>
          <w:rFonts w:ascii="Calibri" w:hAnsi="Calibri"/>
          <w:color w:val="000000"/>
        </w:rPr>
        <w:t>MySQL</w:t>
      </w:r>
      <w:proofErr w:type="spellEnd"/>
      <w:r>
        <w:rPr>
          <w:rFonts w:ascii="Calibri" w:hAnsi="Calibri"/>
          <w:color w:val="000000"/>
        </w:rPr>
        <w:t xml:space="preserve">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w:t>
      </w:r>
      <w:proofErr w:type="spellStart"/>
      <w:r>
        <w:rPr>
          <w:rFonts w:ascii="Calibri" w:hAnsi="Calibri"/>
          <w:color w:val="000000"/>
        </w:rPr>
        <w:t>MySQL</w:t>
      </w:r>
      <w:proofErr w:type="spellEnd"/>
      <w:r>
        <w:rPr>
          <w:rFonts w:ascii="Calibri" w:hAnsi="Calibri"/>
          <w:color w:val="000000"/>
        </w:rPr>
        <w:t xml:space="preserve">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 xml:space="preserve">Triggers are SQL commands that are automatically executed by the server in certain database operations (INSERT, UPDATE, and DELETE). </w:t>
      </w:r>
      <w:proofErr w:type="spellStart"/>
      <w:r>
        <w:rPr>
          <w:rFonts w:ascii="Calibri" w:hAnsi="Calibri"/>
          <w:color w:val="000000"/>
        </w:rPr>
        <w:t>MySQL</w:t>
      </w:r>
      <w:proofErr w:type="spellEnd"/>
      <w:r>
        <w:rPr>
          <w:rFonts w:ascii="Calibri" w:hAnsi="Calibri"/>
          <w:color w:val="000000"/>
        </w:rPr>
        <w:t xml:space="preserve">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 xml:space="preserve">There are a number of convenient user interfaces for administering a </w:t>
      </w:r>
      <w:proofErr w:type="spellStart"/>
      <w:r>
        <w:rPr>
          <w:rFonts w:ascii="Calibri" w:hAnsi="Calibri"/>
          <w:color w:val="000000"/>
        </w:rPr>
        <w:t>MySQL</w:t>
      </w:r>
      <w:proofErr w:type="spellEnd"/>
      <w:r>
        <w:rPr>
          <w:rFonts w:ascii="Calibri" w:hAnsi="Calibri"/>
          <w:color w:val="000000"/>
        </w:rPr>
        <w:t xml:space="preserve">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 xml:space="preserve">Full-text search simplifies and accelerates the search for words that are located within a text field. If you employ </w:t>
      </w:r>
      <w:proofErr w:type="spellStart"/>
      <w:r>
        <w:rPr>
          <w:rFonts w:ascii="Calibri" w:hAnsi="Calibri"/>
          <w:color w:val="000000"/>
        </w:rPr>
        <w:t>MySQL</w:t>
      </w:r>
      <w:proofErr w:type="spellEnd"/>
      <w:r>
        <w:rPr>
          <w:rFonts w:ascii="Calibri" w:hAnsi="Calibri"/>
          <w:color w:val="000000"/>
        </w:rPr>
        <w:t xml:space="preserve">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w:t>
      </w:r>
      <w:r>
        <w:rPr>
          <w:rFonts w:ascii="Calibri" w:hAnsi="Calibri"/>
          <w:color w:val="000000"/>
        </w:rPr>
        <w:lastRenderedPageBreak/>
        <w:t xml:space="preserve">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Pr>
          <w:rFonts w:ascii="Calibri" w:hAnsi="Calibri"/>
          <w:color w:val="000000"/>
        </w:rPr>
        <w:t>A</w:t>
      </w:r>
      <w:proofErr w:type="gramEnd"/>
      <w:r>
        <w:rPr>
          <w:rFonts w:ascii="Calibri" w:hAnsi="Calibri"/>
          <w:color w:val="000000"/>
        </w:rPr>
        <w:t xml:space="preserve">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w:t>
      </w:r>
      <w:proofErr w:type="spellStart"/>
      <w:r>
        <w:rPr>
          <w:rFonts w:ascii="Calibri" w:hAnsi="Calibri"/>
          <w:color w:val="000000"/>
        </w:rPr>
        <w:t>MySQL</w:t>
      </w:r>
      <w:proofErr w:type="spellEnd"/>
      <w:r>
        <w:rPr>
          <w:rFonts w:ascii="Calibri" w:hAnsi="Calibri"/>
          <w:color w:val="000000"/>
        </w:rPr>
        <w:t xml:space="preserve"> has supported transactions for a long time. One should note here that </w:t>
      </w:r>
      <w:proofErr w:type="spellStart"/>
      <w:r>
        <w:rPr>
          <w:rFonts w:ascii="Calibri" w:hAnsi="Calibri"/>
          <w:color w:val="000000"/>
        </w:rPr>
        <w:t>MySQL</w:t>
      </w:r>
      <w:proofErr w:type="spellEnd"/>
      <w:r>
        <w:rPr>
          <w:rFonts w:ascii="Calibri" w:hAnsi="Calibri"/>
          <w:color w:val="000000"/>
        </w:rPr>
        <w:t xml:space="preserve"> can store tables in a variety of formats. The default table format is called </w:t>
      </w:r>
      <w:proofErr w:type="spellStart"/>
      <w:r>
        <w:rPr>
          <w:rFonts w:ascii="Calibri" w:hAnsi="Calibri"/>
          <w:color w:val="000000"/>
        </w:rPr>
        <w:t>MyISAM</w:t>
      </w:r>
      <w:proofErr w:type="spellEnd"/>
      <w:r>
        <w:rPr>
          <w:rFonts w:ascii="Calibri" w:hAnsi="Calibri"/>
          <w:color w:val="000000"/>
        </w:rPr>
        <w:t xml:space="preserve">, and this format does not support transactions. But there are a number of additional formats that do support transactions. The most popular of these is </w:t>
      </w:r>
      <w:proofErr w:type="spellStart"/>
      <w:r>
        <w:rPr>
          <w:rFonts w:ascii="Calibri" w:hAnsi="Calibri"/>
          <w:color w:val="000000"/>
        </w:rPr>
        <w:t>InnoDB</w:t>
      </w:r>
      <w:proofErr w:type="spellEnd"/>
      <w:r>
        <w:rPr>
          <w:rFonts w:ascii="Calibri" w:hAnsi="Calibri"/>
          <w:color w:val="000000"/>
        </w:rPr>
        <w:t>,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 xml:space="preserve">These are rules that ensure that there are no cross references in linked tables that lead to nowhere. </w:t>
      </w:r>
      <w:proofErr w:type="spellStart"/>
      <w:r>
        <w:rPr>
          <w:rFonts w:ascii="Calibri" w:hAnsi="Calibri"/>
          <w:color w:val="000000"/>
        </w:rPr>
        <w:t>MySQL</w:t>
      </w:r>
      <w:proofErr w:type="spellEnd"/>
      <w:r>
        <w:rPr>
          <w:rFonts w:ascii="Calibri" w:hAnsi="Calibri"/>
          <w:color w:val="000000"/>
        </w:rPr>
        <w:t xml:space="preserve"> supports foreign key constraints for </w:t>
      </w:r>
      <w:proofErr w:type="spellStart"/>
      <w:r>
        <w:rPr>
          <w:rFonts w:ascii="Calibri" w:hAnsi="Calibri"/>
          <w:color w:val="000000"/>
        </w:rPr>
        <w:t>InnoDB</w:t>
      </w:r>
      <w:proofErr w:type="spellEnd"/>
      <w:r>
        <w:rPr>
          <w:rFonts w:ascii="Calibri" w:hAnsi="Calibri"/>
          <w:color w:val="000000"/>
        </w:rPr>
        <w:t xml:space="preserve">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 xml:space="preserve">Since version 4.1, </w:t>
      </w:r>
      <w:proofErr w:type="spellStart"/>
      <w:r>
        <w:rPr>
          <w:rFonts w:ascii="Calibri" w:hAnsi="Calibri"/>
          <w:color w:val="000000"/>
        </w:rPr>
        <w:t>MySQL</w:t>
      </w:r>
      <w:proofErr w:type="spellEnd"/>
      <w:r>
        <w:rPr>
          <w:rFonts w:ascii="Calibri" w:hAnsi="Calibri"/>
          <w:color w:val="000000"/>
        </w:rPr>
        <w:t xml:space="preserve"> has supported the storing and processing of two-dimensional geographical data. Thus </w:t>
      </w:r>
      <w:proofErr w:type="spellStart"/>
      <w:r>
        <w:rPr>
          <w:rFonts w:ascii="Calibri" w:hAnsi="Calibri"/>
          <w:color w:val="000000"/>
        </w:rPr>
        <w:t>MySQL</w:t>
      </w:r>
      <w:proofErr w:type="spellEnd"/>
      <w:r>
        <w:rPr>
          <w:rFonts w:ascii="Calibri" w:hAnsi="Calibri"/>
          <w:color w:val="000000"/>
        </w:rPr>
        <w:t xml:space="preserve">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 xml:space="preserve">There are quite a number of APIs (application programming interfaces) and libraries for the development of </w:t>
      </w:r>
      <w:proofErr w:type="spellStart"/>
      <w:r>
        <w:rPr>
          <w:rFonts w:ascii="Calibri" w:hAnsi="Calibri"/>
          <w:color w:val="000000"/>
        </w:rPr>
        <w:t>MySQL</w:t>
      </w:r>
      <w:proofErr w:type="spellEnd"/>
      <w:r>
        <w:rPr>
          <w:rFonts w:ascii="Calibri" w:hAnsi="Calibri"/>
          <w:color w:val="000000"/>
        </w:rPr>
        <w:t xml:space="preserve"> applications. For client programming you can use, among others, the languages C, C++, Java, Perl, PHP, Python, and </w:t>
      </w:r>
      <w:proofErr w:type="spellStart"/>
      <w:r>
        <w:rPr>
          <w:rFonts w:ascii="Calibri" w:hAnsi="Calibri"/>
          <w:color w:val="000000"/>
        </w:rPr>
        <w:t>Tcl</w:t>
      </w:r>
      <w:proofErr w:type="spellEnd"/>
      <w:r>
        <w:rPr>
          <w:rFonts w:ascii="Calibri" w:hAnsi="Calibri"/>
          <w:color w:val="000000"/>
        </w:rPr>
        <w: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supports the ODBC interface</w:t>
      </w:r>
      <w:r>
        <w:rPr>
          <w:rStyle w:val="apple-converted-space"/>
          <w:rFonts w:ascii="Calibri" w:hAnsi="Calibri"/>
          <w:color w:val="000000"/>
        </w:rPr>
        <w:t> </w:t>
      </w:r>
      <w:hyperlink r:id="rId186"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w:t>
      </w:r>
      <w:proofErr w:type="spellStart"/>
      <w:r>
        <w:rPr>
          <w:rFonts w:ascii="Calibri" w:hAnsi="Calibri"/>
          <w:color w:val="000000"/>
        </w:rPr>
        <w:t>MySQL</w:t>
      </w:r>
      <w:proofErr w:type="spellEnd"/>
      <w:r>
        <w:rPr>
          <w:rFonts w:ascii="Calibri" w:hAnsi="Calibri"/>
          <w:color w:val="000000"/>
        </w:rPr>
        <w:t xml:space="preserve"> to be addressed by all the usual programming languages that run under Microsoft Windows (Delphi, Visual Basic, etc.). The ODBC interface can also be implemented under </w:t>
      </w:r>
      <w:proofErr w:type="gramStart"/>
      <w:r>
        <w:rPr>
          <w:rFonts w:ascii="Calibri" w:hAnsi="Calibri"/>
          <w:color w:val="000000"/>
        </w:rPr>
        <w:t>Unix</w:t>
      </w:r>
      <w:proofErr w:type="gramEnd"/>
      <w:r>
        <w:rPr>
          <w:rFonts w:ascii="Calibri" w:hAnsi="Calibri"/>
          <w:color w:val="000000"/>
        </w:rPr>
        <w:t>,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 xml:space="preserve">It is not only client applications that run under a variety of operating systems; </w:t>
      </w:r>
      <w:proofErr w:type="spellStart"/>
      <w:r>
        <w:rPr>
          <w:rFonts w:ascii="Calibri" w:hAnsi="Calibri"/>
          <w:color w:val="000000"/>
        </w:rPr>
        <w:t>MySQL</w:t>
      </w:r>
      <w:proofErr w:type="spellEnd"/>
      <w:r>
        <w:rPr>
          <w:rFonts w:ascii="Calibri" w:hAnsi="Calibri"/>
          <w:color w:val="000000"/>
        </w:rPr>
        <w:t xml:space="preserve"> itself (that is, the server) can be executed under a number of operating systems. The most important are Apple Macintosh OS X, Linux, Microsoft Windows, and the countless </w:t>
      </w:r>
      <w:proofErr w:type="gramStart"/>
      <w:r>
        <w:rPr>
          <w:rFonts w:ascii="Calibri" w:hAnsi="Calibri"/>
          <w:color w:val="000000"/>
        </w:rPr>
        <w:t>Unix</w:t>
      </w:r>
      <w:proofErr w:type="gramEnd"/>
      <w:r>
        <w:rPr>
          <w:rFonts w:ascii="Calibri" w:hAnsi="Calibri"/>
          <w:color w:val="000000"/>
        </w:rPr>
        <w:t xml:space="preserve"> variants, such as AIX, BSDI, FreeBSD, HP-UX, </w:t>
      </w:r>
      <w:proofErr w:type="spellStart"/>
      <w:r>
        <w:rPr>
          <w:rFonts w:ascii="Calibri" w:hAnsi="Calibri"/>
          <w:color w:val="000000"/>
        </w:rPr>
        <w:t>OpenBSD</w:t>
      </w:r>
      <w:proofErr w:type="spellEnd"/>
      <w:r>
        <w:rPr>
          <w:rFonts w:ascii="Calibri" w:hAnsi="Calibri"/>
          <w:color w:val="000000"/>
        </w:rPr>
        <w:t>,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lastRenderedPageBreak/>
        <w:t xml:space="preserve">ide for </w:t>
      </w:r>
      <w:r w:rsidRPr="003D00A7">
        <w:t>Database</w:t>
      </w:r>
    </w:p>
    <w:p w:rsidR="00322939" w:rsidRPr="00322939" w:rsidRDefault="00322939" w:rsidP="00322939"/>
    <w:p w:rsidR="008710F0" w:rsidRDefault="008710F0" w:rsidP="008710F0">
      <w:pPr>
        <w:pStyle w:val="Heading3"/>
      </w:pPr>
      <w:r w:rsidRPr="003D00A7">
        <w:t>MySQL</w:t>
      </w:r>
      <w:r>
        <w:t xml:space="preserve"> </w:t>
      </w:r>
      <w:r w:rsidRPr="00995604">
        <w:t>workbench</w:t>
      </w:r>
    </w:p>
    <w:p w:rsidR="00301F28" w:rsidRDefault="00866347" w:rsidP="00301F28">
      <w:r>
        <w:rPr>
          <w:noProof/>
          <w:lang w:bidi="ar-SA"/>
        </w:rPr>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187"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Workbench is a visual database design tool that integrates SQL </w:t>
      </w:r>
      <w:proofErr w:type="spellStart"/>
      <w:r w:rsidRPr="00927A60">
        <w:rPr>
          <w:rFonts w:ascii="Arial" w:hAnsi="Arial" w:cs="Arial"/>
          <w:color w:val="000000" w:themeColor="text1"/>
          <w:shd w:val="clear" w:color="auto" w:fill="FFFFFF"/>
        </w:rPr>
        <w:t>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w:t>
      </w: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r w:rsidR="00866347">
        <w:rPr>
          <w:rFonts w:ascii="Arial" w:hAnsi="Arial" w:cs="Arial"/>
          <w:color w:val="000000" w:themeColor="text1"/>
          <w:shd w:val="clear" w:color="auto" w:fill="FFFFFF"/>
        </w:rPr>
        <w:t xml:space="preserve"> </w:t>
      </w:r>
      <w:hyperlink r:id="rId188" w:tgtFrame="_blank" w:history="1">
        <w:proofErr w:type="spellStart"/>
        <w:r w:rsidR="00866347" w:rsidRPr="00866347">
          <w:rPr>
            <w:rFonts w:ascii="Arial" w:hAnsi="Arial" w:cs="Arial"/>
            <w:color w:val="1F4F82"/>
            <w:sz w:val="18"/>
          </w:rPr>
          <w:t>MySQL</w:t>
        </w:r>
        <w:proofErr w:type="spellEnd"/>
        <w:r w:rsidR="00866347" w:rsidRPr="00866347">
          <w:rPr>
            <w:rFonts w:ascii="Arial" w:hAnsi="Arial" w:cs="Arial"/>
            <w:color w:val="1F4F82"/>
            <w:sz w:val="18"/>
          </w:rPr>
          <w:t xml:space="preserve">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w:t>
      </w:r>
      <w:proofErr w:type="spellStart"/>
      <w:r w:rsidR="00866347" w:rsidRPr="00866347">
        <w:rPr>
          <w:rFonts w:ascii="Arial" w:hAnsi="Arial" w:cs="Arial"/>
          <w:color w:val="000000"/>
          <w:sz w:val="18"/>
          <w:szCs w:val="18"/>
          <w:shd w:val="clear" w:color="auto" w:fill="FFFFFF"/>
        </w:rPr>
        <w:t>MySQL</w:t>
      </w:r>
      <w:proofErr w:type="spellEnd"/>
      <w:r w:rsidR="00866347" w:rsidRPr="00866347">
        <w:rPr>
          <w:rFonts w:ascii="Arial" w:hAnsi="Arial" w:cs="Arial"/>
          <w:color w:val="000000"/>
          <w:sz w:val="18"/>
          <w:szCs w:val="18"/>
          <w:shd w:val="clear" w:color="auto" w:fill="FFFFFF"/>
        </w:rPr>
        <w:t xml:space="preserve">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D15698">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lastRenderedPageBreak/>
        <w:t>tools</w:t>
      </w:r>
    </w:p>
    <w:p w:rsidR="00896AFF" w:rsidRDefault="00896AFF" w:rsidP="00896AFF">
      <w:pPr>
        <w:rPr>
          <w:lang w:val="en-IN" w:eastAsia="en-IN" w:bidi="bn-IN"/>
        </w:rPr>
      </w:pPr>
      <w:r>
        <w:rPr>
          <w:lang w:val="en-IN" w:eastAsia="en-IN" w:bidi="bn-IN"/>
        </w:rPr>
        <w:t xml:space="preserve">The three main tools of </w:t>
      </w:r>
      <w:proofErr w:type="spellStart"/>
      <w:r>
        <w:rPr>
          <w:lang w:val="en-IN" w:eastAsia="en-IN" w:bidi="bn-IN"/>
        </w:rPr>
        <w:t>MySQL</w:t>
      </w:r>
      <w:proofErr w:type="spellEnd"/>
      <w:r>
        <w:rPr>
          <w:lang w:val="en-IN" w:eastAsia="en-IN" w:bidi="bn-IN"/>
        </w:rPr>
        <w:t xml:space="preserve"> Workbench are:</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73" w:name="_Toc289275461"/>
      <w:bookmarkStart w:id="74" w:name="_Toc330365080"/>
      <w:r w:rsidRPr="00490D21">
        <w:rPr>
          <w:rFonts w:eastAsia="Arial"/>
        </w:rPr>
        <w:t>P</w:t>
      </w:r>
      <w:r w:rsidR="008724AA">
        <w:rPr>
          <w:rFonts w:eastAsia="Arial"/>
        </w:rPr>
        <w:t xml:space="preserve">rogramming Language </w:t>
      </w:r>
      <w:bookmarkEnd w:id="73"/>
      <w:bookmarkEnd w:id="74"/>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bidi="ar-SA"/>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189"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190"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191"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192"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193"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194"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195"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196"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197"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198"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199"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00" w:tooltip="Ecma International" w:history="1">
        <w:proofErr w:type="spellStart"/>
        <w:r w:rsidRPr="005712BF">
          <w:rPr>
            <w:rFonts w:ascii="Arial" w:eastAsia="Times New Roman" w:hAnsi="Arial" w:cs="Arial"/>
            <w:color w:val="222222"/>
            <w:lang w:eastAsia="en-IN"/>
          </w:rPr>
          <w:t>Ecma</w:t>
        </w:r>
        <w:proofErr w:type="spellEnd"/>
      </w:hyperlink>
      <w:r w:rsidRPr="005712BF">
        <w:rPr>
          <w:rFonts w:ascii="Arial" w:eastAsia="Times New Roman" w:hAnsi="Arial" w:cs="Arial"/>
          <w:color w:val="222222"/>
          <w:lang w:eastAsia="en-IN"/>
        </w:rPr>
        <w:t> (ECMA-334) and </w:t>
      </w:r>
      <w:hyperlink r:id="rId201"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02"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9A565A" w:rsidRDefault="009A565A" w:rsidP="009A565A">
      <w:pPr>
        <w:pStyle w:val="Heading2"/>
      </w:pPr>
      <w:r>
        <w:lastRenderedPageBreak/>
        <w:t>Mobile App Development</w:t>
      </w:r>
    </w:p>
    <w:p w:rsidR="009A565A" w:rsidRDefault="009A565A" w:rsidP="009A565A">
      <w:r>
        <w:t>Quickly and efficiently create and test Java™ applications with the Nokia SDKs for Java and the Series 40 platform SDKs.</w:t>
      </w:r>
    </w:p>
    <w:p w:rsidR="009A565A" w:rsidRDefault="009A565A" w:rsidP="009A565A">
      <w:r>
        <w:t>The Nokia SDKs for Java provide the development tools for phones containing a Java Runtime for Series 40. Each release of the Java Runtime has a corresponding Nokia SDK.</w:t>
      </w:r>
    </w:p>
    <w:p w:rsidR="009A565A" w:rsidRDefault="009A565A" w:rsidP="009A565A">
      <w:r>
        <w:t>For earlier platform releases Series 40 platform SDKs offer versions to support specific editions and feature packs.</w:t>
      </w:r>
    </w:p>
    <w:p w:rsidR="009A565A" w:rsidRDefault="009A565A" w:rsidP="009A565A">
      <w:pPr>
        <w:rPr>
          <w:rFonts w:ascii="Tahoma" w:hAnsi="Tahoma" w:cs="Tahoma"/>
          <w:color w:val="555555"/>
          <w:sz w:val="16"/>
          <w:szCs w:val="16"/>
        </w:rPr>
      </w:pPr>
      <w:r>
        <w:t xml:space="preserve">Within both families of tools, each SDK includes Java APIs, an emulator, documentation, code examples, and emulator based debugging tools. The SDKs can be used with either the </w:t>
      </w:r>
      <w:proofErr w:type="spellStart"/>
      <w:r>
        <w:t>NetBeans</w:t>
      </w:r>
      <w:proofErr w:type="spellEnd"/>
      <w:r>
        <w:t xml:space="preserve"> or Eclipse IDEs to create, compile, and package applications and content. Applications can be tested using the emulator.</w:t>
      </w:r>
      <w:r>
        <w:rPr>
          <w:rFonts w:ascii="Tahoma" w:hAnsi="Tahoma" w:cs="Tahoma"/>
          <w:color w:val="555555"/>
          <w:sz w:val="16"/>
          <w:szCs w:val="16"/>
        </w:rPr>
        <w:t xml:space="preserve"> </w:t>
      </w:r>
    </w:p>
    <w:p w:rsidR="009A565A" w:rsidRDefault="009A565A" w:rsidP="009A565A">
      <w:pPr>
        <w:pStyle w:val="Heading3"/>
        <w:rPr>
          <w:sz w:val="27"/>
          <w:szCs w:val="27"/>
        </w:rPr>
      </w:pPr>
      <w:r>
        <w:t>Nokia SDK 2.0 for Java — for Series 40 apps</w:t>
      </w:r>
    </w:p>
    <w:tbl>
      <w:tblPr>
        <w:tblW w:w="9346" w:type="dxa"/>
        <w:tblCellMar>
          <w:left w:w="0" w:type="dxa"/>
          <w:right w:w="0" w:type="dxa"/>
        </w:tblCellMar>
        <w:tblLook w:val="04A0"/>
      </w:tblPr>
      <w:tblGrid>
        <w:gridCol w:w="9346"/>
      </w:tblGrid>
      <w:tr w:rsidR="009A565A" w:rsidTr="00522290">
        <w:tc>
          <w:tcPr>
            <w:tcW w:w="5000" w:type="pct"/>
            <w:tcBorders>
              <w:top w:val="nil"/>
              <w:left w:val="nil"/>
              <w:bottom w:val="nil"/>
              <w:right w:val="nil"/>
            </w:tcBorders>
            <w:hideMark/>
          </w:tcPr>
          <w:p w:rsidR="009A565A" w:rsidRDefault="009A565A" w:rsidP="00522290">
            <w:pPr>
              <w:pStyle w:val="NormalWeb"/>
              <w:spacing w:before="0" w:beforeAutospacing="0" w:after="245" w:afterAutospacing="0" w:line="245" w:lineRule="atLeast"/>
              <w:textAlignment w:val="baseline"/>
              <w:rPr>
                <w:color w:val="555555"/>
                <w:sz w:val="16"/>
                <w:szCs w:val="16"/>
              </w:rPr>
            </w:pPr>
          </w:p>
        </w:tc>
      </w:tr>
    </w:tbl>
    <w:p w:rsidR="009A565A" w:rsidRDefault="009A565A" w:rsidP="009A565A">
      <w:r w:rsidRPr="009D01E9">
        <w:t xml:space="preserve">Create apps for Series 40 phones with the Java Runtime </w:t>
      </w:r>
      <w:proofErr w:type="gramStart"/>
      <w:r w:rsidRPr="009D01E9">
        <w:t>2.0.0,</w:t>
      </w:r>
      <w:proofErr w:type="gramEnd"/>
      <w:r w:rsidRPr="009D01E9">
        <w:t xml:space="preserve"> including the full-touch UI equipped Nokia </w:t>
      </w:r>
      <w:proofErr w:type="spellStart"/>
      <w:r w:rsidRPr="009D01E9">
        <w:t>Asha</w:t>
      </w:r>
      <w:proofErr w:type="spellEnd"/>
      <w:r w:rsidRPr="009D01E9">
        <w:t xml:space="preserve"> 305, Nokia </w:t>
      </w:r>
      <w:proofErr w:type="spellStart"/>
      <w:r w:rsidRPr="009D01E9">
        <w:t>Asha</w:t>
      </w:r>
      <w:proofErr w:type="spellEnd"/>
      <w:r w:rsidRPr="009D01E9">
        <w:t xml:space="preserve"> 306, and Nokia </w:t>
      </w:r>
      <w:proofErr w:type="spellStart"/>
      <w:r w:rsidRPr="009D01E9">
        <w:t>Asha</w:t>
      </w:r>
      <w:proofErr w:type="spellEnd"/>
      <w:r w:rsidRPr="009D01E9">
        <w:t xml:space="preserve"> 311 using the Nokia SDK 2.0 for Java. Then test your apps in an emulator based on the Nokia </w:t>
      </w:r>
      <w:proofErr w:type="spellStart"/>
      <w:r w:rsidRPr="009D01E9">
        <w:t>Asha</w:t>
      </w:r>
      <w:proofErr w:type="spellEnd"/>
      <w:r w:rsidRPr="009D01E9">
        <w:t xml:space="preserve"> 305. In addition to the features of the Nokia SDK 1.1 for Java, the 2.0 SDK offers</w:t>
      </w:r>
      <w:r>
        <w:t>:</w:t>
      </w:r>
    </w:p>
    <w:p w:rsidR="009A565A" w:rsidRPr="00383EDB" w:rsidRDefault="009A565A" w:rsidP="009A565A">
      <w:pPr>
        <w:pStyle w:val="Heading4"/>
        <w:rPr>
          <w:rFonts w:eastAsia="Times New Roman"/>
          <w:lang w:bidi="ar-SA"/>
        </w:rPr>
      </w:pPr>
      <w:r w:rsidRPr="00383EDB">
        <w:rPr>
          <w:rFonts w:eastAsia="Times New Roman"/>
          <w:lang w:bidi="ar-SA"/>
        </w:rPr>
        <w:t>LWUIT for Series 40 arrives at 1.0</w:t>
      </w:r>
    </w:p>
    <w:p w:rsidR="009A565A" w:rsidRDefault="009A565A" w:rsidP="009A565A">
      <w:pPr>
        <w:rPr>
          <w:rFonts w:eastAsia="Times New Roman"/>
          <w:b/>
          <w:bCs/>
          <w:lang w:bidi="ar-SA"/>
        </w:rPr>
      </w:pPr>
      <w:r w:rsidRPr="00383EDB">
        <w:rPr>
          <w:rFonts w:ascii="Times New Roman" w:eastAsia="Times New Roman" w:hAnsi="Times New Roman" w:cs="Times New Roman"/>
          <w:noProof/>
          <w:sz w:val="16"/>
          <w:szCs w:val="16"/>
          <w:lang w:bidi="ar-SA"/>
        </w:rPr>
        <w:drawing>
          <wp:anchor distT="0" distB="0" distL="114300" distR="114300" simplePos="0" relativeHeight="251675648"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27"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203"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lang w:bidi="ar-SA"/>
        </w:rPr>
        <w:t xml:space="preserve">LUWIT for Series 40 has graduated beta to a full </w:t>
      </w:r>
      <w:proofErr w:type="spellStart"/>
      <w:r w:rsidRPr="00383EDB">
        <w:rPr>
          <w:rFonts w:eastAsia="Times New Roman"/>
          <w:lang w:bidi="ar-SA"/>
        </w:rPr>
        <w:t>productised</w:t>
      </w:r>
      <w:proofErr w:type="spellEnd"/>
      <w:r w:rsidRPr="00383EDB">
        <w:rPr>
          <w:rFonts w:eastAsia="Times New Roman"/>
          <w:lang w:bidi="ar-SA"/>
        </w:rPr>
        <w:t xml:space="preserve"> release. With a number of new APIs — such as </w:t>
      </w:r>
      <w:proofErr w:type="spellStart"/>
      <w:r w:rsidRPr="00383EDB">
        <w:rPr>
          <w:rFonts w:eastAsia="Times New Roman"/>
          <w:lang w:bidi="ar-SA"/>
        </w:rPr>
        <w:t>PopUpChoiceGroup</w:t>
      </w:r>
      <w:proofErr w:type="spellEnd"/>
      <w:r w:rsidRPr="00383EDB">
        <w:rPr>
          <w:rFonts w:eastAsia="Times New Roman"/>
          <w:lang w:bidi="ar-SA"/>
        </w:rPr>
        <w:t xml:space="preserve">, </w:t>
      </w:r>
      <w:proofErr w:type="spellStart"/>
      <w:r w:rsidRPr="00383EDB">
        <w:rPr>
          <w:rFonts w:eastAsia="Times New Roman"/>
          <w:lang w:bidi="ar-SA"/>
        </w:rPr>
        <w:t>ContextMenu</w:t>
      </w:r>
      <w:proofErr w:type="spellEnd"/>
      <w:r w:rsidRPr="00383EDB">
        <w:rPr>
          <w:rFonts w:eastAsia="Times New Roman"/>
          <w:lang w:bidi="ar-SA"/>
        </w:rPr>
        <w:t xml:space="preserve">, and </w:t>
      </w:r>
      <w:proofErr w:type="spellStart"/>
      <w:r w:rsidRPr="00383EDB">
        <w:rPr>
          <w:rFonts w:eastAsia="Times New Roman"/>
          <w:lang w:bidi="ar-SA"/>
        </w:rPr>
        <w:t>NokiaListCellRenderer</w:t>
      </w:r>
      <w:proofErr w:type="spellEnd"/>
      <w:r w:rsidRPr="00383EDB">
        <w:rPr>
          <w:rFonts w:eastAsia="Times New Roman"/>
          <w:lang w:bidi="ar-SA"/>
        </w:rPr>
        <w:t xml:space="preserve"> — the 1.0 release includes significant improvements in performance, particularly in lists, themes loading, and the </w:t>
      </w:r>
      <w:proofErr w:type="spellStart"/>
      <w:r w:rsidRPr="00383EDB">
        <w:rPr>
          <w:rFonts w:eastAsia="Times New Roman"/>
          <w:lang w:bidi="ar-SA"/>
        </w:rPr>
        <w:t>HTMLComponent</w:t>
      </w:r>
      <w:proofErr w:type="spellEnd"/>
      <w:r w:rsidRPr="00383EDB">
        <w:rPr>
          <w:rFonts w:eastAsia="Times New Roman"/>
          <w:lang w:bidi="ar-SA"/>
        </w:rPr>
        <w: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lang w:bidi="ar-SA"/>
        </w:rPr>
        <w:br/>
      </w:r>
      <w:r w:rsidRPr="00383EDB">
        <w:rPr>
          <w:rFonts w:eastAsia="Times New Roman"/>
          <w:lang w:bidi="ar-SA"/>
        </w:rPr>
        <w:br/>
        <w:t>This release is delivered to the Nokia SDK 2.0 for Java through the SDK Manager, while a download for the Nokia SDK 1.1 for Java is available from LWUIT for Series 40 project. </w:t>
      </w:r>
      <w:r w:rsidRPr="00383EDB">
        <w:rPr>
          <w:rFonts w:eastAsia="Times New Roman"/>
          <w:lang w:bidi="ar-SA"/>
        </w:rPr>
        <w:br/>
      </w:r>
    </w:p>
    <w:p w:rsidR="009A565A" w:rsidRPr="00383EDB" w:rsidRDefault="009A565A" w:rsidP="009A565A">
      <w:pPr>
        <w:pStyle w:val="Heading4"/>
        <w:rPr>
          <w:rFonts w:eastAsia="Times New Roman"/>
          <w:lang w:bidi="ar-SA"/>
        </w:rPr>
      </w:pPr>
      <w:r w:rsidRPr="00383EDB">
        <w:rPr>
          <w:rFonts w:eastAsia="Times New Roman"/>
          <w:lang w:bidi="ar-SA"/>
        </w:rPr>
        <w:t>The Nokia SDK 2.0 for Java adds new features</w:t>
      </w:r>
    </w:p>
    <w:p w:rsidR="009A565A" w:rsidRPr="00383EDB"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6672"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28"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204"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 xml:space="preserve">The Nokia SDK 2.0 for Java delivers everything you need to develop apps for the exciting new full-touch UI equipped Nokia </w:t>
      </w:r>
      <w:proofErr w:type="spellStart"/>
      <w:r w:rsidRPr="00383EDB">
        <w:rPr>
          <w:rFonts w:eastAsia="Times New Roman"/>
          <w:lang w:bidi="ar-SA"/>
        </w:rPr>
        <w:t>Asha</w:t>
      </w:r>
      <w:proofErr w:type="spellEnd"/>
      <w:r w:rsidRPr="00383EDB">
        <w:rPr>
          <w:rFonts w:eastAsia="Times New Roman"/>
          <w:lang w:bidi="ar-SA"/>
        </w:rPr>
        <w:t xml:space="preserve"> 305, Nokia </w:t>
      </w:r>
      <w:proofErr w:type="spellStart"/>
      <w:r w:rsidRPr="00383EDB">
        <w:rPr>
          <w:rFonts w:eastAsia="Times New Roman"/>
          <w:lang w:bidi="ar-SA"/>
        </w:rPr>
        <w:t>Asha</w:t>
      </w:r>
      <w:proofErr w:type="spellEnd"/>
      <w:r w:rsidRPr="00383EDB">
        <w:rPr>
          <w:rFonts w:eastAsia="Times New Roman"/>
          <w:lang w:bidi="ar-SA"/>
        </w:rPr>
        <w:t xml:space="preserve"> 306, and Nokia </w:t>
      </w:r>
      <w:proofErr w:type="spellStart"/>
      <w:r w:rsidRPr="00383EDB">
        <w:rPr>
          <w:rFonts w:eastAsia="Times New Roman"/>
          <w:lang w:bidi="ar-SA"/>
        </w:rPr>
        <w:t>Asha</w:t>
      </w:r>
      <w:proofErr w:type="spellEnd"/>
      <w:r w:rsidRPr="00383EDB">
        <w:rPr>
          <w:rFonts w:eastAsia="Times New Roman"/>
          <w:lang w:bidi="ar-SA"/>
        </w:rPr>
        <w:t xml:space="preserve"> 311 phones. And now the SDK has graduated from beta.</w:t>
      </w:r>
    </w:p>
    <w:p w:rsidR="009A565A" w:rsidRPr="00383EDB" w:rsidRDefault="009A565A" w:rsidP="009A565A">
      <w:pPr>
        <w:rPr>
          <w:rFonts w:eastAsia="Times New Roman"/>
          <w:lang w:bidi="ar-SA"/>
        </w:rPr>
      </w:pPr>
      <w:r w:rsidRPr="00383EDB">
        <w:rPr>
          <w:rFonts w:eastAsia="Times New Roman"/>
          <w:lang w:bidi="ar-SA"/>
        </w:rPr>
        <w:t xml:space="preserve">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w:t>
      </w:r>
      <w:proofErr w:type="spellStart"/>
      <w:r w:rsidRPr="00383EDB">
        <w:rPr>
          <w:rFonts w:eastAsia="Times New Roman"/>
          <w:lang w:bidi="ar-SA"/>
        </w:rPr>
        <w:t>Asha</w:t>
      </w:r>
      <w:proofErr w:type="spellEnd"/>
      <w:r w:rsidRPr="00383EDB">
        <w:rPr>
          <w:rFonts w:eastAsia="Times New Roman"/>
          <w:lang w:bidi="ar-SA"/>
        </w:rPr>
        <w:t xml:space="preserve"> 305, the emulator also provides improved sensor and location support so you can test more of your app on a PC.</w:t>
      </w:r>
    </w:p>
    <w:p w:rsidR="009A565A" w:rsidRPr="00383EDB" w:rsidRDefault="009A565A" w:rsidP="009A565A">
      <w:pPr>
        <w:rPr>
          <w:rFonts w:eastAsia="Times New Roman"/>
          <w:lang w:bidi="ar-SA"/>
        </w:rPr>
      </w:pPr>
      <w:r w:rsidRPr="00383EDB">
        <w:rPr>
          <w:rFonts w:eastAsia="Times New Roman"/>
          <w:lang w:bidi="ar-SA"/>
        </w:rPr>
        <w:t xml:space="preserve">The Nokia IDE for Java ME (Eclipse) has also been enhanced with improved searching in the Device SDK Manager and a tool that lets you pull code examples directly into the IDE. Building on the power of the Eclipse platform for </w:t>
      </w:r>
      <w:r w:rsidRPr="00383EDB">
        <w:rPr>
          <w:rFonts w:eastAsia="Times New Roman"/>
          <w:lang w:bidi="ar-SA"/>
        </w:rPr>
        <w:lastRenderedPageBreak/>
        <w:t>Java development, the Nokia IDE makes delivering your Series 40 Java apps easier with features such as an editor for Nokia specific JAD attributes.</w:t>
      </w:r>
    </w:p>
    <w:p w:rsidR="009A565A" w:rsidRPr="00383EDB" w:rsidRDefault="009A565A" w:rsidP="009A565A">
      <w:pPr>
        <w:pStyle w:val="Heading4"/>
        <w:rPr>
          <w:rFonts w:eastAsia="Times New Roman"/>
          <w:lang w:bidi="ar-SA"/>
        </w:rPr>
      </w:pPr>
      <w:r w:rsidRPr="00383EDB">
        <w:rPr>
          <w:rFonts w:eastAsia="Times New Roman"/>
          <w:lang w:bidi="ar-SA"/>
        </w:rPr>
        <w:t>Testing your Java apps for Series 40 using Remote Device Access</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7696"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29"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205"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 xml:space="preserve">Testing your Java apps on several Series 40 phones is easy and cheap with remote Device Access. Remote Device Access offers a range of Series 40 phones that you access over the internet free-of-charge. So when you need to test your app you can simply pop-on the internet, book a phone, install your </w:t>
      </w:r>
      <w:proofErr w:type="gramStart"/>
      <w:r w:rsidRPr="00383EDB">
        <w:rPr>
          <w:rFonts w:eastAsia="Times New Roman"/>
          <w:lang w:bidi="ar-SA"/>
        </w:rPr>
        <w:t>app,</w:t>
      </w:r>
      <w:proofErr w:type="gramEnd"/>
      <w:r w:rsidRPr="00383EDB">
        <w:rPr>
          <w:rFonts w:eastAsia="Times New Roman"/>
          <w:lang w:bidi="ar-SA"/>
        </w:rPr>
        <w:t xml:space="preserve"> and you will be testing in minutes. </w:t>
      </w:r>
      <w:r w:rsidRPr="00383EDB">
        <w:rPr>
          <w:rFonts w:eastAsia="Times New Roman"/>
          <w:lang w:bidi="ar-SA"/>
        </w:rPr>
        <w:br/>
      </w:r>
      <w:r w:rsidRPr="00383EDB">
        <w:rPr>
          <w:rFonts w:eastAsia="Times New Roman"/>
          <w:lang w:bidi="ar-SA"/>
        </w:rPr>
        <w:br/>
        <w:t xml:space="preserve">Right now, the Nokia </w:t>
      </w:r>
      <w:proofErr w:type="spellStart"/>
      <w:r w:rsidRPr="00383EDB">
        <w:rPr>
          <w:rFonts w:eastAsia="Times New Roman"/>
          <w:lang w:bidi="ar-SA"/>
        </w:rPr>
        <w:t>Asha</w:t>
      </w:r>
      <w:proofErr w:type="spellEnd"/>
      <w:r w:rsidRPr="00383EDB">
        <w:rPr>
          <w:rFonts w:eastAsia="Times New Roman"/>
          <w:lang w:bidi="ar-SA"/>
        </w:rPr>
        <w:t xml:space="preserve"> 311 is available for you to test your apps. </w:t>
      </w:r>
    </w:p>
    <w:p w:rsidR="009A565A" w:rsidRPr="00383EDB" w:rsidRDefault="009A565A" w:rsidP="009A565A">
      <w:pPr>
        <w:pStyle w:val="Heading4"/>
        <w:rPr>
          <w:rFonts w:eastAsia="Times New Roman"/>
          <w:lang w:bidi="ar-SA"/>
        </w:rPr>
      </w:pPr>
      <w:r w:rsidRPr="00383EDB">
        <w:rPr>
          <w:rFonts w:eastAsia="Times New Roman"/>
          <w:lang w:bidi="ar-SA"/>
        </w:rPr>
        <w:t>Explore in-app purchasing in your Java apps</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8720"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227"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206"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Using the Nokia SDK 1.1 for Java or later you can explore adding in-app purchase features to your apps, a feature available on phones with Java Runtime 1.1.0 for Series 40 or later. Now you can generate revenue by offering users digital assets and content as part of the app experience — and allow them to purchase these items without leaving your application. </w:t>
      </w:r>
    </w:p>
    <w:p w:rsidR="009A565A" w:rsidRPr="00383EDB" w:rsidRDefault="009A565A" w:rsidP="009A565A">
      <w:pPr>
        <w:pStyle w:val="Heading4"/>
        <w:rPr>
          <w:rFonts w:eastAsia="Times New Roman"/>
          <w:lang w:bidi="ar-SA"/>
        </w:rPr>
      </w:pPr>
      <w:r w:rsidRPr="00383EDB">
        <w:rPr>
          <w:rFonts w:eastAsia="Times New Roman"/>
          <w:lang w:bidi="ar-SA"/>
        </w:rPr>
        <w:t>Add a new dimension to location with the Maps API</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9744"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228"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207"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Leveraging the location information provided by the Location API for J2ME™ (JSR-179) on Series 40 phones, you can add rich maps to your apps with the Maps API for Java ME. With exciting features, such as custom overlays, you can create a unique experience. And with the release of the Nokia SDK 2.0 for Java, you now get the Maps APIs delivered ready for your use without additional downloads. Find out more about creating location aware applications with Java technology ›</w:t>
      </w:r>
      <w:r w:rsidRPr="00383EDB">
        <w:rPr>
          <w:rFonts w:eastAsia="Times New Roman"/>
          <w:lang w:bidi="ar-SA"/>
        </w:rPr>
        <w:br/>
      </w:r>
    </w:p>
    <w:p w:rsidR="009A565A" w:rsidRPr="00383EDB" w:rsidRDefault="009A565A" w:rsidP="009A565A">
      <w:pPr>
        <w:pStyle w:val="Heading3"/>
        <w:rPr>
          <w:rFonts w:eastAsia="Times New Roman"/>
          <w:lang w:bidi="ar-SA"/>
        </w:rPr>
      </w:pPr>
      <w:r>
        <w:rPr>
          <w:rFonts w:eastAsia="Times New Roman"/>
          <w:lang w:bidi="ar-SA"/>
        </w:rPr>
        <w:t xml:space="preserve">Nokia </w:t>
      </w:r>
      <w:r w:rsidRPr="004B4418">
        <w:rPr>
          <w:rFonts w:eastAsia="Times New Roman"/>
          <w:lang w:bidi="ar-SA"/>
        </w:rPr>
        <w:t>Web - Tools</w:t>
      </w:r>
    </w:p>
    <w:p w:rsidR="009A565A" w:rsidRDefault="009A565A" w:rsidP="009A565A">
      <w:pPr>
        <w:pStyle w:val="Heading4"/>
      </w:pPr>
      <w:r>
        <w:t>Series 40 web apps tools</w:t>
      </w:r>
    </w:p>
    <w:p w:rsidR="009A565A" w:rsidRDefault="009A565A" w:rsidP="009A565A">
      <w:pPr>
        <w:pStyle w:val="Heading5"/>
      </w:pPr>
      <w:r>
        <w:t>Nokia Web Tools 2.3</w:t>
      </w:r>
    </w:p>
    <w:p w:rsidR="009A565A" w:rsidRDefault="009A565A" w:rsidP="009A565A">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9A565A" w:rsidRDefault="009A565A" w:rsidP="009A565A">
      <w:pPr>
        <w:rPr>
          <w:bdr w:val="none" w:sz="0" w:space="0" w:color="auto" w:frame="1"/>
        </w:rPr>
      </w:pPr>
      <w:r>
        <w:rPr>
          <w:bdr w:val="none" w:sz="0" w:space="0" w:color="auto" w:frame="1"/>
        </w:rPr>
        <w:t>Nokia Web Tools provides a set of tools that enable the creation of Series 40 web apps. The tools included are:</w:t>
      </w:r>
    </w:p>
    <w:p w:rsidR="009A565A" w:rsidRPr="00726E05" w:rsidRDefault="009A565A" w:rsidP="009A565A">
      <w:pPr>
        <w:pStyle w:val="ListParagraph"/>
        <w:numPr>
          <w:ilvl w:val="0"/>
          <w:numId w:val="43"/>
        </w:numPr>
        <w:spacing w:before="0" w:line="288" w:lineRule="auto"/>
        <w:rPr>
          <w:bdr w:val="none" w:sz="0" w:space="0" w:color="auto" w:frame="1"/>
        </w:rPr>
      </w:pPr>
      <w:r w:rsidRPr="00726E05">
        <w:rPr>
          <w:bdr w:val="none" w:sz="0" w:space="0" w:color="auto" w:frame="1"/>
        </w:rPr>
        <w:t>Web Developer Environment (WDE) — enabling web apps to be created, edited, packaged and deployed.</w:t>
      </w:r>
    </w:p>
    <w:p w:rsidR="009A565A" w:rsidRPr="00726E05" w:rsidRDefault="009A565A" w:rsidP="009A565A">
      <w:pPr>
        <w:pStyle w:val="ListParagraph"/>
        <w:numPr>
          <w:ilvl w:val="0"/>
          <w:numId w:val="43"/>
        </w:numPr>
        <w:spacing w:before="0" w:line="288" w:lineRule="auto"/>
        <w:rPr>
          <w:bdr w:val="none" w:sz="0" w:space="0" w:color="auto" w:frame="1"/>
        </w:rPr>
      </w:pPr>
      <w:r w:rsidRPr="00726E05">
        <w:rPr>
          <w:bdr w:val="none" w:sz="0" w:space="0" w:color="auto" w:frame="1"/>
        </w:rPr>
        <w:t>Web App Simulator (WAS) — enabling web apps to be previewed and debugged on a computer.</w:t>
      </w:r>
    </w:p>
    <w:p w:rsidR="009A565A" w:rsidRPr="00726E05" w:rsidRDefault="009A565A" w:rsidP="009A565A">
      <w:pPr>
        <w:pStyle w:val="ListParagraph"/>
        <w:numPr>
          <w:ilvl w:val="0"/>
          <w:numId w:val="43"/>
        </w:numPr>
        <w:spacing w:before="0" w:line="288" w:lineRule="auto"/>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9A565A" w:rsidRDefault="009A565A" w:rsidP="009A565A">
      <w:pPr>
        <w:rPr>
          <w:bdr w:val="none" w:sz="0" w:space="0" w:color="auto" w:frame="1"/>
        </w:rPr>
      </w:pPr>
      <w:r>
        <w:rPr>
          <w:bdr w:val="none" w:sz="0" w:space="0" w:color="auto" w:frame="1"/>
        </w:rPr>
        <w:lastRenderedPageBreak/>
        <w:t>This new version of Nokia Web Tools provides:</w:t>
      </w:r>
    </w:p>
    <w:p w:rsidR="009A565A" w:rsidRPr="00726E05" w:rsidRDefault="009A565A" w:rsidP="009A565A">
      <w:pPr>
        <w:pStyle w:val="ListParagraph"/>
        <w:numPr>
          <w:ilvl w:val="0"/>
          <w:numId w:val="42"/>
        </w:numPr>
        <w:spacing w:before="0" w:line="288" w:lineRule="auto"/>
        <w:rPr>
          <w:bdr w:val="none" w:sz="0" w:space="0" w:color="auto" w:frame="1"/>
        </w:rPr>
      </w:pPr>
      <w:r w:rsidRPr="00726E05">
        <w:rPr>
          <w:bdr w:val="none" w:sz="0" w:space="0" w:color="auto" w:frame="1"/>
        </w:rPr>
        <w:t>UI Designer in WDE offering drag-and-drop population of the web app’s UI.</w:t>
      </w:r>
    </w:p>
    <w:p w:rsidR="009A565A" w:rsidRPr="00726E05" w:rsidRDefault="009A565A" w:rsidP="009A565A">
      <w:pPr>
        <w:pStyle w:val="ListParagraph"/>
        <w:numPr>
          <w:ilvl w:val="0"/>
          <w:numId w:val="42"/>
        </w:numPr>
        <w:spacing w:before="0" w:line="288" w:lineRule="auto"/>
        <w:rPr>
          <w:bdr w:val="none" w:sz="0" w:space="0" w:color="auto" w:frame="1"/>
        </w:rPr>
      </w:pPr>
      <w:proofErr w:type="gramStart"/>
      <w:r w:rsidRPr="00726E05">
        <w:rPr>
          <w:bdr w:val="none" w:sz="0" w:space="0" w:color="auto" w:frame="1"/>
        </w:rPr>
        <w:t>the</w:t>
      </w:r>
      <w:proofErr w:type="gramEnd"/>
      <w:r w:rsidRPr="00726E05">
        <w:rPr>
          <w:bdr w:val="none" w:sz="0" w:space="0" w:color="auto" w:frame="1"/>
        </w:rPr>
        <w:t xml:space="preserve"> ability to deploy a web app over a USB connection from a PC running Microsoft Windows.</w:t>
      </w:r>
    </w:p>
    <w:p w:rsidR="009A565A" w:rsidRPr="00726E05" w:rsidRDefault="009A565A" w:rsidP="009A565A">
      <w:pPr>
        <w:pStyle w:val="ListParagraph"/>
        <w:numPr>
          <w:ilvl w:val="0"/>
          <w:numId w:val="42"/>
        </w:numPr>
        <w:spacing w:before="0" w:line="288" w:lineRule="auto"/>
        <w:rPr>
          <w:bdr w:val="none" w:sz="0" w:space="0" w:color="auto" w:frame="1"/>
        </w:rPr>
      </w:pPr>
      <w:proofErr w:type="gramStart"/>
      <w:r w:rsidRPr="00726E05">
        <w:rPr>
          <w:bdr w:val="none" w:sz="0" w:space="0" w:color="auto" w:frame="1"/>
        </w:rPr>
        <w:t>automatic</w:t>
      </w:r>
      <w:proofErr w:type="gramEnd"/>
      <w:r w:rsidRPr="00726E05">
        <w:rPr>
          <w:bdr w:val="none" w:sz="0" w:space="0" w:color="auto" w:frame="1"/>
        </w:rPr>
        <w:t xml:space="preserve"> reloading of the simulator for locally previewed web apps as code changes are saved.</w:t>
      </w:r>
    </w:p>
    <w:p w:rsidR="009A565A" w:rsidRPr="00726E05" w:rsidRDefault="009A565A" w:rsidP="009A565A">
      <w:pPr>
        <w:pStyle w:val="ListParagraph"/>
        <w:numPr>
          <w:ilvl w:val="0"/>
          <w:numId w:val="42"/>
        </w:numPr>
        <w:spacing w:before="0" w:line="288" w:lineRule="auto"/>
        <w:rPr>
          <w:bdr w:val="none" w:sz="0" w:space="0" w:color="auto" w:frame="1"/>
        </w:rPr>
      </w:pPr>
      <w:proofErr w:type="gramStart"/>
      <w:r w:rsidRPr="00726E05">
        <w:rPr>
          <w:bdr w:val="none" w:sz="0" w:space="0" w:color="auto" w:frame="1"/>
        </w:rPr>
        <w:t>additional</w:t>
      </w:r>
      <w:proofErr w:type="gramEnd"/>
      <w:r w:rsidRPr="00726E05">
        <w:rPr>
          <w:bdr w:val="none" w:sz="0" w:space="0" w:color="auto" w:frame="1"/>
        </w:rPr>
        <w:t xml:space="preserve"> templates upon which to base new web apps, including web apps for trivia games, shopping, and video browsing among others.</w:t>
      </w:r>
    </w:p>
    <w:p w:rsidR="009A565A" w:rsidRPr="00726E05" w:rsidRDefault="009A565A" w:rsidP="009A565A">
      <w:pPr>
        <w:pStyle w:val="ListParagraph"/>
        <w:numPr>
          <w:ilvl w:val="0"/>
          <w:numId w:val="42"/>
        </w:numPr>
        <w:spacing w:before="0" w:line="288" w:lineRule="auto"/>
        <w:rPr>
          <w:bdr w:val="none" w:sz="0" w:space="0" w:color="auto" w:frame="1"/>
        </w:rPr>
      </w:pPr>
      <w:proofErr w:type="gramStart"/>
      <w:r w:rsidRPr="00726E05">
        <w:rPr>
          <w:bdr w:val="none" w:sz="0" w:space="0" w:color="auto" w:frame="1"/>
        </w:rPr>
        <w:t>more</w:t>
      </w:r>
      <w:proofErr w:type="gramEnd"/>
      <w:r w:rsidRPr="00726E05">
        <w:rPr>
          <w:bdr w:val="none" w:sz="0" w:space="0" w:color="auto" w:frame="1"/>
        </w:rPr>
        <w:t xml:space="preserve"> sample web apps and snippets to help developers use the platform capabilities easily.</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9A565A" w:rsidRDefault="009A565A" w:rsidP="009A565A">
      <w:pPr>
        <w:rPr>
          <w:bdr w:val="none" w:sz="0" w:space="0" w:color="auto" w:frame="1"/>
        </w:rPr>
      </w:pPr>
      <w:r>
        <w:rPr>
          <w:bdr w:val="none" w:sz="0" w:space="0" w:color="auto" w:frame="1"/>
        </w:rPr>
        <w:t xml:space="preserve">This version of Nokia Web Tools no longer supports </w:t>
      </w:r>
      <w:proofErr w:type="spellStart"/>
      <w:r>
        <w:rPr>
          <w:bdr w:val="none" w:sz="0" w:space="0" w:color="auto" w:frame="1"/>
        </w:rPr>
        <w:t>Symbian</w:t>
      </w:r>
      <w:proofErr w:type="spellEnd"/>
      <w:r>
        <w:rPr>
          <w:bdr w:val="none" w:sz="0" w:space="0" w:color="auto" w:frame="1"/>
        </w:rPr>
        <w:t xml:space="preserve"> WRT widget development. If you wish to continue using</w:t>
      </w:r>
      <w:r>
        <w:rPr>
          <w:rStyle w:val="apple-converted-space"/>
          <w:rFonts w:ascii="Tahoma" w:hAnsi="Tahoma" w:cs="Tahoma"/>
          <w:color w:val="555555"/>
          <w:sz w:val="16"/>
          <w:szCs w:val="16"/>
          <w:bdr w:val="none" w:sz="0" w:space="0" w:color="auto" w:frame="1"/>
        </w:rPr>
        <w:t> </w:t>
      </w:r>
      <w:hyperlink r:id="rId208"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 xml:space="preserve">for </w:t>
      </w:r>
      <w:proofErr w:type="spellStart"/>
      <w:r>
        <w:rPr>
          <w:bdr w:val="none" w:sz="0" w:space="0" w:color="auto" w:frame="1"/>
        </w:rPr>
        <w:t>Symbian</w:t>
      </w:r>
      <w:proofErr w:type="spellEnd"/>
      <w:r>
        <w:rPr>
          <w:bdr w:val="none" w:sz="0" w:space="0" w:color="auto" w:frame="1"/>
        </w:rPr>
        <w:t xml:space="preserve"> WRT widget development, please refer to the Installation Guide for details on the setup requirements.</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App publication</w:t>
      </w:r>
    </w:p>
    <w:p w:rsidR="009A565A" w:rsidRDefault="009A565A" w:rsidP="009A565A">
      <w:pPr>
        <w:rPr>
          <w:bdr w:val="none" w:sz="0" w:space="0" w:color="auto" w:frame="1"/>
        </w:rPr>
      </w:pPr>
      <w:r>
        <w:rPr>
          <w:bdr w:val="none" w:sz="0" w:space="0" w:color="auto" w:frame="1"/>
        </w:rPr>
        <w:t>Web apps created with Nokia Web Tools can be submitted for publication in Nokia Store.</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9A565A" w:rsidRDefault="009A565A" w:rsidP="009A565A">
      <w:pPr>
        <w:rPr>
          <w:bdr w:val="none" w:sz="0" w:space="0" w:color="auto" w:frame="1"/>
        </w:rPr>
      </w:pPr>
      <w:r>
        <w:rPr>
          <w:bdr w:val="none" w:sz="0" w:space="0" w:color="auto" w:frame="1"/>
        </w:rPr>
        <w:t>Nokia Web Tools are available in versions for:</w:t>
      </w:r>
    </w:p>
    <w:p w:rsidR="009A565A" w:rsidRPr="00726E05" w:rsidRDefault="009A565A" w:rsidP="009A565A">
      <w:pPr>
        <w:pStyle w:val="ListParagraph"/>
        <w:numPr>
          <w:ilvl w:val="0"/>
          <w:numId w:val="44"/>
        </w:numPr>
        <w:spacing w:before="0" w:line="288" w:lineRule="auto"/>
        <w:rPr>
          <w:bdr w:val="none" w:sz="0" w:space="0" w:color="auto" w:frame="1"/>
        </w:rPr>
      </w:pPr>
      <w:r w:rsidRPr="00726E05">
        <w:rPr>
          <w:bdr w:val="none" w:sz="0" w:space="0" w:color="auto" w:frame="1"/>
        </w:rPr>
        <w:t>32- or 64-bit Microsoft Windows XP Service Pack 2, Windows Vista, or Windows 7.</w:t>
      </w:r>
    </w:p>
    <w:p w:rsidR="009A565A" w:rsidRPr="00726E05" w:rsidRDefault="009A565A" w:rsidP="009A565A">
      <w:pPr>
        <w:pStyle w:val="ListParagraph"/>
        <w:numPr>
          <w:ilvl w:val="0"/>
          <w:numId w:val="44"/>
        </w:numPr>
        <w:spacing w:before="0" w:line="288" w:lineRule="auto"/>
        <w:rPr>
          <w:bdr w:val="none" w:sz="0" w:space="0" w:color="auto" w:frame="1"/>
        </w:rPr>
      </w:pPr>
      <w:r w:rsidRPr="00726E05">
        <w:rPr>
          <w:bdr w:val="none" w:sz="0" w:space="0" w:color="auto" w:frame="1"/>
        </w:rPr>
        <w:t xml:space="preserve">32-bit </w:t>
      </w:r>
      <w:proofErr w:type="spellStart"/>
      <w:r w:rsidRPr="00726E05">
        <w:rPr>
          <w:bdr w:val="none" w:sz="0" w:space="0" w:color="auto" w:frame="1"/>
        </w:rPr>
        <w:t>Ubuntu</w:t>
      </w:r>
      <w:proofErr w:type="spellEnd"/>
      <w:r w:rsidRPr="00726E05">
        <w:rPr>
          <w:bdr w:val="none" w:sz="0" w:space="0" w:color="auto" w:frame="1"/>
        </w:rPr>
        <w:t xml:space="preserve"> Linux 10.04.</w:t>
      </w:r>
    </w:p>
    <w:p w:rsidR="009A565A" w:rsidRPr="00726E05" w:rsidRDefault="009A565A" w:rsidP="009A565A">
      <w:pPr>
        <w:pStyle w:val="ListParagraph"/>
        <w:numPr>
          <w:ilvl w:val="0"/>
          <w:numId w:val="44"/>
        </w:numPr>
        <w:spacing w:before="0" w:line="288" w:lineRule="auto"/>
        <w:rPr>
          <w:bdr w:val="none" w:sz="0" w:space="0" w:color="auto" w:frame="1"/>
        </w:rPr>
      </w:pPr>
      <w:r w:rsidRPr="00726E05">
        <w:rPr>
          <w:bdr w:val="none" w:sz="0" w:space="0" w:color="auto" w:frame="1"/>
        </w:rPr>
        <w:t>64-bit Apple Mac OS X 10.6.</w:t>
      </w:r>
    </w:p>
    <w:p w:rsidR="009A565A" w:rsidRDefault="009A565A" w:rsidP="009A565A">
      <w:r>
        <w:t>To make your Series 40 web apps development as straightforward as possible Nokia Web Tools, Bluetooth Launcher, and the Nokia Xpress Browser are available in the Series 40 web apps section.</w:t>
      </w:r>
    </w:p>
    <w:p w:rsidR="009A565A" w:rsidRDefault="009A565A" w:rsidP="009A565A">
      <w:r>
        <w:t>Alternatively, Xpress Web App Builder is an online tool that enables content owners to create web apps from clipped content, RSS feeds, and social media content using a wide selection of formats.</w:t>
      </w:r>
    </w:p>
    <w:p w:rsidR="009A565A" w:rsidRPr="0070713A" w:rsidRDefault="009A565A" w:rsidP="009A565A">
      <w:r w:rsidRPr="0070713A">
        <w:t xml:space="preserve">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w:t>
      </w:r>
      <w:proofErr w:type="spellStart"/>
      <w:r w:rsidRPr="0070713A">
        <w:t>perfom</w:t>
      </w:r>
      <w:proofErr w:type="spellEnd"/>
      <w:r w:rsidRPr="0070713A">
        <w:t xml:space="preserve">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9A565A" w:rsidRPr="0070713A" w:rsidRDefault="009A565A" w:rsidP="009A565A">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209"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9A565A" w:rsidRPr="0070713A" w:rsidRDefault="009A565A" w:rsidP="009A565A">
      <w:r w:rsidRPr="0070713A">
        <w:lastRenderedPageBreak/>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9A565A" w:rsidRPr="0070713A" w:rsidRDefault="009A565A" w:rsidP="009A565A">
      <w:r w:rsidRPr="0070713A">
        <w:t>You have two options for running your web app in WAS:</w:t>
      </w:r>
    </w:p>
    <w:p w:rsidR="009A565A" w:rsidRPr="0070713A" w:rsidRDefault="009A565A" w:rsidP="009A565A">
      <w:pPr>
        <w:numPr>
          <w:ilvl w:val="0"/>
          <w:numId w:val="34"/>
        </w:numPr>
        <w:spacing w:before="0" w:line="288" w:lineRule="auto"/>
      </w:pPr>
      <w:proofErr w:type="gramStart"/>
      <w:r w:rsidRPr="0070713A">
        <w:t>a</w:t>
      </w:r>
      <w:proofErr w:type="gramEnd"/>
      <w:r w:rsidRPr="0070713A">
        <w:t xml:space="preserve"> server (cloud) based preview, this option provides a simulation that is very close to the experience that will be seen on a phone.</w:t>
      </w:r>
    </w:p>
    <w:p w:rsidR="009A565A" w:rsidRPr="0070713A" w:rsidRDefault="009A565A" w:rsidP="009A565A">
      <w:pPr>
        <w:numPr>
          <w:ilvl w:val="0"/>
          <w:numId w:val="34"/>
        </w:numPr>
        <w:spacing w:before="0" w:line="288" w:lineRule="auto"/>
      </w:pPr>
      <w:proofErr w:type="gramStart"/>
      <w:r w:rsidRPr="0070713A">
        <w:t>a</w:t>
      </w:r>
      <w:proofErr w:type="gramEnd"/>
      <w:r w:rsidRPr="0070713A">
        <w:t xml:space="preserve"> local preview, which is useful when you are working offline or want to debug your web app.</w:t>
      </w:r>
    </w:p>
    <w:p w:rsidR="009A565A" w:rsidRPr="0070713A" w:rsidRDefault="009A565A" w:rsidP="009A565A">
      <w:r w:rsidRPr="0070713A">
        <w:t>Having tested your web app in the simulator the next stage is to run it on a Series 40 phone. You have three ways to do this</w:t>
      </w:r>
      <w:proofErr w:type="gramStart"/>
      <w:r w:rsidRPr="0070713A">
        <w:t>::</w:t>
      </w:r>
      <w:proofErr w:type="gramEnd"/>
    </w:p>
    <w:p w:rsidR="009A565A" w:rsidRPr="0070713A" w:rsidRDefault="009A565A" w:rsidP="009A565A">
      <w:pPr>
        <w:numPr>
          <w:ilvl w:val="0"/>
          <w:numId w:val="35"/>
        </w:numPr>
        <w:spacing w:before="0" w:line="288" w:lineRule="auto"/>
      </w:pPr>
      <w:proofErr w:type="gramStart"/>
      <w:r w:rsidRPr="0070713A">
        <w:t>deploying</w:t>
      </w:r>
      <w:proofErr w:type="gramEnd"/>
      <w:r w:rsidRPr="0070713A">
        <w:t xml:space="preserve"> the web app to a phone from WDE over a Bluetooth connection.</w:t>
      </w:r>
    </w:p>
    <w:p w:rsidR="009A565A" w:rsidRPr="0070713A" w:rsidRDefault="009A565A" w:rsidP="009A565A">
      <w:pPr>
        <w:numPr>
          <w:ilvl w:val="0"/>
          <w:numId w:val="35"/>
        </w:numPr>
        <w:spacing w:before="0" w:line="288" w:lineRule="auto"/>
      </w:pPr>
      <w:r w:rsidRPr="0070713A">
        <w:t>deploying the web app from WDE to a phone over a USB connection (but only if you are working on a Microsoft Windows PC as </w:t>
      </w:r>
      <w:hyperlink r:id="rId210" w:history="1">
        <w:r w:rsidRPr="0070713A">
          <w:rPr>
            <w:rStyle w:val="Hyperlink"/>
          </w:rPr>
          <w:t>Nokia Suite</w:t>
        </w:r>
      </w:hyperlink>
      <w:r w:rsidRPr="0070713A">
        <w:t> or </w:t>
      </w:r>
      <w:hyperlink r:id="rId211" w:history="1">
        <w:r w:rsidRPr="0070713A">
          <w:rPr>
            <w:rStyle w:val="Hyperlink"/>
          </w:rPr>
          <w:t>Nokia PC Suite</w:t>
        </w:r>
      </w:hyperlink>
      <w:r w:rsidRPr="0070713A">
        <w:t> is required).</w:t>
      </w:r>
    </w:p>
    <w:p w:rsidR="009A565A" w:rsidRDefault="009A565A" w:rsidP="009A565A">
      <w:pPr>
        <w:numPr>
          <w:ilvl w:val="0"/>
          <w:numId w:val="35"/>
        </w:numPr>
        <w:spacing w:before="0" w:line="288" w:lineRule="auto"/>
      </w:pPr>
      <w:proofErr w:type="gramStart"/>
      <w:r w:rsidRPr="0070713A">
        <w:t>running</w:t>
      </w:r>
      <w:proofErr w:type="gramEnd"/>
      <w:r w:rsidRPr="0070713A">
        <w:t xml:space="preserve"> the web app by entering a short URL into the Nokia Xpress Browser on a phone.</w:t>
      </w:r>
    </w:p>
    <w:p w:rsidR="009A565A" w:rsidRDefault="009A565A" w:rsidP="009A565A">
      <w:pPr>
        <w:pStyle w:val="Heading5"/>
      </w:pPr>
      <w:r>
        <w:t>Series 40 Web App Developer’s Library</w:t>
      </w:r>
    </w:p>
    <w:p w:rsidR="009A565A" w:rsidRDefault="009A565A" w:rsidP="009A565A">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9A565A" w:rsidRDefault="009A565A" w:rsidP="009A565A">
      <w:pPr>
        <w:pStyle w:val="Heading5"/>
      </w:pPr>
      <w:r>
        <w:t>Nokia design principles</w:t>
      </w:r>
    </w:p>
    <w:p w:rsidR="009A565A" w:rsidRDefault="009A565A" w:rsidP="009A565A">
      <w:r>
        <w:t>These design principles are common for all Nokia platforms and represent Nokia’s idea of good design. Keep these things in mind to make sure your application will be a success.</w:t>
      </w:r>
    </w:p>
    <w:p w:rsidR="009A565A" w:rsidRDefault="009A565A" w:rsidP="009A565A">
      <w:pPr>
        <w:pStyle w:val="Heading6"/>
        <w:rPr>
          <w:color w:val="555555"/>
        </w:rPr>
      </w:pPr>
      <w:r>
        <w:rPr>
          <w:rStyle w:val="Strong"/>
          <w:rFonts w:ascii="Tahoma" w:hAnsi="Tahoma" w:cs="Tahoma"/>
          <w:color w:val="666666"/>
          <w:sz w:val="16"/>
          <w:szCs w:val="16"/>
          <w:bdr w:val="none" w:sz="0" w:space="0" w:color="auto" w:frame="1"/>
        </w:rPr>
        <w:t>Less is more.</w:t>
      </w:r>
    </w:p>
    <w:p w:rsidR="009A565A" w:rsidRDefault="009A565A" w:rsidP="009A565A">
      <w:pPr>
        <w:pStyle w:val="ListParagraph"/>
        <w:numPr>
          <w:ilvl w:val="0"/>
          <w:numId w:val="36"/>
        </w:numPr>
        <w:spacing w:before="0" w:line="288" w:lineRule="auto"/>
      </w:pPr>
      <w:r>
        <w:t>Keep it simple, easy, and intuitive to use. Make it obvious what your application does and how it works.</w:t>
      </w:r>
    </w:p>
    <w:p w:rsidR="009A565A" w:rsidRDefault="009A565A" w:rsidP="009A565A">
      <w:pPr>
        <w:pStyle w:val="ListParagraph"/>
        <w:numPr>
          <w:ilvl w:val="0"/>
          <w:numId w:val="36"/>
        </w:numPr>
        <w:spacing w:before="0" w:line="288" w:lineRule="auto"/>
      </w:pPr>
      <w:r>
        <w:t>The application is lean. There is no extra content. The application works fast and is powerful.</w:t>
      </w:r>
    </w:p>
    <w:p w:rsidR="009A565A" w:rsidRDefault="009A565A" w:rsidP="009A565A">
      <w:pPr>
        <w:pStyle w:val="ListParagraph"/>
        <w:numPr>
          <w:ilvl w:val="0"/>
          <w:numId w:val="36"/>
        </w:numPr>
        <w:spacing w:before="0" w:line="288" w:lineRule="auto"/>
      </w:pPr>
      <w:r>
        <w:t>The structure is flat. No deep hierarchy and endless scrolling.</w:t>
      </w:r>
    </w:p>
    <w:p w:rsidR="009A565A" w:rsidRDefault="009A565A" w:rsidP="009A565A">
      <w:pPr>
        <w:pStyle w:val="ListParagraph"/>
        <w:numPr>
          <w:ilvl w:val="0"/>
          <w:numId w:val="36"/>
        </w:numPr>
        <w:spacing w:before="0" w:line="288" w:lineRule="auto"/>
      </w:pPr>
      <w:r>
        <w:t>The design is elegant and simple and works without exceptions.</w:t>
      </w:r>
    </w:p>
    <w:p w:rsidR="009A565A" w:rsidRDefault="009A565A" w:rsidP="009A565A">
      <w:pPr>
        <w:pStyle w:val="Heading6"/>
        <w:rPr>
          <w:color w:val="555555"/>
        </w:rPr>
      </w:pPr>
      <w:proofErr w:type="gramStart"/>
      <w:r>
        <w:rPr>
          <w:rStyle w:val="Strong"/>
          <w:rFonts w:ascii="Tahoma" w:hAnsi="Tahoma" w:cs="Tahoma"/>
          <w:color w:val="666666"/>
          <w:sz w:val="16"/>
          <w:szCs w:val="16"/>
          <w:bdr w:val="none" w:sz="0" w:space="0" w:color="auto" w:frame="1"/>
        </w:rPr>
        <w:t>Every pixel counts.</w:t>
      </w:r>
      <w:proofErr w:type="gramEnd"/>
    </w:p>
    <w:p w:rsidR="009A565A" w:rsidRDefault="009A565A" w:rsidP="009A565A">
      <w:pPr>
        <w:pStyle w:val="ListParagraph"/>
        <w:numPr>
          <w:ilvl w:val="0"/>
          <w:numId w:val="37"/>
        </w:numPr>
        <w:spacing w:before="0" w:line="288" w:lineRule="auto"/>
      </w:pPr>
      <w:r>
        <w:t>Remember that mobile devices have limited screen real estate.</w:t>
      </w:r>
    </w:p>
    <w:p w:rsidR="009A565A" w:rsidRDefault="009A565A" w:rsidP="009A565A">
      <w:pPr>
        <w:pStyle w:val="ListParagraph"/>
        <w:numPr>
          <w:ilvl w:val="0"/>
          <w:numId w:val="37"/>
        </w:numPr>
        <w:spacing w:before="0" w:line="288" w:lineRule="auto"/>
      </w:pPr>
      <w:r>
        <w:t>Consider ergonomics and the size of peoples’ fingers when laying out your application and designing controls. The minimum dimensions for touch areas are 8 mm for thumb, 7 mm for finger, and 5 x 4.5 mm for pen.</w:t>
      </w:r>
    </w:p>
    <w:p w:rsidR="009A565A" w:rsidRDefault="009A565A" w:rsidP="009A565A">
      <w:pPr>
        <w:pStyle w:val="Heading6"/>
        <w:rPr>
          <w:color w:val="555555"/>
        </w:rPr>
      </w:pPr>
      <w:proofErr w:type="gramStart"/>
      <w:r>
        <w:rPr>
          <w:rStyle w:val="Strong"/>
          <w:rFonts w:ascii="Tahoma" w:hAnsi="Tahoma" w:cs="Tahoma"/>
          <w:color w:val="666666"/>
          <w:sz w:val="16"/>
          <w:szCs w:val="16"/>
          <w:bdr w:val="none" w:sz="0" w:space="0" w:color="auto" w:frame="1"/>
        </w:rPr>
        <w:t>Natural interaction.</w:t>
      </w:r>
      <w:proofErr w:type="gramEnd"/>
    </w:p>
    <w:p w:rsidR="009A565A" w:rsidRDefault="009A565A" w:rsidP="009A565A">
      <w:pPr>
        <w:pStyle w:val="ListParagraph"/>
        <w:numPr>
          <w:ilvl w:val="0"/>
          <w:numId w:val="38"/>
        </w:numPr>
        <w:spacing w:before="0" w:line="288" w:lineRule="auto"/>
      </w:pPr>
      <w:r>
        <w:t>The interaction is familiar, clear, and trustworthy.</w:t>
      </w:r>
    </w:p>
    <w:p w:rsidR="009A565A" w:rsidRDefault="009A565A" w:rsidP="009A565A">
      <w:pPr>
        <w:pStyle w:val="ListParagraph"/>
        <w:numPr>
          <w:ilvl w:val="0"/>
          <w:numId w:val="38"/>
        </w:numPr>
        <w:spacing w:before="0" w:line="288" w:lineRule="auto"/>
      </w:pPr>
      <w:r>
        <w:t>Basic interaction should be achieved with touch.</w:t>
      </w:r>
    </w:p>
    <w:p w:rsidR="009A565A" w:rsidRDefault="009A565A" w:rsidP="009A565A">
      <w:pPr>
        <w:pStyle w:val="ListParagraph"/>
        <w:numPr>
          <w:ilvl w:val="0"/>
          <w:numId w:val="38"/>
        </w:numPr>
        <w:spacing w:before="0" w:line="288" w:lineRule="auto"/>
      </w:pPr>
      <w:r>
        <w:lastRenderedPageBreak/>
        <w:t>Be consistent, logical, and coherent both within the application and within your target platform.</w:t>
      </w:r>
    </w:p>
    <w:p w:rsidR="009A565A" w:rsidRDefault="009A565A" w:rsidP="009A565A">
      <w:pPr>
        <w:pStyle w:val="ListParagraph"/>
        <w:numPr>
          <w:ilvl w:val="0"/>
          <w:numId w:val="38"/>
        </w:numPr>
        <w:spacing w:before="0" w:line="288" w:lineRule="auto"/>
      </w:pPr>
      <w:r>
        <w:t>Make sure that you use terms consistently.</w:t>
      </w:r>
    </w:p>
    <w:p w:rsidR="009A565A" w:rsidRDefault="009A565A" w:rsidP="009A565A">
      <w:pPr>
        <w:pStyle w:val="Heading6"/>
        <w:rPr>
          <w:color w:val="555555"/>
        </w:rPr>
      </w:pPr>
      <w:r>
        <w:rPr>
          <w:rStyle w:val="Strong"/>
          <w:rFonts w:ascii="Tahoma" w:hAnsi="Tahoma" w:cs="Tahoma"/>
          <w:color w:val="666666"/>
          <w:sz w:val="16"/>
          <w:szCs w:val="16"/>
          <w:bdr w:val="none" w:sz="0" w:space="0" w:color="auto" w:frame="1"/>
        </w:rPr>
        <w:t>Remember the user.</w:t>
      </w:r>
    </w:p>
    <w:p w:rsidR="009A565A" w:rsidRDefault="009A565A" w:rsidP="009A565A">
      <w:pPr>
        <w:pStyle w:val="ListParagraph"/>
        <w:numPr>
          <w:ilvl w:val="0"/>
          <w:numId w:val="39"/>
        </w:numPr>
        <w:spacing w:before="0" w:line="288" w:lineRule="auto"/>
      </w:pPr>
      <w:r>
        <w:t>What does the user want to do with the application? Keep the big picture in mind when designing the application.</w:t>
      </w:r>
    </w:p>
    <w:p w:rsidR="009A565A" w:rsidRDefault="009A565A" w:rsidP="009A565A">
      <w:pPr>
        <w:pStyle w:val="ListParagraph"/>
        <w:numPr>
          <w:ilvl w:val="0"/>
          <w:numId w:val="39"/>
        </w:numPr>
        <w:spacing w:before="0" w:line="288" w:lineRule="auto"/>
      </w:pPr>
      <w:r>
        <w:t>Mobile devices are used in different situations. Check that the application can be used in those conditions where it should be used, e.g. in a bus, outdoors, in a noisy environment...</w:t>
      </w:r>
    </w:p>
    <w:p w:rsidR="009A565A" w:rsidRDefault="009A565A" w:rsidP="009A565A">
      <w:pPr>
        <w:pStyle w:val="ListParagraph"/>
        <w:numPr>
          <w:ilvl w:val="0"/>
          <w:numId w:val="39"/>
        </w:numPr>
        <w:spacing w:before="0" w:line="288" w:lineRule="auto"/>
      </w:pPr>
      <w:r>
        <w:t>You are creating the application for the end user, not for yourself.</w:t>
      </w:r>
    </w:p>
    <w:p w:rsidR="009A565A" w:rsidRDefault="009A565A" w:rsidP="009A565A">
      <w:pPr>
        <w:pStyle w:val="ListParagraph"/>
        <w:numPr>
          <w:ilvl w:val="0"/>
          <w:numId w:val="39"/>
        </w:numPr>
        <w:spacing w:before="0" w:line="288" w:lineRule="auto"/>
      </w:pPr>
      <w:r>
        <w:t>The application is intuitive and fun to use.</w:t>
      </w:r>
    </w:p>
    <w:p w:rsidR="009A565A" w:rsidRDefault="009A565A" w:rsidP="009A565A">
      <w:pPr>
        <w:pStyle w:val="ListParagraph"/>
        <w:numPr>
          <w:ilvl w:val="0"/>
          <w:numId w:val="39"/>
        </w:numPr>
        <w:spacing w:before="0" w:line="288" w:lineRule="auto"/>
      </w:pPr>
      <w:r>
        <w:t>The application makes the user smile but not laugh.</w:t>
      </w:r>
    </w:p>
    <w:p w:rsidR="009A565A" w:rsidRDefault="009A565A" w:rsidP="009A565A">
      <w:pPr>
        <w:pStyle w:val="Heading6"/>
        <w:rPr>
          <w:color w:val="555555"/>
        </w:rPr>
      </w:pPr>
      <w:r>
        <w:rPr>
          <w:rStyle w:val="Strong"/>
          <w:rFonts w:ascii="Tahoma" w:hAnsi="Tahoma" w:cs="Tahoma"/>
          <w:color w:val="666666"/>
          <w:sz w:val="16"/>
          <w:szCs w:val="16"/>
          <w:bdr w:val="none" w:sz="0" w:space="0" w:color="auto" w:frame="1"/>
        </w:rPr>
        <w:t>Use fonts and colours wisely.</w:t>
      </w:r>
    </w:p>
    <w:p w:rsidR="009A565A" w:rsidRDefault="009A565A" w:rsidP="009A565A">
      <w:pPr>
        <w:pStyle w:val="ListParagraph"/>
        <w:numPr>
          <w:ilvl w:val="0"/>
          <w:numId w:val="40"/>
        </w:numPr>
        <w:spacing w:before="0" w:line="288" w:lineRule="auto"/>
      </w:pPr>
      <w:r>
        <w:t>The fonts you use are clear and easy to read from small screen.</w:t>
      </w:r>
    </w:p>
    <w:p w:rsidR="009A565A" w:rsidRDefault="009A565A" w:rsidP="009A565A">
      <w:pPr>
        <w:pStyle w:val="ListParagraph"/>
        <w:numPr>
          <w:ilvl w:val="0"/>
          <w:numId w:val="40"/>
        </w:numPr>
        <w:spacing w:before="0" w:line="288" w:lineRule="auto"/>
      </w:pPr>
      <w:r>
        <w:t>Check that the contrast is clear enough.</w:t>
      </w:r>
    </w:p>
    <w:p w:rsidR="009A565A" w:rsidRDefault="009A565A" w:rsidP="009A565A">
      <w:pPr>
        <w:pStyle w:val="ListParagraph"/>
        <w:numPr>
          <w:ilvl w:val="0"/>
          <w:numId w:val="40"/>
        </w:numPr>
        <w:spacing w:before="0" w:line="288" w:lineRule="auto"/>
      </w:pPr>
      <w:r>
        <w:t xml:space="preserve">Use a limited number of </w:t>
      </w:r>
      <w:proofErr w:type="spellStart"/>
      <w:r>
        <w:t>colours</w:t>
      </w:r>
      <w:proofErr w:type="spellEnd"/>
      <w:r>
        <w:t>.</w:t>
      </w:r>
    </w:p>
    <w:p w:rsidR="009A565A" w:rsidRDefault="009A565A" w:rsidP="009A565A">
      <w:pPr>
        <w:pStyle w:val="ListParagraph"/>
        <w:numPr>
          <w:ilvl w:val="0"/>
          <w:numId w:val="40"/>
        </w:numPr>
        <w:spacing w:before="0" w:line="288" w:lineRule="auto"/>
      </w:pPr>
      <w:r>
        <w:t xml:space="preserve">Remember the </w:t>
      </w:r>
      <w:proofErr w:type="spellStart"/>
      <w:r>
        <w:t>colour</w:t>
      </w:r>
      <w:proofErr w:type="spellEnd"/>
      <w:r>
        <w:t xml:space="preserve"> metaphors and cultural differences in perceiving </w:t>
      </w:r>
      <w:proofErr w:type="spellStart"/>
      <w:r>
        <w:t>colours</w:t>
      </w:r>
      <w:proofErr w:type="spellEnd"/>
      <w:r>
        <w:t>.</w:t>
      </w:r>
    </w:p>
    <w:p w:rsidR="009A565A" w:rsidRDefault="009A565A" w:rsidP="009A565A">
      <w:pPr>
        <w:pStyle w:val="Heading6"/>
        <w:rPr>
          <w:color w:val="555555"/>
        </w:rPr>
      </w:pPr>
      <w:r>
        <w:rPr>
          <w:rStyle w:val="Strong"/>
          <w:rFonts w:ascii="Tahoma" w:hAnsi="Tahoma" w:cs="Tahoma"/>
          <w:color w:val="666666"/>
          <w:sz w:val="16"/>
          <w:szCs w:val="16"/>
          <w:bdr w:val="none" w:sz="0" w:space="0" w:color="auto" w:frame="1"/>
        </w:rPr>
        <w:t>Don’t be offensive.</w:t>
      </w:r>
    </w:p>
    <w:p w:rsidR="009A565A" w:rsidRDefault="009A565A" w:rsidP="009A565A">
      <w:pPr>
        <w:pStyle w:val="ListParagraph"/>
        <w:numPr>
          <w:ilvl w:val="0"/>
          <w:numId w:val="41"/>
        </w:numPr>
        <w:spacing w:before="0" w:line="288" w:lineRule="auto"/>
      </w:pPr>
      <w:r>
        <w:t>You have only one chance to make the first impression. Make the most of it.</w:t>
      </w:r>
    </w:p>
    <w:p w:rsidR="009A565A" w:rsidRDefault="009A565A" w:rsidP="009A565A">
      <w:pPr>
        <w:pStyle w:val="ListParagraph"/>
        <w:numPr>
          <w:ilvl w:val="0"/>
          <w:numId w:val="41"/>
        </w:numPr>
        <w:spacing w:before="0" w:line="288" w:lineRule="auto"/>
      </w:pPr>
      <w:r>
        <w:t>Check that the application is in line with the</w:t>
      </w:r>
      <w:r w:rsidRPr="008A301A">
        <w:rPr>
          <w:rStyle w:val="apple-converted-space"/>
          <w:rFonts w:ascii="Tahoma" w:hAnsi="Tahoma" w:cs="Tahoma"/>
          <w:color w:val="555555"/>
          <w:sz w:val="16"/>
          <w:szCs w:val="16"/>
        </w:rPr>
        <w:t> </w:t>
      </w:r>
      <w:proofErr w:type="spellStart"/>
      <w:r>
        <w:fldChar w:fldCharType="begin"/>
      </w:r>
      <w:r>
        <w:instrText>HYPERLINK "https://publish.ovi.com/account/content_guidelines" \t "_blank"</w:instrText>
      </w:r>
      <w:r>
        <w:fldChar w:fldCharType="separate"/>
      </w:r>
      <w:r w:rsidRPr="008A301A">
        <w:rPr>
          <w:rStyle w:val="Hyperlink"/>
          <w:rFonts w:ascii="Tahoma" w:hAnsi="Tahoma" w:cs="Tahoma"/>
          <w:color w:val="395796"/>
          <w:sz w:val="16"/>
          <w:szCs w:val="16"/>
          <w:bdr w:val="none" w:sz="0" w:space="0" w:color="auto" w:frame="1"/>
        </w:rPr>
        <w:t>Ovi</w:t>
      </w:r>
      <w:proofErr w:type="spellEnd"/>
      <w:r w:rsidRPr="008A301A">
        <w:rPr>
          <w:rStyle w:val="Hyperlink"/>
          <w:rFonts w:ascii="Tahoma" w:hAnsi="Tahoma" w:cs="Tahoma"/>
          <w:color w:val="395796"/>
          <w:sz w:val="16"/>
          <w:szCs w:val="16"/>
          <w:bdr w:val="none" w:sz="0" w:space="0" w:color="auto" w:frame="1"/>
        </w:rPr>
        <w:t xml:space="preserve"> Store content guidelines</w:t>
      </w:r>
      <w:r>
        <w:fldChar w:fldCharType="end"/>
      </w:r>
      <w:r>
        <w:t>.</w:t>
      </w:r>
    </w:p>
    <w:p w:rsidR="009A565A" w:rsidRPr="0070713A" w:rsidRDefault="009A565A" w:rsidP="009A565A"/>
    <w:p w:rsidR="009A565A" w:rsidRDefault="009A565A" w:rsidP="009A565A">
      <w:pPr>
        <w:pStyle w:val="Heading4"/>
      </w:pPr>
      <w:r>
        <w:t>Xpress Web App Builder</w:t>
      </w:r>
    </w:p>
    <w:p w:rsidR="009A565A" w:rsidRDefault="009A565A" w:rsidP="009A565A">
      <w:r>
        <w:t xml:space="preserve">Xpress Web App Builder is an online tool that guides you through the process of creating rich web apps, with no coding required. Select from a variety of templates, </w:t>
      </w:r>
      <w:proofErr w:type="spellStart"/>
      <w:r>
        <w:t>customise</w:t>
      </w:r>
      <w:proofErr w:type="spellEnd"/>
      <w:r>
        <w:t xml:space="preserve"> your theme, and then add clipped web content, RSS feeds, and social media information. The key features of the tool are:</w:t>
      </w:r>
    </w:p>
    <w:p w:rsidR="009A565A" w:rsidRDefault="009A565A" w:rsidP="009A565A">
      <w:pPr>
        <w:pStyle w:val="ListParagraph"/>
        <w:numPr>
          <w:ilvl w:val="0"/>
          <w:numId w:val="33"/>
        </w:numPr>
        <w:spacing w:before="0" w:line="288" w:lineRule="auto"/>
      </w:pPr>
      <w:r>
        <w:t>layout templates to present content, including single pane, tabbed view, and accordion view, as well as focused templates for news, pictures, and video content.</w:t>
      </w:r>
    </w:p>
    <w:p w:rsidR="009A565A" w:rsidRDefault="009A565A" w:rsidP="009A565A">
      <w:pPr>
        <w:pStyle w:val="ListParagraph"/>
        <w:numPr>
          <w:ilvl w:val="0"/>
          <w:numId w:val="33"/>
        </w:numPr>
        <w:spacing w:before="0" w:line="288" w:lineRule="auto"/>
      </w:pPr>
      <w:r>
        <w:t xml:space="preserve">a wide range of content widgets for clipped web content; RSS feeds; video from YouTube; pictures from </w:t>
      </w:r>
      <w:proofErr w:type="spellStart"/>
      <w:r>
        <w:t>Flickr</w:t>
      </w:r>
      <w:proofErr w:type="spellEnd"/>
      <w:r>
        <w:t xml:space="preserve">, Picasa, and other photo sharing sites; and blogs from </w:t>
      </w:r>
      <w:proofErr w:type="spellStart"/>
      <w:r>
        <w:t>Tumblr</w:t>
      </w:r>
      <w:proofErr w:type="spellEnd"/>
      <w:r>
        <w:t xml:space="preserve"> and </w:t>
      </w:r>
      <w:proofErr w:type="spellStart"/>
      <w:r>
        <w:t>WordPress</w:t>
      </w:r>
      <w:proofErr w:type="spellEnd"/>
      <w:r>
        <w:t>.</w:t>
      </w:r>
    </w:p>
    <w:p w:rsidR="009A565A" w:rsidRDefault="009A565A" w:rsidP="009A565A">
      <w:pPr>
        <w:pStyle w:val="ListParagraph"/>
        <w:numPr>
          <w:ilvl w:val="0"/>
          <w:numId w:val="33"/>
        </w:numPr>
        <w:spacing w:before="0" w:line="288" w:lineRule="auto"/>
      </w:pPr>
      <w:proofErr w:type="gramStart"/>
      <w:r>
        <w:t>the</w:t>
      </w:r>
      <w:proofErr w:type="gramEnd"/>
      <w:r>
        <w:t xml:space="preserve"> ability to add SMS and call capabilities, static HERE Maps, and in-app advertising from</w:t>
      </w:r>
      <w:r w:rsidRPr="0070713A">
        <w:rPr>
          <w:rStyle w:val="apple-converted-space"/>
          <w:rFonts w:ascii="Tahoma" w:hAnsi="Tahoma" w:cs="Tahoma"/>
          <w:color w:val="555555"/>
          <w:sz w:val="16"/>
          <w:szCs w:val="16"/>
        </w:rPr>
        <w:t> </w:t>
      </w:r>
      <w:hyperlink r:id="rId212" w:history="1">
        <w:r w:rsidRPr="0070713A">
          <w:rPr>
            <w:rStyle w:val="Hyperlink"/>
            <w:rFonts w:ascii="Tahoma" w:hAnsi="Tahoma" w:cs="Tahoma"/>
            <w:color w:val="395796"/>
            <w:sz w:val="16"/>
            <w:szCs w:val="16"/>
            <w:bdr w:val="none" w:sz="0" w:space="0" w:color="auto" w:frame="1"/>
          </w:rPr>
          <w:t>Nokia Ad Exchange</w:t>
        </w:r>
      </w:hyperlink>
      <w:r>
        <w:t>.</w:t>
      </w:r>
    </w:p>
    <w:p w:rsidR="009A565A" w:rsidRDefault="009A565A" w:rsidP="009A565A">
      <w:pPr>
        <w:pStyle w:val="ListParagraph"/>
        <w:numPr>
          <w:ilvl w:val="0"/>
          <w:numId w:val="33"/>
        </w:numPr>
        <w:spacing w:before="0" w:line="288" w:lineRule="auto"/>
      </w:pPr>
      <w:proofErr w:type="gramStart"/>
      <w:r>
        <w:t>the</w:t>
      </w:r>
      <w:proofErr w:type="gramEnd"/>
      <w:r>
        <w:t xml:space="preserve"> option to </w:t>
      </w:r>
      <w:proofErr w:type="spellStart"/>
      <w:r>
        <w:t>customise</w:t>
      </w:r>
      <w:proofErr w:type="spellEnd"/>
      <w:r>
        <w:t xml:space="preserve"> your app's </w:t>
      </w:r>
      <w:proofErr w:type="spellStart"/>
      <w:r>
        <w:t>colour</w:t>
      </w:r>
      <w:proofErr w:type="spellEnd"/>
      <w:r>
        <w:t xml:space="preserve"> scheme, including header and font </w:t>
      </w:r>
      <w:proofErr w:type="spellStart"/>
      <w:r>
        <w:t>colours</w:t>
      </w:r>
      <w:proofErr w:type="spellEnd"/>
      <w:r>
        <w:t>.</w:t>
      </w:r>
    </w:p>
    <w:p w:rsidR="009A565A" w:rsidRDefault="009A565A" w:rsidP="009A565A">
      <w:pPr>
        <w:pStyle w:val="ListParagraph"/>
        <w:numPr>
          <w:ilvl w:val="0"/>
          <w:numId w:val="33"/>
        </w:numPr>
        <w:spacing w:before="0" w:line="288" w:lineRule="auto"/>
      </w:pPr>
      <w:proofErr w:type="gramStart"/>
      <w:r>
        <w:t>static</w:t>
      </w:r>
      <w:proofErr w:type="gramEnd"/>
      <w:r>
        <w:t xml:space="preserve"> and dynamic previews of your app, for all supported screen resolutions.</w:t>
      </w:r>
    </w:p>
    <w:p w:rsidR="009A565A" w:rsidRDefault="009A565A" w:rsidP="009A565A">
      <w:r>
        <w:t xml:space="preserve">When you've completed your web app, the tool provides a short URL for testing the app on your phone, and lets you submit the app to Nokia Publish to start the process of publication in Nokia store. However, if you want to </w:t>
      </w:r>
      <w:proofErr w:type="spellStart"/>
      <w:r>
        <w:t>customise</w:t>
      </w:r>
      <w:proofErr w:type="spellEnd"/>
      <w:r>
        <w:t xml:space="preserve"> your web app further, you can download the source code and import it into Nokia Web Tools.</w:t>
      </w:r>
    </w:p>
    <w:p w:rsidR="009A565A" w:rsidRDefault="009A565A" w:rsidP="009A565A">
      <w:pPr>
        <w:pStyle w:val="Heading4"/>
      </w:pPr>
      <w:r>
        <w:t>Test your Series 40 web apps</w:t>
      </w:r>
    </w:p>
    <w:p w:rsidR="009A565A" w:rsidRDefault="009A565A" w:rsidP="009A565A">
      <w:r>
        <w:lastRenderedPageBreak/>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9A565A" w:rsidRDefault="009A565A" w:rsidP="009A565A">
      <w:pPr>
        <w:pStyle w:val="Heading4"/>
      </w:pPr>
      <w:r>
        <w:t>Mobile Web Components</w:t>
      </w:r>
    </w:p>
    <w:p w:rsidR="009A565A" w:rsidRDefault="009A565A" w:rsidP="009A565A">
      <w:r>
        <w:t>Make the most of the latest HTML5 feature in Nokia browsers.</w:t>
      </w:r>
    </w:p>
    <w:p w:rsidR="009A565A" w:rsidRDefault="009A565A" w:rsidP="009A565A">
      <w:r>
        <w:t xml:space="preserve">Add rich, HTML5 based components to your web pages and web apps for </w:t>
      </w:r>
      <w:proofErr w:type="spellStart"/>
      <w:r>
        <w:t>Symbian</w:t>
      </w:r>
      <w:proofErr w:type="spellEnd"/>
      <w:r>
        <w:t xml:space="preserve"> Anna phones and the Nokia N9 Smartphone. Included are components for collapsible content blocks, scrollable large content item windows, pop-up menus, expandable sliding menus, slideshows, and others.</w:t>
      </w:r>
    </w:p>
    <w:p w:rsidR="009A565A" w:rsidRDefault="009A565A" w:rsidP="009A565A">
      <w:pPr>
        <w:pStyle w:val="Heading4"/>
      </w:pPr>
      <w:r>
        <w:t>Leverage the power of QtWebKit</w:t>
      </w:r>
    </w:p>
    <w:p w:rsidR="009A565A" w:rsidRDefault="009A565A" w:rsidP="009A565A">
      <w:r>
        <w:t xml:space="preserve">Using Qt </w:t>
      </w:r>
      <w:proofErr w:type="spellStart"/>
      <w:r>
        <w:t>WebKit</w:t>
      </w:r>
      <w:proofErr w:type="spellEnd"/>
      <w:r>
        <w:t xml:space="preserve"> technology, Web developer can easily transform web apps and web services into powerful native applications. </w:t>
      </w:r>
      <w:proofErr w:type="spellStart"/>
      <w:r>
        <w:t>Qt</w:t>
      </w:r>
      <w:proofErr w:type="spellEnd"/>
      <w:r>
        <w:t xml:space="preserve"> offers HTML5 and CSS3 support today. </w:t>
      </w:r>
      <w:proofErr w:type="gramStart"/>
      <w:r>
        <w:t xml:space="preserve">The quick and powerful way to use web assets and skills to produce apps for </w:t>
      </w:r>
      <w:proofErr w:type="spellStart"/>
      <w:r>
        <w:t>smartphones</w:t>
      </w:r>
      <w:proofErr w:type="spellEnd"/>
      <w:r>
        <w:t xml:space="preserve"> and mobile computers.</w:t>
      </w:r>
      <w:proofErr w:type="gramEnd"/>
    </w:p>
    <w:p w:rsidR="009A565A" w:rsidRDefault="009A565A" w:rsidP="009A565A">
      <w:pPr>
        <w:pStyle w:val="Heading4"/>
      </w:pPr>
      <w:r>
        <w:t>Device APIs::API Bridge</w:t>
      </w:r>
    </w:p>
    <w:p w:rsidR="009A565A" w:rsidRDefault="009A565A" w:rsidP="009A565A">
      <w:proofErr w:type="spellStart"/>
      <w:r>
        <w:t>APIBridge</w:t>
      </w:r>
      <w:proofErr w:type="spellEnd"/>
      <w:r>
        <w:t xml:space="preserve"> is a component for Nokia </w:t>
      </w:r>
      <w:proofErr w:type="spellStart"/>
      <w:r>
        <w:t>Symbian</w:t>
      </w:r>
      <w:proofErr w:type="spellEnd"/>
      <w:r>
        <w:t xml:space="preserve"> devices that enables WRT widgets, Adobe Flash </w:t>
      </w:r>
      <w:proofErr w:type="spellStart"/>
      <w:r>
        <w:t>Lite</w:t>
      </w:r>
      <w:proofErr w:type="spellEnd"/>
      <w:r>
        <w:t xml:space="preserve"> content, and Java applications to access device features through a plug-in architecture. The </w:t>
      </w:r>
      <w:proofErr w:type="spellStart"/>
      <w:r>
        <w:t>APIBridge</w:t>
      </w:r>
      <w:proofErr w:type="spellEnd"/>
      <w:r>
        <w:t xml:space="preserve"> package ships with a set of plug-ins and the components to enable the features of the plug-ins to be used. Developers can extend the </w:t>
      </w:r>
      <w:proofErr w:type="spellStart"/>
      <w:r>
        <w:t>APIBridge</w:t>
      </w:r>
      <w:proofErr w:type="spellEnd"/>
      <w:r>
        <w:t xml:space="preserve"> component with their own plug-ins.</w:t>
      </w:r>
    </w:p>
    <w:p w:rsidR="009A565A" w:rsidRDefault="009A565A" w:rsidP="001E3D45">
      <w:pPr>
        <w:pStyle w:val="ListParagraph"/>
        <w:spacing w:line="480" w:lineRule="auto"/>
        <w:rPr>
          <w:rFonts w:ascii="Arial" w:eastAsia="Times New Roman" w:hAnsi="Arial" w:cs="Arial"/>
          <w:color w:val="222222"/>
          <w:lang w:eastAsia="en-IN"/>
        </w:rPr>
      </w:pPr>
    </w:p>
    <w:p w:rsidR="00D03B5F" w:rsidRDefault="0003346A" w:rsidP="0003346A">
      <w:pPr>
        <w:pStyle w:val="Heading2"/>
        <w:rPr>
          <w:rFonts w:eastAsia="Times New Roman"/>
          <w:lang w:eastAsia="en-IN"/>
        </w:rPr>
      </w:pPr>
      <w:r>
        <w:rPr>
          <w:rFonts w:eastAsia="Times New Roman"/>
          <w:lang w:eastAsia="en-IN"/>
        </w:rPr>
        <w:t>Other technologies</w:t>
      </w:r>
    </w:p>
    <w:p w:rsidR="005F6DAA" w:rsidRDefault="005F6DAA" w:rsidP="005F6DAA">
      <w:pPr>
        <w:rPr>
          <w:lang w:eastAsia="en-IN"/>
        </w:rPr>
      </w:pPr>
    </w:p>
    <w:p w:rsidR="005F6DAA" w:rsidRPr="00882D58" w:rsidRDefault="005F6DAA" w:rsidP="00753790">
      <w:pPr>
        <w:pStyle w:val="Heading3"/>
        <w:rPr>
          <w:rFonts w:eastAsia="Times New Roman"/>
          <w:szCs w:val="27"/>
          <w:lang w:bidi="ar-SA"/>
        </w:rPr>
      </w:pPr>
      <w:r>
        <w:rPr>
          <w:rFonts w:eastAsia="Times New Roman"/>
          <w:noProof/>
          <w:lang w:bidi="ar-SA"/>
        </w:rPr>
        <w:drawing>
          <wp:anchor distT="0" distB="0" distL="114300" distR="114300" simplePos="0" relativeHeight="25167155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13"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5F6DAA" w:rsidRDefault="005F6DAA" w:rsidP="005F6DAA"/>
    <w:p w:rsidR="005F6DAA" w:rsidRDefault="005F6DAA" w:rsidP="005F6DAA">
      <w:proofErr w:type="spellStart"/>
      <w:r>
        <w:t>GitHub</w:t>
      </w:r>
      <w:proofErr w:type="spellEnd"/>
      <w:r>
        <w:t xml:space="preserve"> is a web-based hosting service for software development projects that use the </w:t>
      </w:r>
      <w:proofErr w:type="spellStart"/>
      <w:r>
        <w:t>Git</w:t>
      </w:r>
      <w:proofErr w:type="spellEnd"/>
      <w:r>
        <w:t xml:space="preserve"> revision control system. </w:t>
      </w:r>
      <w:proofErr w:type="spellStart"/>
      <w:r>
        <w:t>GitHub</w:t>
      </w:r>
      <w:proofErr w:type="spellEnd"/>
      <w:r>
        <w:t xml:space="preserve"> offers both paid plans for private repositories, and free accounts for open source projects. As of May 2011, </w:t>
      </w:r>
      <w:proofErr w:type="spellStart"/>
      <w:r>
        <w:t>GitHub</w:t>
      </w:r>
      <w:proofErr w:type="spellEnd"/>
      <w:r>
        <w:t xml:space="preserve"> was the most popular open source code repository </w:t>
      </w:r>
      <w:proofErr w:type="spellStart"/>
      <w:r>
        <w:t>site.GitHub</w:t>
      </w:r>
      <w:proofErr w:type="spellEnd"/>
      <w:r>
        <w:t xml:space="preserve"> Inc. was founded in 2008 and is based in San Francisco, California.</w:t>
      </w:r>
    </w:p>
    <w:p w:rsidR="005F6DAA" w:rsidRPr="00753790" w:rsidRDefault="005F6DAA" w:rsidP="00753790">
      <w:pPr>
        <w:pStyle w:val="Heading4"/>
      </w:pPr>
      <w:r w:rsidRPr="0060700F">
        <w:rPr>
          <w:rStyle w:val="mw-headline"/>
          <w:szCs w:val="26"/>
        </w:rPr>
        <w:t>Description</w:t>
      </w:r>
    </w:p>
    <w:p w:rsidR="005F6DAA" w:rsidRDefault="005F6DAA" w:rsidP="005F6DAA">
      <w:r>
        <w:t>The site provides social networking functionality such as feeds, followers and the network graph to display how developers work on their versions of a repository.</w:t>
      </w:r>
    </w:p>
    <w:p w:rsidR="005F6DAA" w:rsidRDefault="005F6DAA" w:rsidP="005F6DAA">
      <w:proofErr w:type="spellStart"/>
      <w:r>
        <w:lastRenderedPageBreak/>
        <w:t>GitHub</w:t>
      </w:r>
      <w:proofErr w:type="spellEnd"/>
      <w:r>
        <w:t xml:space="preserve"> also operates other services: a </w:t>
      </w:r>
      <w:proofErr w:type="spellStart"/>
      <w:r>
        <w:t>pastebin</w:t>
      </w:r>
      <w:proofErr w:type="spellEnd"/>
      <w:r>
        <w:t xml:space="preserve">-style site called Gist that provides wikis for individual repositories and web pages that can be edited through a </w:t>
      </w:r>
      <w:proofErr w:type="spellStart"/>
      <w:r>
        <w:t>Git</w:t>
      </w:r>
      <w:proofErr w:type="spellEnd"/>
      <w:r>
        <w:t xml:space="preserve"> repository, a slide hosting service called Speaker Deck, and a web analytics platform called Gauges.</w:t>
      </w:r>
    </w:p>
    <w:p w:rsidR="005F6DAA" w:rsidRDefault="005F6DAA" w:rsidP="005F6DAA">
      <w:r>
        <w:t xml:space="preserve">As of January 2010, </w:t>
      </w:r>
      <w:proofErr w:type="spellStart"/>
      <w:r>
        <w:t>GitHub</w:t>
      </w:r>
      <w:proofErr w:type="spellEnd"/>
      <w:r>
        <w:t xml:space="preserve"> is operated under the name </w:t>
      </w:r>
      <w:proofErr w:type="spellStart"/>
      <w:r>
        <w:t>GitHub</w:t>
      </w:r>
      <w:proofErr w:type="spellEnd"/>
      <w:r>
        <w:t>, Inc.</w:t>
      </w:r>
    </w:p>
    <w:p w:rsidR="005F6DAA" w:rsidRDefault="005F6DAA" w:rsidP="005F6DAA">
      <w:r>
        <w:t xml:space="preserve">The software that runs </w:t>
      </w:r>
      <w:proofErr w:type="spellStart"/>
      <w:r>
        <w:t>GitHub</w:t>
      </w:r>
      <w:proofErr w:type="spellEnd"/>
      <w:r>
        <w:t xml:space="preserve"> was written using Ruby on Rails and </w:t>
      </w:r>
      <w:proofErr w:type="spellStart"/>
      <w:r>
        <w:t>Erlang</w:t>
      </w:r>
      <w:proofErr w:type="spellEnd"/>
      <w:r>
        <w:t xml:space="preserve"> by </w:t>
      </w:r>
      <w:proofErr w:type="spellStart"/>
      <w:r>
        <w:t>GitHub</w:t>
      </w:r>
      <w:proofErr w:type="spellEnd"/>
      <w:r>
        <w:t xml:space="preserve">, Inc. (previously known as Logical Awesome) developers Chris </w:t>
      </w:r>
      <w:proofErr w:type="spellStart"/>
      <w:r>
        <w:t>Wanstrath</w:t>
      </w:r>
      <w:proofErr w:type="spellEnd"/>
      <w:r>
        <w:t xml:space="preserve">, PJ </w:t>
      </w:r>
      <w:proofErr w:type="spellStart"/>
      <w:r>
        <w:t>Hyett</w:t>
      </w:r>
      <w:proofErr w:type="spellEnd"/>
      <w:r>
        <w:t>, and Tom Preston-Werner.</w:t>
      </w:r>
    </w:p>
    <w:p w:rsidR="005F6DAA" w:rsidRDefault="005F6DAA" w:rsidP="00753790">
      <w:pPr>
        <w:pStyle w:val="Heading4"/>
      </w:pPr>
      <w:r w:rsidRPr="009A167B">
        <w:t>Limitations and constraints</w:t>
      </w:r>
    </w:p>
    <w:p w:rsidR="005F6DAA" w:rsidRDefault="005F6DAA" w:rsidP="005F6DAA">
      <w:r>
        <w:t xml:space="preserve">According to the terms of </w:t>
      </w:r>
      <w:proofErr w:type="spellStart"/>
      <w:r>
        <w:t>service</w:t>
      </w:r>
      <w:proofErr w:type="gramStart"/>
      <w:r>
        <w:t>,if</w:t>
      </w:r>
      <w:proofErr w:type="spellEnd"/>
      <w:proofErr w:type="gramEnd"/>
      <w:r>
        <w:t xml:space="preserve"> an account's bandwidth usage significantly exceeds the average of other </w:t>
      </w:r>
      <w:proofErr w:type="spellStart"/>
      <w:r>
        <w:t>GitHub</w:t>
      </w:r>
      <w:proofErr w:type="spellEnd"/>
      <w:r>
        <w:t xml:space="preserve"> customers, the account's file hosting service may be immediately disabled or throttled until bandwidth consumption is reduced. In addition, while there is no hard limit, the guideline for the maximum size of a repository is one gigabyte.</w:t>
      </w:r>
    </w:p>
    <w:p w:rsidR="005F6DAA" w:rsidRPr="005F6DAA" w:rsidRDefault="005F6DAA" w:rsidP="005F6DAA">
      <w:pPr>
        <w:rPr>
          <w:lang w:eastAsia="en-IN"/>
        </w:rPr>
      </w:pPr>
    </w:p>
    <w:p w:rsidR="001E3D45" w:rsidRDefault="001E3D45" w:rsidP="00753790">
      <w:pPr>
        <w:pStyle w:val="Heading3"/>
        <w:rPr>
          <w:rFonts w:eastAsia="Arial"/>
        </w:rPr>
      </w:pPr>
      <w:bookmarkStart w:id="75" w:name="_Toc289170426"/>
      <w:bookmarkStart w:id="76" w:name="_Toc289252224"/>
      <w:r w:rsidRPr="00B807A7">
        <w:rPr>
          <w:rFonts w:eastAsia="Arial"/>
        </w:rPr>
        <w:t>Dia</w:t>
      </w:r>
      <w:r>
        <w:rPr>
          <w:rFonts w:eastAsia="Arial"/>
        </w:rPr>
        <w:t xml:space="preserve"> for Diagram Drawing &amp; Modeling</w:t>
      </w:r>
      <w:bookmarkEnd w:id="75"/>
      <w:bookmarkEnd w:id="76"/>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free and open source general-purpose diagramming software, developed as part of the GNOME project's office suite and was originally created by Alexander Larsson. </w:t>
      </w:r>
      <w:proofErr w:type="spellStart"/>
      <w:r w:rsidRPr="00AB319F">
        <w:rPr>
          <w:rFonts w:eastAsia="Arial" w:cs="Calibri"/>
        </w:rPr>
        <w:t>Dia</w:t>
      </w:r>
      <w:proofErr w:type="spellEnd"/>
      <w:r w:rsidRPr="00AB319F">
        <w:rPr>
          <w:rFonts w:eastAsia="Arial" w:cs="Calibri"/>
        </w:rPr>
        <w:t xml:space="preserve">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Default="001E3D45" w:rsidP="001E3D45">
      <w:pPr>
        <w:spacing w:line="480" w:lineRule="auto"/>
        <w:rPr>
          <w:rFonts w:eastAsia="Arial" w:cs="Calibri"/>
        </w:rPr>
      </w:pPr>
      <w:r w:rsidRPr="00AB319F">
        <w:rPr>
          <w:rFonts w:eastAsia="Arial" w:cs="Calibri"/>
        </w:rPr>
        <w:lastRenderedPageBreak/>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1E3D45" w:rsidRDefault="001E3D45" w:rsidP="001E3D45"/>
    <w:p w:rsidR="00753790" w:rsidRDefault="00753790" w:rsidP="00753790">
      <w:pPr>
        <w:pStyle w:val="Heading3"/>
      </w:pPr>
      <w:r w:rsidRPr="00726E05">
        <w:t>Cacoo</w:t>
      </w:r>
      <w:r w:rsidR="00B2280E">
        <w:t>:</w:t>
      </w:r>
      <w:r w:rsidRPr="00726E05">
        <w:rPr>
          <w:rFonts w:ascii="Arial" w:eastAsia="Times New Roman" w:hAnsi="Arial" w:cs="Arial"/>
          <w:color w:val="FFFFFF"/>
          <w:sz w:val="27"/>
          <w:szCs w:val="27"/>
          <w:lang w:bidi="ar-SA"/>
        </w:rPr>
        <w:t xml:space="preserve"> </w:t>
      </w:r>
      <w:r w:rsidRPr="00726E05">
        <w:t>online drawing tool </w:t>
      </w:r>
    </w:p>
    <w:p w:rsidR="00753790" w:rsidRPr="00726E05" w:rsidRDefault="00753790" w:rsidP="00753790">
      <w:r>
        <w:rPr>
          <w:noProof/>
          <w:lang w:bidi="ar-SA"/>
        </w:rPr>
        <w:drawing>
          <wp:anchor distT="0" distB="0" distL="114300" distR="114300" simplePos="0" relativeHeight="25167360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14"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proofErr w:type="spellStart"/>
      <w:r w:rsidRPr="00726E05">
        <w:t>Cacoo</w:t>
      </w:r>
      <w:proofErr w:type="spellEnd"/>
      <w:r w:rsidRPr="00726E05">
        <w:t xml:space="preserve"> is a diagram creation tool that runs in your web </w:t>
      </w:r>
      <w:proofErr w:type="spellStart"/>
      <w:r w:rsidRPr="00726E05">
        <w:t>browser</w:t>
      </w:r>
      <w:r>
        <w:t>.</w:t>
      </w:r>
      <w:r w:rsidRPr="00726E05">
        <w:t>Multiple</w:t>
      </w:r>
      <w:proofErr w:type="spellEnd"/>
      <w:r w:rsidRPr="00726E05">
        <w:t xml:space="preserve"> people can work together on the same diagram in real </w:t>
      </w:r>
      <w:proofErr w:type="spellStart"/>
      <w:r w:rsidRPr="00726E05">
        <w:t>time.Diagrams</w:t>
      </w:r>
      <w:proofErr w:type="spellEnd"/>
      <w:r w:rsidRPr="00726E05">
        <w:t xml:space="preserve"> can be published directly to websites, wikis, and blogs.</w:t>
      </w:r>
    </w:p>
    <w:p w:rsidR="00753790" w:rsidRPr="00726E05" w:rsidRDefault="00753790" w:rsidP="00753790">
      <w:pPr>
        <w:pStyle w:val="Heading4"/>
      </w:pPr>
      <w:r w:rsidRPr="00726E05">
        <w:t>Creating Diagrams</w:t>
      </w:r>
    </w:p>
    <w:p w:rsidR="00753790" w:rsidRPr="00726E05" w:rsidRDefault="00753790" w:rsidP="00753790">
      <w:pPr>
        <w:pStyle w:val="ListParagraph"/>
        <w:numPr>
          <w:ilvl w:val="0"/>
          <w:numId w:val="26"/>
        </w:numPr>
        <w:spacing w:before="0" w:line="288" w:lineRule="auto"/>
      </w:pPr>
      <w:r w:rsidRPr="00726E05">
        <w:t>Elements can be dragged and drop to easily create diagrams.</w:t>
      </w:r>
    </w:p>
    <w:p w:rsidR="00753790" w:rsidRPr="00726E05" w:rsidRDefault="00753790" w:rsidP="00753790">
      <w:pPr>
        <w:pStyle w:val="ListParagraph"/>
        <w:numPr>
          <w:ilvl w:val="0"/>
          <w:numId w:val="26"/>
        </w:numPr>
        <w:spacing w:before="0" w:line="288" w:lineRule="auto"/>
      </w:pPr>
      <w:r w:rsidRPr="00726E05">
        <w:t>Elements can be linked together with connectors.</w:t>
      </w:r>
    </w:p>
    <w:p w:rsidR="00753790" w:rsidRPr="00726E05" w:rsidRDefault="00753790" w:rsidP="00753790">
      <w:pPr>
        <w:pStyle w:val="ListParagraph"/>
        <w:numPr>
          <w:ilvl w:val="0"/>
          <w:numId w:val="26"/>
        </w:numPr>
        <w:spacing w:before="0" w:line="288" w:lineRule="auto"/>
      </w:pPr>
      <w:r w:rsidRPr="00726E05">
        <w:t>Connectors automatically move when elements are repositioned.</w:t>
      </w:r>
    </w:p>
    <w:p w:rsidR="00753790" w:rsidRPr="00726E05" w:rsidRDefault="00753790" w:rsidP="00753790">
      <w:pPr>
        <w:pStyle w:val="ListParagraph"/>
        <w:numPr>
          <w:ilvl w:val="0"/>
          <w:numId w:val="26"/>
        </w:numPr>
        <w:spacing w:before="0" w:line="288" w:lineRule="auto"/>
      </w:pPr>
      <w:r w:rsidRPr="00726E05">
        <w:t>You can use a text box and put text anywhere you like.</w:t>
      </w:r>
    </w:p>
    <w:p w:rsidR="00753790" w:rsidRPr="00726E05" w:rsidRDefault="00753790" w:rsidP="00753790">
      <w:pPr>
        <w:pStyle w:val="ListParagraph"/>
        <w:numPr>
          <w:ilvl w:val="0"/>
          <w:numId w:val="26"/>
        </w:numPr>
        <w:spacing w:before="0" w:line="288" w:lineRule="auto"/>
      </w:pPr>
      <w:r w:rsidRPr="00726E05">
        <w:t>You can upload images from your PC and include them in Diagrams.</w:t>
      </w:r>
    </w:p>
    <w:p w:rsidR="00753790" w:rsidRPr="00726E05" w:rsidRDefault="00753790" w:rsidP="00753790">
      <w:pPr>
        <w:pStyle w:val="ListParagraph"/>
        <w:numPr>
          <w:ilvl w:val="0"/>
          <w:numId w:val="26"/>
        </w:numPr>
        <w:spacing w:before="0" w:line="288" w:lineRule="auto"/>
      </w:pPr>
      <w:r w:rsidRPr="00726E05">
        <w:t xml:space="preserve">You can take screenshots of your computer from within </w:t>
      </w:r>
      <w:proofErr w:type="spellStart"/>
      <w:r w:rsidRPr="00726E05">
        <w:t>Cacoo</w:t>
      </w:r>
      <w:proofErr w:type="spellEnd"/>
      <w:r w:rsidRPr="00726E05">
        <w:t>.</w:t>
      </w:r>
    </w:p>
    <w:p w:rsidR="00753790" w:rsidRPr="00726E05" w:rsidRDefault="00753790" w:rsidP="00753790">
      <w:pPr>
        <w:pStyle w:val="ListParagraph"/>
        <w:numPr>
          <w:ilvl w:val="0"/>
          <w:numId w:val="26"/>
        </w:numPr>
        <w:spacing w:before="0" w:line="288" w:lineRule="auto"/>
      </w:pPr>
      <w:r w:rsidRPr="00726E05">
        <w:t>Smart styles can easily be applied to stencils.</w:t>
      </w:r>
    </w:p>
    <w:p w:rsidR="00753790" w:rsidRPr="00726E05" w:rsidRDefault="00753790" w:rsidP="00753790">
      <w:pPr>
        <w:pStyle w:val="ListParagraph"/>
        <w:numPr>
          <w:ilvl w:val="0"/>
          <w:numId w:val="26"/>
        </w:numPr>
        <w:spacing w:before="0" w:line="288" w:lineRule="auto"/>
      </w:pPr>
      <w:r w:rsidRPr="00726E05">
        <w:t>You can have multiple sheets in a diagram and use them as backgrounds or layers.</w:t>
      </w:r>
    </w:p>
    <w:p w:rsidR="00753790" w:rsidRPr="00726E05" w:rsidRDefault="00753790" w:rsidP="00753790">
      <w:pPr>
        <w:pStyle w:val="ListParagraph"/>
        <w:numPr>
          <w:ilvl w:val="0"/>
          <w:numId w:val="26"/>
        </w:numPr>
        <w:spacing w:before="0" w:line="288" w:lineRule="auto"/>
      </w:pPr>
      <w:r w:rsidRPr="00726E05">
        <w:t>When you move the objects on your canvas, they will be snapped at the objects or grids nearby and align automatically.</w:t>
      </w:r>
    </w:p>
    <w:p w:rsidR="00753790" w:rsidRPr="00726E05" w:rsidRDefault="00753790" w:rsidP="00753790">
      <w:pPr>
        <w:pStyle w:val="ListParagraph"/>
        <w:numPr>
          <w:ilvl w:val="0"/>
          <w:numId w:val="26"/>
        </w:numPr>
        <w:spacing w:before="0" w:line="288" w:lineRule="auto"/>
      </w:pPr>
      <w:r w:rsidRPr="00726E05">
        <w:t xml:space="preserve">Copying, pasting and other functionality of basic drawing software is also built in to </w:t>
      </w:r>
      <w:proofErr w:type="spellStart"/>
      <w:r w:rsidRPr="00726E05">
        <w:t>Cacoo</w:t>
      </w:r>
      <w:proofErr w:type="spellEnd"/>
      <w:r w:rsidRPr="00726E05">
        <w:t>.</w:t>
      </w:r>
    </w:p>
    <w:p w:rsidR="00753790" w:rsidRPr="00726E05" w:rsidRDefault="00753790" w:rsidP="00753790">
      <w:pPr>
        <w:pStyle w:val="ListParagraph"/>
        <w:numPr>
          <w:ilvl w:val="0"/>
          <w:numId w:val="26"/>
        </w:numPr>
        <w:spacing w:before="0" w:line="288" w:lineRule="auto"/>
      </w:pPr>
      <w:r w:rsidRPr="00726E05">
        <w:t>All actions are stored so there are unlimited levels of undo.</w:t>
      </w:r>
    </w:p>
    <w:p w:rsidR="00753790" w:rsidRPr="00726E05" w:rsidRDefault="00753790" w:rsidP="00753790">
      <w:pPr>
        <w:pStyle w:val="ListParagraph"/>
        <w:numPr>
          <w:ilvl w:val="0"/>
          <w:numId w:val="26"/>
        </w:numPr>
        <w:spacing w:before="0" w:line="288" w:lineRule="auto"/>
      </w:pPr>
      <w:r w:rsidRPr="00726E05">
        <w:t>You can import an image from the other websites by indicating the URL.</w:t>
      </w:r>
    </w:p>
    <w:p w:rsidR="00753790" w:rsidRPr="00726E05" w:rsidRDefault="00753790" w:rsidP="00753790">
      <w:pPr>
        <w:pStyle w:val="ListParagraph"/>
        <w:numPr>
          <w:ilvl w:val="0"/>
          <w:numId w:val="26"/>
        </w:numPr>
        <w:spacing w:before="0" w:line="288" w:lineRule="auto"/>
      </w:pPr>
      <w:r w:rsidRPr="00726E05">
        <w:t>The imported image can be easily trimmed only using your mouse.</w:t>
      </w:r>
    </w:p>
    <w:p w:rsidR="00753790" w:rsidRPr="00726E05" w:rsidRDefault="00753790" w:rsidP="00753790">
      <w:pPr>
        <w:pStyle w:val="ListParagraph"/>
        <w:numPr>
          <w:ilvl w:val="0"/>
          <w:numId w:val="26"/>
        </w:numPr>
        <w:spacing w:before="0" w:line="288" w:lineRule="auto"/>
      </w:pPr>
      <w:r w:rsidRPr="00726E05">
        <w:t>According to your editing status, tips will be shown on the right bottom corner of the canvas.</w:t>
      </w:r>
    </w:p>
    <w:p w:rsidR="00753790" w:rsidRPr="00726E05" w:rsidRDefault="00753790" w:rsidP="00753790">
      <w:pPr>
        <w:pStyle w:val="Heading4"/>
      </w:pPr>
      <w:r w:rsidRPr="00726E05">
        <w:t>Collaboration</w:t>
      </w:r>
    </w:p>
    <w:p w:rsidR="00753790" w:rsidRPr="00726E05" w:rsidRDefault="00753790" w:rsidP="00753790">
      <w:pPr>
        <w:pStyle w:val="ListParagraph"/>
        <w:numPr>
          <w:ilvl w:val="0"/>
          <w:numId w:val="27"/>
        </w:numPr>
        <w:spacing w:before="0" w:line="288" w:lineRule="auto"/>
      </w:pPr>
      <w:r w:rsidRPr="00726E05">
        <w:t xml:space="preserve">You can invite collaborators to work with you in </w:t>
      </w:r>
      <w:proofErr w:type="spellStart"/>
      <w:r w:rsidRPr="00726E05">
        <w:t>Cacoo</w:t>
      </w:r>
      <w:proofErr w:type="spellEnd"/>
      <w:r w:rsidRPr="00726E05">
        <w:t>.</w:t>
      </w:r>
    </w:p>
    <w:p w:rsidR="00753790" w:rsidRPr="00726E05" w:rsidRDefault="00753790" w:rsidP="00753790">
      <w:pPr>
        <w:pStyle w:val="ListParagraph"/>
        <w:numPr>
          <w:ilvl w:val="0"/>
          <w:numId w:val="27"/>
        </w:numPr>
        <w:spacing w:before="0" w:line="288" w:lineRule="auto"/>
      </w:pPr>
      <w:r w:rsidRPr="00726E05">
        <w:t>Multiple people can edit a diagram in real time.</w:t>
      </w:r>
    </w:p>
    <w:p w:rsidR="00753790" w:rsidRPr="00726E05" w:rsidRDefault="00753790" w:rsidP="00753790">
      <w:pPr>
        <w:pStyle w:val="ListParagraph"/>
        <w:numPr>
          <w:ilvl w:val="0"/>
          <w:numId w:val="27"/>
        </w:numPr>
        <w:spacing w:before="0" w:line="288" w:lineRule="auto"/>
      </w:pPr>
      <w:r w:rsidRPr="00726E05">
        <w:t>There is a chat function in the editor so people can communicate while creating diagrams.</w:t>
      </w:r>
    </w:p>
    <w:p w:rsidR="00753790" w:rsidRPr="00726E05" w:rsidRDefault="00753790" w:rsidP="00753790">
      <w:pPr>
        <w:pStyle w:val="ListParagraph"/>
        <w:numPr>
          <w:ilvl w:val="0"/>
          <w:numId w:val="27"/>
        </w:numPr>
        <w:spacing w:before="0" w:line="288" w:lineRule="auto"/>
      </w:pPr>
      <w:r w:rsidRPr="00726E05">
        <w:t>People can leave comments about the diagrams.</w:t>
      </w:r>
    </w:p>
    <w:p w:rsidR="00753790" w:rsidRPr="00726E05" w:rsidRDefault="00753790" w:rsidP="00753790">
      <w:pPr>
        <w:pStyle w:val="ListParagraph"/>
        <w:numPr>
          <w:ilvl w:val="0"/>
          <w:numId w:val="27"/>
        </w:numPr>
        <w:spacing w:before="0" w:line="288" w:lineRule="auto"/>
      </w:pPr>
      <w:r w:rsidRPr="00726E05">
        <w:t xml:space="preserve">Each user can set </w:t>
      </w:r>
      <w:proofErr w:type="gramStart"/>
      <w:r w:rsidRPr="00726E05">
        <w:t>their own</w:t>
      </w:r>
      <w:proofErr w:type="gramEnd"/>
      <w:r w:rsidRPr="00726E05">
        <w:t xml:space="preserve"> user icon.</w:t>
      </w:r>
    </w:p>
    <w:p w:rsidR="00753790" w:rsidRPr="00726E05" w:rsidRDefault="00753790" w:rsidP="00753790">
      <w:pPr>
        <w:pStyle w:val="ListParagraph"/>
        <w:numPr>
          <w:ilvl w:val="0"/>
          <w:numId w:val="27"/>
        </w:numPr>
        <w:spacing w:before="0" w:line="288" w:lineRule="auto"/>
      </w:pPr>
      <w:r w:rsidRPr="00726E05">
        <w:t>When editing with multiple people, users icons appear on selected objects.</w:t>
      </w:r>
    </w:p>
    <w:p w:rsidR="00753790" w:rsidRPr="00726E05" w:rsidRDefault="00753790" w:rsidP="00753790">
      <w:pPr>
        <w:pStyle w:val="ListParagraph"/>
        <w:numPr>
          <w:ilvl w:val="0"/>
          <w:numId w:val="27"/>
        </w:numPr>
        <w:spacing w:before="0" w:line="288" w:lineRule="auto"/>
      </w:pPr>
      <w:r w:rsidRPr="00726E05">
        <w:t>Sharing diagrams become much smoother. Diagrams in the shared folders can be accessible and editable by people who you have shared the folder with.</w:t>
      </w:r>
    </w:p>
    <w:p w:rsidR="00753790" w:rsidRPr="00726E05" w:rsidRDefault="00753790" w:rsidP="00753790">
      <w:pPr>
        <w:pStyle w:val="Heading4"/>
      </w:pPr>
      <w:r w:rsidRPr="00726E05">
        <w:t>Sharing Diagrams</w:t>
      </w:r>
    </w:p>
    <w:p w:rsidR="00753790" w:rsidRPr="00726E05" w:rsidRDefault="00753790" w:rsidP="00753790">
      <w:pPr>
        <w:pStyle w:val="ListParagraph"/>
        <w:numPr>
          <w:ilvl w:val="0"/>
          <w:numId w:val="28"/>
        </w:numPr>
        <w:spacing w:before="0" w:line="288" w:lineRule="auto"/>
      </w:pPr>
      <w:r w:rsidRPr="00726E05">
        <w:t>If you keep the diagram private then other users can't see it.</w:t>
      </w:r>
    </w:p>
    <w:p w:rsidR="00753790" w:rsidRPr="00726E05" w:rsidRDefault="00753790" w:rsidP="00753790">
      <w:pPr>
        <w:pStyle w:val="ListParagraph"/>
        <w:numPr>
          <w:ilvl w:val="0"/>
          <w:numId w:val="28"/>
        </w:numPr>
        <w:spacing w:before="0" w:line="288" w:lineRule="auto"/>
      </w:pPr>
      <w:r w:rsidRPr="00726E05">
        <w:t>If you make the diagram URL public, then anyone who knows the URL can see it.</w:t>
      </w:r>
    </w:p>
    <w:p w:rsidR="00753790" w:rsidRPr="00726E05" w:rsidRDefault="00753790" w:rsidP="00753790">
      <w:pPr>
        <w:pStyle w:val="ListParagraph"/>
        <w:numPr>
          <w:ilvl w:val="0"/>
          <w:numId w:val="28"/>
        </w:numPr>
        <w:spacing w:before="0" w:line="288" w:lineRule="auto"/>
      </w:pPr>
      <w:r w:rsidRPr="00726E05">
        <w:lastRenderedPageBreak/>
        <w:t>Publishing a diagram to a blog can be useful in various ways.</w:t>
      </w:r>
    </w:p>
    <w:p w:rsidR="00753790" w:rsidRPr="00726E05" w:rsidRDefault="00753790" w:rsidP="00753790">
      <w:pPr>
        <w:pStyle w:val="ListParagraph"/>
        <w:numPr>
          <w:ilvl w:val="0"/>
          <w:numId w:val="28"/>
        </w:numPr>
        <w:spacing w:before="0" w:line="288" w:lineRule="auto"/>
      </w:pPr>
      <w:r w:rsidRPr="00726E05">
        <w:t>You can place code into blogs to create a slideshow</w:t>
      </w:r>
    </w:p>
    <w:p w:rsidR="00753790" w:rsidRPr="00726E05" w:rsidRDefault="00753790" w:rsidP="00753790">
      <w:pPr>
        <w:pStyle w:val="ListParagraph"/>
        <w:numPr>
          <w:ilvl w:val="0"/>
          <w:numId w:val="28"/>
        </w:numPr>
        <w:spacing w:before="0" w:line="288" w:lineRule="auto"/>
      </w:pPr>
      <w:r w:rsidRPr="00726E05">
        <w:t>Published images always display the most recent version.</w:t>
      </w:r>
    </w:p>
    <w:p w:rsidR="00753790" w:rsidRPr="00726E05" w:rsidRDefault="00753790" w:rsidP="00753790">
      <w:pPr>
        <w:pStyle w:val="ListParagraph"/>
        <w:numPr>
          <w:ilvl w:val="0"/>
          <w:numId w:val="28"/>
        </w:numPr>
        <w:spacing w:before="0" w:line="288" w:lineRule="auto"/>
      </w:pPr>
      <w:r w:rsidRPr="00726E05">
        <w:t>Diagrams can be exported to SVG format (Plus Plan users only) and PNG format. (More formats will be available in the future.)</w:t>
      </w:r>
    </w:p>
    <w:p w:rsidR="00753790" w:rsidRPr="00726E05" w:rsidRDefault="00753790" w:rsidP="00753790">
      <w:pPr>
        <w:pStyle w:val="ListParagraph"/>
        <w:numPr>
          <w:ilvl w:val="0"/>
          <w:numId w:val="28"/>
        </w:numPr>
        <w:spacing w:before="0" w:line="288" w:lineRule="auto"/>
      </w:pPr>
      <w:r w:rsidRPr="00726E05">
        <w:t>Diagrams can be posted to Twitter/</w:t>
      </w:r>
      <w:proofErr w:type="spellStart"/>
      <w:r w:rsidRPr="00726E05">
        <w:t>Facebook</w:t>
      </w:r>
      <w:proofErr w:type="spellEnd"/>
      <w:r w:rsidRPr="00726E05">
        <w:t>/</w:t>
      </w:r>
      <w:proofErr w:type="spellStart"/>
      <w:r w:rsidRPr="00726E05">
        <w:t>GoogleBuzz</w:t>
      </w:r>
      <w:proofErr w:type="spellEnd"/>
    </w:p>
    <w:p w:rsidR="00753790" w:rsidRPr="00726E05" w:rsidRDefault="00753790" w:rsidP="00753790">
      <w:pPr>
        <w:pStyle w:val="ListParagraph"/>
        <w:numPr>
          <w:ilvl w:val="0"/>
          <w:numId w:val="28"/>
        </w:numPr>
        <w:spacing w:before="0" w:line="288" w:lineRule="auto"/>
      </w:pPr>
      <w:r w:rsidRPr="00726E05">
        <w:t>Diagrams can be displayed in SVG format for printing. (Plus Plan users only. A few browsers are not supported.)</w:t>
      </w:r>
    </w:p>
    <w:p w:rsidR="00753790" w:rsidRPr="00726E05" w:rsidRDefault="00753790" w:rsidP="00753790">
      <w:pPr>
        <w:pStyle w:val="Heading4"/>
      </w:pPr>
      <w:r w:rsidRPr="00726E05">
        <w:t>Managing Diagrams</w:t>
      </w:r>
    </w:p>
    <w:p w:rsidR="00753790" w:rsidRPr="00726E05" w:rsidRDefault="00753790" w:rsidP="00753790">
      <w:pPr>
        <w:pStyle w:val="ListParagraph"/>
        <w:numPr>
          <w:ilvl w:val="0"/>
          <w:numId w:val="29"/>
        </w:numPr>
        <w:spacing w:before="0" w:line="288" w:lineRule="auto"/>
      </w:pPr>
      <w:r w:rsidRPr="00726E05">
        <w:t>Diagrams can be placed into folders.</w:t>
      </w:r>
    </w:p>
    <w:p w:rsidR="00753790" w:rsidRPr="00726E05" w:rsidRDefault="00753790" w:rsidP="00753790">
      <w:pPr>
        <w:pStyle w:val="ListParagraph"/>
        <w:numPr>
          <w:ilvl w:val="0"/>
          <w:numId w:val="29"/>
        </w:numPr>
        <w:spacing w:before="0" w:line="288" w:lineRule="auto"/>
      </w:pPr>
      <w:r w:rsidRPr="00726E05">
        <w:t>Diagrams can be copied.</w:t>
      </w:r>
    </w:p>
    <w:p w:rsidR="00753790" w:rsidRPr="00726E05" w:rsidRDefault="00753790" w:rsidP="00753790">
      <w:pPr>
        <w:pStyle w:val="ListParagraph"/>
        <w:numPr>
          <w:ilvl w:val="0"/>
          <w:numId w:val="29"/>
        </w:numPr>
        <w:spacing w:before="0" w:line="288" w:lineRule="auto"/>
      </w:pPr>
      <w:r w:rsidRPr="00726E05">
        <w:t>Diagrams can be displayed as thumbnails or as a list.</w:t>
      </w:r>
    </w:p>
    <w:p w:rsidR="00753790" w:rsidRPr="00726E05" w:rsidRDefault="00753790" w:rsidP="00753790">
      <w:pPr>
        <w:pStyle w:val="Heading4"/>
      </w:pPr>
      <w:r w:rsidRPr="00726E05">
        <w:t>Languages and Time Zones</w:t>
      </w:r>
    </w:p>
    <w:p w:rsidR="00753790" w:rsidRPr="00726E05" w:rsidRDefault="00753790" w:rsidP="00753790">
      <w:pPr>
        <w:pStyle w:val="ListParagraph"/>
        <w:numPr>
          <w:ilvl w:val="0"/>
          <w:numId w:val="30"/>
        </w:numPr>
        <w:spacing w:before="0" w:line="288" w:lineRule="auto"/>
      </w:pPr>
      <w:r w:rsidRPr="00726E05">
        <w:t>All pages and notification e-mails support English and Japanese</w:t>
      </w:r>
    </w:p>
    <w:p w:rsidR="00753790" w:rsidRPr="00726E05" w:rsidRDefault="00753790" w:rsidP="00753790">
      <w:pPr>
        <w:pStyle w:val="ListParagraph"/>
        <w:numPr>
          <w:ilvl w:val="0"/>
          <w:numId w:val="30"/>
        </w:numPr>
        <w:spacing w:before="0" w:line="288" w:lineRule="auto"/>
      </w:pPr>
      <w:r w:rsidRPr="00726E05">
        <w:t>Users can enter text from almost all languages.</w:t>
      </w:r>
    </w:p>
    <w:p w:rsidR="00753790" w:rsidRPr="00726E05" w:rsidRDefault="00753790" w:rsidP="00753790">
      <w:pPr>
        <w:pStyle w:val="ListParagraph"/>
        <w:numPr>
          <w:ilvl w:val="0"/>
          <w:numId w:val="30"/>
        </w:numPr>
        <w:spacing w:before="0" w:line="288" w:lineRule="auto"/>
      </w:pPr>
      <w:r w:rsidRPr="00726E05">
        <w:t>Dates are displayed relative to your local time zone.</w:t>
      </w:r>
    </w:p>
    <w:p w:rsidR="00753790" w:rsidRPr="00726E05" w:rsidRDefault="00753790" w:rsidP="00753790">
      <w:pPr>
        <w:pStyle w:val="Heading4"/>
      </w:pPr>
      <w:r w:rsidRPr="00726E05">
        <w:t>Security</w:t>
      </w:r>
    </w:p>
    <w:p w:rsidR="00753790" w:rsidRPr="00726E05" w:rsidRDefault="00753790" w:rsidP="00753790">
      <w:pPr>
        <w:pStyle w:val="ListParagraph"/>
        <w:numPr>
          <w:ilvl w:val="0"/>
          <w:numId w:val="31"/>
        </w:numPr>
        <w:spacing w:before="0" w:line="288" w:lineRule="auto"/>
      </w:pPr>
      <w:r w:rsidRPr="00726E05">
        <w:t>Private diagrams can only be seen by users you select.</w:t>
      </w:r>
    </w:p>
    <w:p w:rsidR="00753790" w:rsidRPr="00726E05" w:rsidRDefault="00753790" w:rsidP="00753790">
      <w:pPr>
        <w:pStyle w:val="ListParagraph"/>
        <w:numPr>
          <w:ilvl w:val="0"/>
          <w:numId w:val="31"/>
        </w:numPr>
        <w:spacing w:before="0" w:line="288" w:lineRule="auto"/>
      </w:pPr>
      <w:r w:rsidRPr="00726E05">
        <w:t xml:space="preserve">URLs which you do not share </w:t>
      </w:r>
      <w:r w:rsidR="00314F9F" w:rsidRPr="00726E05">
        <w:t>cannot</w:t>
      </w:r>
      <w:r w:rsidRPr="00726E05">
        <w:t xml:space="preserve"> be found by other users or search engines.</w:t>
      </w:r>
    </w:p>
    <w:p w:rsidR="00753790" w:rsidRPr="00726E05" w:rsidRDefault="00753790" w:rsidP="00753790">
      <w:pPr>
        <w:pStyle w:val="ListParagraph"/>
        <w:numPr>
          <w:ilvl w:val="0"/>
          <w:numId w:val="31"/>
        </w:numPr>
        <w:spacing w:before="0" w:line="288" w:lineRule="auto"/>
      </w:pPr>
      <w:r w:rsidRPr="00726E05">
        <w:t>All editing and management is protected by SSL.</w:t>
      </w:r>
    </w:p>
    <w:p w:rsidR="00753790" w:rsidRPr="00726E05" w:rsidRDefault="00753790" w:rsidP="00753790">
      <w:pPr>
        <w:pStyle w:val="ListParagraph"/>
        <w:numPr>
          <w:ilvl w:val="0"/>
          <w:numId w:val="31"/>
        </w:numPr>
        <w:spacing w:before="0" w:line="288" w:lineRule="auto"/>
      </w:pPr>
      <w:r w:rsidRPr="00726E05">
        <w:t xml:space="preserve">In order to access information about diagrams a </w:t>
      </w:r>
      <w:proofErr w:type="spellStart"/>
      <w:r w:rsidRPr="00726E05">
        <w:t>Cacoo</w:t>
      </w:r>
      <w:proofErr w:type="spellEnd"/>
      <w:r w:rsidRPr="00726E05">
        <w:t xml:space="preserve"> ID and password are </w:t>
      </w:r>
      <w:proofErr w:type="spellStart"/>
      <w:r w:rsidRPr="00726E05">
        <w:t>requited</w:t>
      </w:r>
      <w:proofErr w:type="spellEnd"/>
      <w:r w:rsidRPr="00726E05">
        <w:t>.</w:t>
      </w:r>
    </w:p>
    <w:p w:rsidR="00753790" w:rsidRPr="00726E05" w:rsidRDefault="00753790" w:rsidP="00753790">
      <w:pPr>
        <w:pStyle w:val="ListParagraph"/>
        <w:numPr>
          <w:ilvl w:val="0"/>
          <w:numId w:val="31"/>
        </w:numPr>
        <w:spacing w:before="0" w:line="288" w:lineRule="auto"/>
      </w:pPr>
      <w:r w:rsidRPr="00726E05">
        <w:t xml:space="preserve">User passwords are encrypted on </w:t>
      </w:r>
      <w:proofErr w:type="spellStart"/>
      <w:r w:rsidRPr="00726E05">
        <w:t>Cacoo's</w:t>
      </w:r>
      <w:proofErr w:type="spellEnd"/>
      <w:r w:rsidRPr="00726E05">
        <w:t xml:space="preserve"> server.</w:t>
      </w:r>
    </w:p>
    <w:p w:rsidR="00753790" w:rsidRDefault="00753790" w:rsidP="001E3D45"/>
    <w:p w:rsidR="00B2280E" w:rsidRPr="00726E05" w:rsidRDefault="00B2280E" w:rsidP="00B2280E">
      <w:pPr>
        <w:pStyle w:val="Heading3"/>
      </w:pPr>
      <w:r w:rsidRPr="00726E05">
        <w:t>API</w:t>
      </w:r>
    </w:p>
    <w:p w:rsidR="00B2280E" w:rsidRPr="00726E05" w:rsidRDefault="00B2280E" w:rsidP="00B2280E">
      <w:pPr>
        <w:pStyle w:val="ListParagraph"/>
        <w:numPr>
          <w:ilvl w:val="0"/>
          <w:numId w:val="32"/>
        </w:numPr>
        <w:spacing w:before="0" w:line="288" w:lineRule="auto"/>
      </w:pPr>
      <w:r w:rsidRPr="00726E05">
        <w:t xml:space="preserve">You can access </w:t>
      </w:r>
      <w:proofErr w:type="spellStart"/>
      <w:r w:rsidRPr="00726E05">
        <w:t>Cacoo</w:t>
      </w:r>
      <w:proofErr w:type="spellEnd"/>
      <w:r w:rsidRPr="00726E05">
        <w:t xml:space="preserve"> using the API.</w:t>
      </w:r>
    </w:p>
    <w:p w:rsidR="00B2280E" w:rsidRDefault="00B2280E" w:rsidP="00B2280E">
      <w:pPr>
        <w:pStyle w:val="ListParagraph"/>
        <w:numPr>
          <w:ilvl w:val="0"/>
          <w:numId w:val="32"/>
        </w:numPr>
        <w:spacing w:before="0" w:line="288" w:lineRule="auto"/>
      </w:pPr>
      <w:r w:rsidRPr="00726E05">
        <w:t xml:space="preserve">The </w:t>
      </w:r>
      <w:proofErr w:type="spellStart"/>
      <w:r w:rsidRPr="00726E05">
        <w:t>Cacoo</w:t>
      </w:r>
      <w:proofErr w:type="spellEnd"/>
      <w:r w:rsidRPr="00726E05">
        <w:t xml:space="preserve"> API supports </w:t>
      </w:r>
      <w:proofErr w:type="spellStart"/>
      <w:r w:rsidRPr="00726E05">
        <w:t>OAuth</w:t>
      </w:r>
      <w:proofErr w:type="spellEnd"/>
      <w:r w:rsidRPr="00726E05">
        <w:t xml:space="preserve"> and an API Key.</w:t>
      </w:r>
    </w:p>
    <w:p w:rsidR="00B2280E" w:rsidRDefault="00B2280E" w:rsidP="00B2280E">
      <w:pPr>
        <w:pStyle w:val="NoSpacing"/>
      </w:pPr>
      <w:r>
        <w:t xml:space="preserve">By using the </w:t>
      </w:r>
      <w:proofErr w:type="spellStart"/>
      <w:r>
        <w:t>Cacoo</w:t>
      </w:r>
      <w:proofErr w:type="spellEnd"/>
      <w:r>
        <w:t xml:space="preserve"> API you are able to interact with </w:t>
      </w:r>
      <w:proofErr w:type="spellStart"/>
      <w:r>
        <w:t>Cacoo</w:t>
      </w:r>
      <w:proofErr w:type="spellEnd"/>
      <w:r>
        <w:t xml:space="preserve"> from other services and applications.</w:t>
      </w:r>
    </w:p>
    <w:p w:rsidR="00B2280E" w:rsidRDefault="00B2280E" w:rsidP="00B2280E">
      <w:pPr>
        <w:pStyle w:val="NoSpacing"/>
      </w:pPr>
      <w:r>
        <w:t>Authorization Methods</w:t>
      </w:r>
    </w:p>
    <w:p w:rsidR="00B2280E" w:rsidRDefault="00B2280E" w:rsidP="00B2280E">
      <w:pPr>
        <w:pStyle w:val="NoSpacing"/>
      </w:pPr>
      <w:r>
        <w:t xml:space="preserve">There are two ways to access the </w:t>
      </w:r>
      <w:proofErr w:type="spellStart"/>
      <w:r>
        <w:t>Cacoo</w:t>
      </w:r>
      <w:proofErr w:type="spellEnd"/>
      <w:r>
        <w:t xml:space="preserve"> API.</w:t>
      </w:r>
    </w:p>
    <w:p w:rsidR="00B2280E" w:rsidRDefault="00B2280E" w:rsidP="00B2280E">
      <w:pPr>
        <w:pStyle w:val="Heading4"/>
      </w:pPr>
      <w:r>
        <w:t>1. API Key</w:t>
      </w:r>
    </w:p>
    <w:p w:rsidR="00B2280E" w:rsidRDefault="00B2280E" w:rsidP="00B2280E">
      <w:pPr>
        <w:pStyle w:val="NoSpacing"/>
      </w:pPr>
      <w:r>
        <w:t xml:space="preserve">The API key allows you make requests to the </w:t>
      </w:r>
      <w:proofErr w:type="spellStart"/>
      <w:r>
        <w:t>Cacoo</w:t>
      </w:r>
      <w:proofErr w:type="spellEnd"/>
      <w:r>
        <w:t xml:space="preserve"> API. You can make an API key here.</w:t>
      </w:r>
    </w:p>
    <w:p w:rsidR="00B2280E" w:rsidRDefault="00B2280E" w:rsidP="00B2280E">
      <w:pPr>
        <w:pStyle w:val="Heading4"/>
      </w:pPr>
      <w:r>
        <w:t>API Key</w:t>
      </w:r>
    </w:p>
    <w:p w:rsidR="00B2280E" w:rsidRDefault="00B2280E" w:rsidP="00B2280E">
      <w:pPr>
        <w:pStyle w:val="NoSpacing"/>
      </w:pPr>
      <w:r>
        <w:t>Append your API key to requests to the API to return data from your account</w:t>
      </w:r>
      <w:proofErr w:type="gramStart"/>
      <w:r>
        <w:t>.(</w:t>
      </w:r>
      <w:proofErr w:type="gramEnd"/>
      <w:r>
        <w:t>Parameter name "</w:t>
      </w:r>
      <w:proofErr w:type="spellStart"/>
      <w:r>
        <w:t>apiKey</w:t>
      </w:r>
      <w:proofErr w:type="spellEnd"/>
      <w:r>
        <w:t>")</w:t>
      </w:r>
    </w:p>
    <w:p w:rsidR="00B2280E" w:rsidRDefault="00B2280E" w:rsidP="00B2280E">
      <w:r>
        <w:t>Example: https://cacoo.com/api/v1/diagrams.json?apiKey=abcdefghijklmn</w:t>
      </w:r>
    </w:p>
    <w:p w:rsidR="00B2280E" w:rsidRDefault="00B2280E" w:rsidP="00B2280E">
      <w:pPr>
        <w:pStyle w:val="Heading4"/>
      </w:pPr>
      <w:r>
        <w:lastRenderedPageBreak/>
        <w:t>OAuth</w:t>
      </w:r>
    </w:p>
    <w:p w:rsidR="00B2280E" w:rsidRDefault="00B2280E" w:rsidP="00B2280E">
      <w:pPr>
        <w:pStyle w:val="NoSpacing"/>
      </w:pPr>
      <w:proofErr w:type="spellStart"/>
      <w:r>
        <w:t>OAuth</w:t>
      </w:r>
      <w:proofErr w:type="spellEnd"/>
      <w:r>
        <w:t xml:space="preserve"> 1.0a is supported as an authorization method for </w:t>
      </w:r>
      <w:proofErr w:type="spellStart"/>
      <w:r>
        <w:t>Cacoo</w:t>
      </w:r>
      <w:proofErr w:type="spellEnd"/>
      <w:r>
        <w:t>. You can register applications here.</w:t>
      </w:r>
    </w:p>
    <w:p w:rsidR="00B2280E" w:rsidRDefault="00B2280E" w:rsidP="00B2280E">
      <w:pPr>
        <w:pStyle w:val="Heading4"/>
      </w:pPr>
      <w:r>
        <w:t>applications</w:t>
      </w:r>
    </w:p>
    <w:p w:rsidR="00B2280E" w:rsidRDefault="00B2280E" w:rsidP="00B2280E">
      <w:pPr>
        <w:pStyle w:val="NoSpacing"/>
      </w:pPr>
      <w:r>
        <w:t xml:space="preserve">Access </w:t>
      </w:r>
      <w:proofErr w:type="spellStart"/>
      <w:r>
        <w:t>Token:https</w:t>
      </w:r>
      <w:proofErr w:type="spellEnd"/>
      <w:r>
        <w:t>://cacoo.com/oauth/access_token</w:t>
      </w:r>
    </w:p>
    <w:p w:rsidR="00B2280E" w:rsidRDefault="00B2280E" w:rsidP="00B2280E">
      <w:pPr>
        <w:pStyle w:val="NoSpacing"/>
      </w:pPr>
      <w:proofErr w:type="spellStart"/>
      <w:r>
        <w:t>Authorize:https</w:t>
      </w:r>
      <w:proofErr w:type="spellEnd"/>
      <w:r>
        <w:t>://cacoo.com/oauth/authorize</w:t>
      </w:r>
    </w:p>
    <w:p w:rsidR="00B2280E" w:rsidRDefault="00B2280E" w:rsidP="00B2280E">
      <w:pPr>
        <w:pStyle w:val="NoSpacing"/>
      </w:pPr>
      <w:r>
        <w:t xml:space="preserve">Request </w:t>
      </w:r>
      <w:proofErr w:type="spellStart"/>
      <w:r>
        <w:t>Token:https</w:t>
      </w:r>
      <w:proofErr w:type="spellEnd"/>
      <w:r>
        <w:t>://cacoo.com/oauth/request_token</w:t>
      </w:r>
    </w:p>
    <w:p w:rsidR="00B2280E" w:rsidRDefault="00B2280E" w:rsidP="001E3D45"/>
    <w:p w:rsidR="00753790" w:rsidRDefault="00753790" w:rsidP="001E3D45"/>
    <w:p w:rsidR="004C2B2C" w:rsidRDefault="004C2B2C" w:rsidP="00D03B5F">
      <w:pPr>
        <w:pStyle w:val="Heading3"/>
        <w:rPr>
          <w:rFonts w:eastAsia="Arial"/>
        </w:rPr>
      </w:pPr>
      <w:bookmarkStart w:id="77" w:name="_Toc289252225"/>
      <w:r>
        <w:rPr>
          <w:rFonts w:eastAsia="Arial"/>
        </w:rPr>
        <w:t>Google Spreadsheet</w:t>
      </w:r>
      <w:r w:rsidRPr="001003EA">
        <w:rPr>
          <w:rFonts w:eastAsia="Arial"/>
        </w:rPr>
        <w:t xml:space="preserve"> Interface:</w:t>
      </w:r>
      <w:bookmarkEnd w:id="77"/>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w:t>
      </w:r>
      <w:proofErr w:type="spellStart"/>
      <w:r>
        <w:rPr>
          <w:rFonts w:ascii="Arial" w:hAnsi="Arial" w:cs="Arial"/>
          <w:i/>
          <w:iCs/>
          <w:color w:val="000000"/>
          <w:lang w:bidi="ar-SA"/>
        </w:rPr>
        <w:t>xls</w:t>
      </w:r>
      <w:proofErr w:type="spellEnd"/>
      <w:r>
        <w:rPr>
          <w:rFonts w:ascii="Arial" w:hAnsi="Arial" w:cs="Arial"/>
          <w:i/>
          <w:iCs/>
          <w:color w:val="000000"/>
          <w:lang w:bidi="ar-SA"/>
        </w:rPr>
        <w:t>, .</w:t>
      </w:r>
      <w:proofErr w:type="spellStart"/>
      <w:r>
        <w:rPr>
          <w:rFonts w:ascii="Arial" w:hAnsi="Arial" w:cs="Arial"/>
          <w:i/>
          <w:iCs/>
          <w:color w:val="000000"/>
          <w:lang w:bidi="ar-SA"/>
        </w:rPr>
        <w:t>csv</w:t>
      </w:r>
      <w:proofErr w:type="spellEnd"/>
      <w:r>
        <w:rPr>
          <w:rFonts w:ascii="Arial" w:hAnsi="Arial" w:cs="Arial"/>
          <w:i/>
          <w:iCs/>
          <w:color w:val="000000"/>
          <w:lang w:bidi="ar-SA"/>
        </w:rPr>
        <w:t>, .txt and .</w:t>
      </w:r>
      <w:proofErr w:type="spellStart"/>
      <w:r>
        <w:rPr>
          <w:rFonts w:ascii="Arial" w:hAnsi="Arial" w:cs="Arial"/>
          <w:i/>
          <w:iCs/>
          <w:color w:val="000000"/>
          <w:lang w:bidi="ar-SA"/>
        </w:rPr>
        <w:t>ods</w:t>
      </w:r>
      <w:proofErr w:type="spellEnd"/>
      <w:r>
        <w:rPr>
          <w:rFonts w:ascii="Arial" w:hAnsi="Arial" w:cs="Arial"/>
          <w:i/>
          <w:iCs/>
          <w:color w:val="000000"/>
          <w:lang w:bidi="ar-SA"/>
        </w:rPr>
        <w:t>. We</w:t>
      </w:r>
      <w:r w:rsidRPr="006D39D5">
        <w:rPr>
          <w:rFonts w:ascii="Arial" w:hAnsi="Arial" w:cs="Arial"/>
          <w:i/>
          <w:iCs/>
          <w:color w:val="000000"/>
          <w:lang w:bidi="ar-SA"/>
        </w:rPr>
        <w:t xml:space="preserve"> can also export data to a PDF or an HTML file.</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F9624E" w:rsidRDefault="004C2B2C" w:rsidP="004C2B2C">
      <w:pPr>
        <w:numPr>
          <w:ilvl w:val="0"/>
          <w:numId w:val="15"/>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4C2B2C" w:rsidRDefault="004C2B2C" w:rsidP="00D03B5F">
      <w:pPr>
        <w:pStyle w:val="Heading3"/>
        <w:rPr>
          <w:rFonts w:eastAsia="Arial"/>
        </w:rPr>
      </w:pPr>
      <w:bookmarkStart w:id="78" w:name="_Toc289252226"/>
      <w:r w:rsidRPr="00D32ACC">
        <w:rPr>
          <w:rFonts w:eastAsia="Arial"/>
        </w:rPr>
        <w:t>Windows Mobile 6 Professional SDK</w:t>
      </w:r>
      <w:bookmarkEnd w:id="78"/>
    </w:p>
    <w:p w:rsidR="004C2B2C" w:rsidRDefault="004C2B2C" w:rsidP="004C2B2C">
      <w:pPr>
        <w:spacing w:line="480" w:lineRule="auto"/>
        <w:rPr>
          <w:rFonts w:eastAsia="Arial"/>
        </w:rPr>
      </w:pPr>
      <w:r>
        <w:rPr>
          <w:rFonts w:eastAsia="Arial"/>
        </w:rPr>
        <w:t xml:space="preserve">                                                               </w:t>
      </w:r>
    </w:p>
    <w:p w:rsidR="004C2B2C" w:rsidRPr="00D32ACC" w:rsidRDefault="004C2B2C" w:rsidP="004C2B2C">
      <w:pPr>
        <w:spacing w:line="480" w:lineRule="auto"/>
        <w:rPr>
          <w:rFonts w:eastAsia="Arial"/>
        </w:rPr>
      </w:pPr>
      <w:r w:rsidRPr="00D32ACC">
        <w:rPr>
          <w:rFonts w:eastAsia="Arial"/>
        </w:rPr>
        <w:t xml:space="preserve">Windows Mobile is a mobile operating system developed by Microsoft that was used in </w:t>
      </w:r>
      <w:proofErr w:type="spellStart"/>
      <w:r w:rsidRPr="00D32ACC">
        <w:rPr>
          <w:rFonts w:eastAsia="Arial"/>
        </w:rPr>
        <w:t>smartphones</w:t>
      </w:r>
      <w:proofErr w:type="spellEnd"/>
      <w:r w:rsidRPr="00D32ACC">
        <w:rPr>
          <w:rFonts w:eastAsia="Arial"/>
        </w:rPr>
        <w:t xml:space="preserve">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t>
      </w:r>
      <w:r>
        <w:rPr>
          <w:rFonts w:eastAsia="Arial"/>
        </w:rPr>
        <w:t xml:space="preserve"> </w:t>
      </w:r>
      <w:r w:rsidRPr="00D32ACC">
        <w:rPr>
          <w:rFonts w:eastAsia="Arial"/>
        </w:rPr>
        <w:t>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w:t>
      </w:r>
      <w:r w:rsidRPr="00D32ACC">
        <w:rPr>
          <w:rFonts w:eastAsia="Arial"/>
        </w:rPr>
        <w:lastRenderedPageBreak/>
        <w:t>'Domain Enroll' have also been added, along with a "mobile" version of the Microsoft OneNote program and an interactive "Getting Started" wizard.</w:t>
      </w:r>
      <w:r w:rsidRPr="00D32ACC">
        <w:t xml:space="preserve"> </w:t>
      </w:r>
      <w:r w:rsidRPr="00D32ACC">
        <w:rPr>
          <w:rFonts w:eastAsia="Arial"/>
        </w:rPr>
        <w:t xml:space="preserve">Windows Mobile 6.1 also featured improved bandwidth efficiency in its push-email protocol </w:t>
      </w:r>
      <w:r>
        <w:rPr>
          <w:rFonts w:eastAsia="Arial"/>
        </w:rPr>
        <w:t>"</w:t>
      </w:r>
      <w:proofErr w:type="spellStart"/>
      <w:r>
        <w:rPr>
          <w:rFonts w:eastAsia="Arial"/>
        </w:rPr>
        <w:t>Activesync</w:t>
      </w:r>
      <w:proofErr w:type="spellEnd"/>
      <w:r>
        <w:rPr>
          <w:rFonts w:eastAsia="Arial"/>
        </w:rPr>
        <w:t>" of "up to 40%"</w:t>
      </w:r>
      <w:proofErr w:type="gramStart"/>
      <w:r>
        <w:rPr>
          <w:rFonts w:eastAsia="Arial"/>
        </w:rPr>
        <w:t>,</w:t>
      </w:r>
      <w:proofErr w:type="gramEnd"/>
      <w:r w:rsidRPr="00D32ACC">
        <w:rPr>
          <w:rFonts w:eastAsia="Arial"/>
        </w:rPr>
        <w:t xml:space="preserve"> this reduced data usage was the cause of considerably improved battery life in many devices.</w:t>
      </w:r>
    </w:p>
    <w:p w:rsidR="004C2B2C" w:rsidRPr="001E3D45" w:rsidRDefault="004C2B2C" w:rsidP="001E3D45"/>
    <w:p w:rsidR="00BF29B3" w:rsidRDefault="00BF29B3" w:rsidP="00BF29B3"/>
    <w:p w:rsidR="00BF29B3" w:rsidRPr="00BF29B3" w:rsidRDefault="00BF29B3" w:rsidP="00792993">
      <w:pPr>
        <w:pStyle w:val="Heading1"/>
      </w:pPr>
      <w:bookmarkStart w:id="79" w:name="_Toc346626376"/>
      <w:r>
        <w:t>GLOSSARY</w:t>
      </w:r>
      <w:bookmarkEnd w:id="79"/>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7AFB" w:rsidRDefault="007D7AFB" w:rsidP="003E74D4">
      <w:pPr>
        <w:spacing w:before="0" w:after="0" w:line="240" w:lineRule="auto"/>
      </w:pPr>
      <w:r>
        <w:separator/>
      </w:r>
    </w:p>
  </w:endnote>
  <w:endnote w:type="continuationSeparator" w:id="0">
    <w:p w:rsidR="007D7AFB" w:rsidRDefault="007D7AFB"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7AFB" w:rsidRDefault="007D7AFB" w:rsidP="003E74D4">
      <w:pPr>
        <w:spacing w:before="0" w:after="0" w:line="240" w:lineRule="auto"/>
      </w:pPr>
      <w:r>
        <w:separator/>
      </w:r>
    </w:p>
  </w:footnote>
  <w:footnote w:type="continuationSeparator" w:id="0">
    <w:p w:rsidR="007D7AFB" w:rsidRDefault="007D7AFB"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8">
    <w:nsid w:val="12DD64B3"/>
    <w:multiLevelType w:val="hybridMultilevel"/>
    <w:tmpl w:val="E33A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3D09C9"/>
    <w:multiLevelType w:val="hybridMultilevel"/>
    <w:tmpl w:val="1A26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nsid w:val="387341CA"/>
    <w:multiLevelType w:val="hybridMultilevel"/>
    <w:tmpl w:val="5424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E25D27"/>
    <w:multiLevelType w:val="hybridMultilevel"/>
    <w:tmpl w:val="E554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9017C8"/>
    <w:multiLevelType w:val="hybridMultilevel"/>
    <w:tmpl w:val="FB36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nsid w:val="6CA83E3B"/>
    <w:multiLevelType w:val="hybridMultilevel"/>
    <w:tmpl w:val="443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25"/>
  </w:num>
  <w:num w:numId="3">
    <w:abstractNumId w:val="24"/>
  </w:num>
  <w:num w:numId="4">
    <w:abstractNumId w:val="9"/>
  </w:num>
  <w:num w:numId="5">
    <w:abstractNumId w:val="22"/>
  </w:num>
  <w:num w:numId="6">
    <w:abstractNumId w:val="23"/>
  </w:num>
  <w:num w:numId="7">
    <w:abstractNumId w:val="16"/>
  </w:num>
  <w:num w:numId="8">
    <w:abstractNumId w:val="5"/>
  </w:num>
  <w:num w:numId="9">
    <w:abstractNumId w:val="41"/>
  </w:num>
  <w:num w:numId="10">
    <w:abstractNumId w:val="18"/>
  </w:num>
  <w:num w:numId="11">
    <w:abstractNumId w:val="21"/>
  </w:num>
  <w:num w:numId="12">
    <w:abstractNumId w:val="15"/>
  </w:num>
  <w:num w:numId="13">
    <w:abstractNumId w:val="33"/>
  </w:num>
  <w:num w:numId="14">
    <w:abstractNumId w:val="2"/>
  </w:num>
  <w:num w:numId="15">
    <w:abstractNumId w:val="17"/>
  </w:num>
  <w:num w:numId="16">
    <w:abstractNumId w:val="13"/>
  </w:num>
  <w:num w:numId="17">
    <w:abstractNumId w:val="38"/>
  </w:num>
  <w:num w:numId="18">
    <w:abstractNumId w:val="4"/>
  </w:num>
  <w:num w:numId="19">
    <w:abstractNumId w:val="44"/>
  </w:num>
  <w:num w:numId="20">
    <w:abstractNumId w:val="6"/>
  </w:num>
  <w:num w:numId="21">
    <w:abstractNumId w:val="29"/>
  </w:num>
  <w:num w:numId="22">
    <w:abstractNumId w:val="1"/>
  </w:num>
  <w:num w:numId="23">
    <w:abstractNumId w:val="3"/>
  </w:num>
  <w:num w:numId="24">
    <w:abstractNumId w:val="0"/>
  </w:num>
  <w:num w:numId="25">
    <w:abstractNumId w:val="32"/>
  </w:num>
  <w:num w:numId="26">
    <w:abstractNumId w:val="30"/>
  </w:num>
  <w:num w:numId="27">
    <w:abstractNumId w:val="40"/>
  </w:num>
  <w:num w:numId="28">
    <w:abstractNumId w:val="11"/>
  </w:num>
  <w:num w:numId="29">
    <w:abstractNumId w:val="28"/>
  </w:num>
  <w:num w:numId="30">
    <w:abstractNumId w:val="34"/>
  </w:num>
  <w:num w:numId="31">
    <w:abstractNumId w:val="36"/>
  </w:num>
  <w:num w:numId="32">
    <w:abstractNumId w:val="20"/>
  </w:num>
  <w:num w:numId="33">
    <w:abstractNumId w:val="43"/>
  </w:num>
  <w:num w:numId="34">
    <w:abstractNumId w:val="12"/>
  </w:num>
  <w:num w:numId="35">
    <w:abstractNumId w:val="31"/>
  </w:num>
  <w:num w:numId="36">
    <w:abstractNumId w:val="8"/>
  </w:num>
  <w:num w:numId="37">
    <w:abstractNumId w:val="26"/>
  </w:num>
  <w:num w:numId="38">
    <w:abstractNumId w:val="10"/>
  </w:num>
  <w:num w:numId="39">
    <w:abstractNumId w:val="19"/>
  </w:num>
  <w:num w:numId="40">
    <w:abstractNumId w:val="39"/>
  </w:num>
  <w:num w:numId="41">
    <w:abstractNumId w:val="37"/>
  </w:num>
  <w:num w:numId="42">
    <w:abstractNumId w:val="14"/>
  </w:num>
  <w:num w:numId="43">
    <w:abstractNumId w:val="45"/>
  </w:num>
  <w:num w:numId="44">
    <w:abstractNumId w:val="27"/>
  </w:num>
  <w:num w:numId="45">
    <w:abstractNumId w:val="35"/>
  </w:num>
  <w:num w:numId="4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103E"/>
    <w:rsid w:val="00014417"/>
    <w:rsid w:val="00032C33"/>
    <w:rsid w:val="0003346A"/>
    <w:rsid w:val="00055162"/>
    <w:rsid w:val="0005681A"/>
    <w:rsid w:val="00074DAD"/>
    <w:rsid w:val="000822F9"/>
    <w:rsid w:val="000B00DA"/>
    <w:rsid w:val="000C3860"/>
    <w:rsid w:val="000C3929"/>
    <w:rsid w:val="000D257A"/>
    <w:rsid w:val="000D38CF"/>
    <w:rsid w:val="000D741B"/>
    <w:rsid w:val="000D7CE3"/>
    <w:rsid w:val="000F56E7"/>
    <w:rsid w:val="00107F19"/>
    <w:rsid w:val="00113B1E"/>
    <w:rsid w:val="00135E3E"/>
    <w:rsid w:val="00137C10"/>
    <w:rsid w:val="00167510"/>
    <w:rsid w:val="001A3DBD"/>
    <w:rsid w:val="001E3D45"/>
    <w:rsid w:val="001F65E1"/>
    <w:rsid w:val="002162CC"/>
    <w:rsid w:val="00217F7D"/>
    <w:rsid w:val="00246808"/>
    <w:rsid w:val="00255110"/>
    <w:rsid w:val="00271419"/>
    <w:rsid w:val="002763E3"/>
    <w:rsid w:val="002879E5"/>
    <w:rsid w:val="002A4CD7"/>
    <w:rsid w:val="002B0DC3"/>
    <w:rsid w:val="002C1A82"/>
    <w:rsid w:val="002C5425"/>
    <w:rsid w:val="002C67D4"/>
    <w:rsid w:val="002D4362"/>
    <w:rsid w:val="002D69DA"/>
    <w:rsid w:val="002F5A4C"/>
    <w:rsid w:val="00301F28"/>
    <w:rsid w:val="00314F9F"/>
    <w:rsid w:val="00322845"/>
    <w:rsid w:val="00322939"/>
    <w:rsid w:val="003243B7"/>
    <w:rsid w:val="00326039"/>
    <w:rsid w:val="003371F6"/>
    <w:rsid w:val="0037545A"/>
    <w:rsid w:val="003B2B1A"/>
    <w:rsid w:val="003B44FF"/>
    <w:rsid w:val="003B67B8"/>
    <w:rsid w:val="003C7660"/>
    <w:rsid w:val="003D5682"/>
    <w:rsid w:val="003E74D4"/>
    <w:rsid w:val="00400400"/>
    <w:rsid w:val="00406D50"/>
    <w:rsid w:val="00410F20"/>
    <w:rsid w:val="00412428"/>
    <w:rsid w:val="00416333"/>
    <w:rsid w:val="0043270F"/>
    <w:rsid w:val="00437C31"/>
    <w:rsid w:val="00473385"/>
    <w:rsid w:val="00480E89"/>
    <w:rsid w:val="004B0119"/>
    <w:rsid w:val="004B72CD"/>
    <w:rsid w:val="004B7A9F"/>
    <w:rsid w:val="004C2B2C"/>
    <w:rsid w:val="004F217C"/>
    <w:rsid w:val="00505141"/>
    <w:rsid w:val="005074DE"/>
    <w:rsid w:val="00544CBD"/>
    <w:rsid w:val="005660EA"/>
    <w:rsid w:val="00571437"/>
    <w:rsid w:val="005828CA"/>
    <w:rsid w:val="00593C58"/>
    <w:rsid w:val="005A4090"/>
    <w:rsid w:val="005C711F"/>
    <w:rsid w:val="005E4FDB"/>
    <w:rsid w:val="005F6DAA"/>
    <w:rsid w:val="00611CFF"/>
    <w:rsid w:val="006404AB"/>
    <w:rsid w:val="006607B0"/>
    <w:rsid w:val="00667E0C"/>
    <w:rsid w:val="00694C4A"/>
    <w:rsid w:val="0069600C"/>
    <w:rsid w:val="006A0985"/>
    <w:rsid w:val="006A10EA"/>
    <w:rsid w:val="006C1E09"/>
    <w:rsid w:val="006D3AE6"/>
    <w:rsid w:val="006D5734"/>
    <w:rsid w:val="006F7EA6"/>
    <w:rsid w:val="0072515E"/>
    <w:rsid w:val="0073478C"/>
    <w:rsid w:val="00743331"/>
    <w:rsid w:val="007518CC"/>
    <w:rsid w:val="007528F7"/>
    <w:rsid w:val="00753790"/>
    <w:rsid w:val="00754ECB"/>
    <w:rsid w:val="00757EAE"/>
    <w:rsid w:val="00781D16"/>
    <w:rsid w:val="00783C18"/>
    <w:rsid w:val="00792993"/>
    <w:rsid w:val="007963F1"/>
    <w:rsid w:val="007974F0"/>
    <w:rsid w:val="007C62D8"/>
    <w:rsid w:val="007D7AFB"/>
    <w:rsid w:val="0080121A"/>
    <w:rsid w:val="00801821"/>
    <w:rsid w:val="00805F3B"/>
    <w:rsid w:val="00812145"/>
    <w:rsid w:val="00815BC6"/>
    <w:rsid w:val="00825945"/>
    <w:rsid w:val="008376A9"/>
    <w:rsid w:val="00842240"/>
    <w:rsid w:val="00846082"/>
    <w:rsid w:val="0085315E"/>
    <w:rsid w:val="00866347"/>
    <w:rsid w:val="008674C9"/>
    <w:rsid w:val="00870B6B"/>
    <w:rsid w:val="008710F0"/>
    <w:rsid w:val="008724AA"/>
    <w:rsid w:val="00873DAE"/>
    <w:rsid w:val="00896AFF"/>
    <w:rsid w:val="008E7101"/>
    <w:rsid w:val="00910D8A"/>
    <w:rsid w:val="00911E93"/>
    <w:rsid w:val="00920294"/>
    <w:rsid w:val="00927A60"/>
    <w:rsid w:val="00931BA6"/>
    <w:rsid w:val="00947D49"/>
    <w:rsid w:val="00956D08"/>
    <w:rsid w:val="00963E68"/>
    <w:rsid w:val="00972389"/>
    <w:rsid w:val="00981B26"/>
    <w:rsid w:val="00995604"/>
    <w:rsid w:val="009A0389"/>
    <w:rsid w:val="009A456E"/>
    <w:rsid w:val="009A565A"/>
    <w:rsid w:val="009B63FB"/>
    <w:rsid w:val="009C3A9E"/>
    <w:rsid w:val="009E7950"/>
    <w:rsid w:val="009E7D9C"/>
    <w:rsid w:val="00A02B94"/>
    <w:rsid w:val="00A22B39"/>
    <w:rsid w:val="00A316D3"/>
    <w:rsid w:val="00A32D50"/>
    <w:rsid w:val="00A56392"/>
    <w:rsid w:val="00A7268B"/>
    <w:rsid w:val="00A87A8D"/>
    <w:rsid w:val="00B17D95"/>
    <w:rsid w:val="00B21B7F"/>
    <w:rsid w:val="00B2230B"/>
    <w:rsid w:val="00B2280E"/>
    <w:rsid w:val="00B24CD5"/>
    <w:rsid w:val="00B46F65"/>
    <w:rsid w:val="00B50F39"/>
    <w:rsid w:val="00B602C3"/>
    <w:rsid w:val="00B770A2"/>
    <w:rsid w:val="00B963B7"/>
    <w:rsid w:val="00BA280A"/>
    <w:rsid w:val="00BB7176"/>
    <w:rsid w:val="00BC5A6F"/>
    <w:rsid w:val="00BD2E42"/>
    <w:rsid w:val="00BE7CA8"/>
    <w:rsid w:val="00BF0936"/>
    <w:rsid w:val="00BF29B3"/>
    <w:rsid w:val="00C22928"/>
    <w:rsid w:val="00C23A6D"/>
    <w:rsid w:val="00C40C94"/>
    <w:rsid w:val="00C42A87"/>
    <w:rsid w:val="00C5180A"/>
    <w:rsid w:val="00C7553A"/>
    <w:rsid w:val="00C911D1"/>
    <w:rsid w:val="00C9453A"/>
    <w:rsid w:val="00C95BED"/>
    <w:rsid w:val="00CA25FC"/>
    <w:rsid w:val="00CA6E55"/>
    <w:rsid w:val="00CC4A08"/>
    <w:rsid w:val="00D023D0"/>
    <w:rsid w:val="00D03B5F"/>
    <w:rsid w:val="00D15698"/>
    <w:rsid w:val="00D22952"/>
    <w:rsid w:val="00D255F8"/>
    <w:rsid w:val="00D319E1"/>
    <w:rsid w:val="00D349A5"/>
    <w:rsid w:val="00D71975"/>
    <w:rsid w:val="00D74676"/>
    <w:rsid w:val="00D92D85"/>
    <w:rsid w:val="00DD2B25"/>
    <w:rsid w:val="00DE40F2"/>
    <w:rsid w:val="00DE68FF"/>
    <w:rsid w:val="00DF5443"/>
    <w:rsid w:val="00E146D0"/>
    <w:rsid w:val="00E15C4E"/>
    <w:rsid w:val="00E35FA4"/>
    <w:rsid w:val="00E45BD4"/>
    <w:rsid w:val="00E9181C"/>
    <w:rsid w:val="00EC6021"/>
    <w:rsid w:val="00EE4DE5"/>
    <w:rsid w:val="00F02E26"/>
    <w:rsid w:val="00F10E6E"/>
    <w:rsid w:val="00F64C80"/>
    <w:rsid w:val="00F72C42"/>
    <w:rsid w:val="00F74D3A"/>
    <w:rsid w:val="00F91DFD"/>
    <w:rsid w:val="00F93C43"/>
    <w:rsid w:val="00FA6092"/>
    <w:rsid w:val="00FA6332"/>
    <w:rsid w:val="00FA6B7D"/>
    <w:rsid w:val="00FC75E2"/>
    <w:rsid w:val="00FD0475"/>
    <w:rsid w:val="00FD2703"/>
    <w:rsid w:val="00FE19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 w:type="character" w:customStyle="1" w:styleId="mw-headline">
    <w:name w:val="mw-headline"/>
    <w:basedOn w:val="DefaultParagraphFont"/>
    <w:rsid w:val="00CA6E55"/>
  </w:style>
  <w:style w:type="paragraph" w:customStyle="1" w:styleId="BodyText1">
    <w:name w:val="Body Text1"/>
    <w:link w:val="bodytextChar0"/>
    <w:rsid w:val="000C3860"/>
    <w:pPr>
      <w:keepLines/>
      <w:spacing w:before="0"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rsid w:val="000C3860"/>
    <w:rPr>
      <w:rFonts w:ascii="Times New Roman" w:eastAsia="Times New Roman" w:hAnsi="Times New Roman" w:cs="Times New Roman"/>
      <w:sz w:val="20"/>
      <w:szCs w:val="20"/>
      <w:lang w:val="en-GB" w:bidi="ar-SA"/>
    </w:rPr>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wrappanel.aspx" TargetMode="External"/><Relationship Id="rId21" Type="http://schemas.openxmlformats.org/officeDocument/2006/relationships/image" Target="media/image13.png"/><Relationship Id="rId42" Type="http://schemas.openxmlformats.org/officeDocument/2006/relationships/hyperlink" Target="https://developers.facebook.com/" TargetMode="External"/><Relationship Id="rId63" Type="http://schemas.openxmlformats.org/officeDocument/2006/relationships/hyperlink" Target="http://en.wikipedia.org/wiki/GUI" TargetMode="External"/><Relationship Id="rId84" Type="http://schemas.openxmlformats.org/officeDocument/2006/relationships/hyperlink" Target="http://msdn.microsoft.com/en-IN/library/system.windows.controls.expander.aspx" TargetMode="External"/><Relationship Id="rId138" Type="http://schemas.openxmlformats.org/officeDocument/2006/relationships/hyperlink" Target="http://msdn.microsoft.com/en-us/library/system.globalization.aspx" TargetMode="External"/><Relationship Id="rId159" Type="http://schemas.openxmlformats.org/officeDocument/2006/relationships/hyperlink" Target="http://msdn.microsoft.com/en-us/library/gg145012.aspx" TargetMode="External"/><Relationship Id="rId170" Type="http://schemas.openxmlformats.org/officeDocument/2006/relationships/hyperlink" Target="http://msdn.microsoft.com/en-us/library/accessibility.aspx" TargetMode="External"/><Relationship Id="rId191" Type="http://schemas.openxmlformats.org/officeDocument/2006/relationships/hyperlink" Target="http://en.wikipedia.org/wiki/Imperative_programming" TargetMode="External"/><Relationship Id="rId205" Type="http://schemas.openxmlformats.org/officeDocument/2006/relationships/image" Target="media/image33.png"/><Relationship Id="rId107" Type="http://schemas.openxmlformats.org/officeDocument/2006/relationships/hyperlink" Target="http://msdn.microsoft.com/en-IN/library/system.windows.controls.primitives.popup.aspx" TargetMode="External"/><Relationship Id="rId11" Type="http://schemas.openxmlformats.org/officeDocument/2006/relationships/image" Target="media/image3.jpeg"/><Relationship Id="rId32" Type="http://schemas.openxmlformats.org/officeDocument/2006/relationships/hyperlink" Target="http://www.microsoft.com/en-us/default.aspx" TargetMode="External"/><Relationship Id="rId37" Type="http://schemas.openxmlformats.org/officeDocument/2006/relationships/hyperlink" Target="http://blogs.technicise.com/" TargetMode="External"/><Relationship Id="rId53" Type="http://schemas.openxmlformats.org/officeDocument/2006/relationships/hyperlink" Target="http://learn.github.com/p/intro.html" TargetMode="External"/><Relationship Id="rId58" Type="http://schemas.openxmlformats.org/officeDocument/2006/relationships/image" Target="media/image22.png"/><Relationship Id="rId74" Type="http://schemas.openxmlformats.org/officeDocument/2006/relationships/hyperlink" Target="http://msdn.microsoft.com/en-IN/library/system.windows.controls.button.aspx" TargetMode="External"/><Relationship Id="rId79" Type="http://schemas.openxmlformats.org/officeDocument/2006/relationships/hyperlink" Target="http://msdn.microsoft.com/en-IN/library/system.windows.controls.stickynotecontrol.aspx" TargetMode="External"/><Relationship Id="rId102" Type="http://schemas.openxmlformats.org/officeDocument/2006/relationships/hyperlink" Target="http://msdn.microsoft.com/en-IN/library/system.windows.documents.hyperlink.aspx" TargetMode="External"/><Relationship Id="rId123" Type="http://schemas.openxmlformats.org/officeDocument/2006/relationships/hyperlink" Target="http://msdn.microsoft.com/en-us/library/system.aspx" TargetMode="External"/><Relationship Id="rId128" Type="http://schemas.openxmlformats.org/officeDocument/2006/relationships/hyperlink" Target="http://msdn.microsoft.com/en-us/library/gg145042.aspx" TargetMode="External"/><Relationship Id="rId144" Type="http://schemas.openxmlformats.org/officeDocument/2006/relationships/hyperlink" Target="http://msdn.microsoft.com/en-us/library/system.media.aspx" TargetMode="External"/><Relationship Id="rId149" Type="http://schemas.openxmlformats.org/officeDocument/2006/relationships/hyperlink" Target="http://msdn.microsoft.com/en-us/library/system.double.aspx" TargetMode="External"/><Relationship Id="rId5" Type="http://schemas.openxmlformats.org/officeDocument/2006/relationships/settings" Target="settings.xml"/><Relationship Id="rId90" Type="http://schemas.openxmlformats.org/officeDocument/2006/relationships/hyperlink" Target="http://msdn.microsoft.com/en-IN/library/system.windows.controls.primitives.resizegrip.aspx" TargetMode="External"/><Relationship Id="rId95" Type="http://schemas.openxmlformats.org/officeDocument/2006/relationships/hyperlink" Target="http://msdn.microsoft.com/en-IN/library/system.windows.controls.primitives.thumb.aspx" TargetMode="External"/><Relationship Id="rId160" Type="http://schemas.openxmlformats.org/officeDocument/2006/relationships/hyperlink" Target="http://msdn.microsoft.com/en-us/library/gg145014.aspx" TargetMode="External"/><Relationship Id="rId165" Type="http://schemas.openxmlformats.org/officeDocument/2006/relationships/hyperlink" Target="http://msdn.microsoft.com/en-us/library/gg145013.aspx" TargetMode="External"/><Relationship Id="rId181" Type="http://schemas.openxmlformats.org/officeDocument/2006/relationships/hyperlink" Target="http://msdn.microsoft.com/en-us/library/gg145011.aspx" TargetMode="External"/><Relationship Id="rId186" Type="http://schemas.openxmlformats.org/officeDocument/2006/relationships/hyperlink" Target="http://searchenterpriselinux.techtarget.com/definition/MySQL-Connector-ODBC" TargetMode="External"/><Relationship Id="rId216" Type="http://schemas.openxmlformats.org/officeDocument/2006/relationships/theme" Target="theme/theme1.xml"/><Relationship Id="rId211" Type="http://schemas.openxmlformats.org/officeDocument/2006/relationships/hyperlink" Target="http://www.nokia.com/global/support/nokia-pc-suite/"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developers.facebook.com/apps" TargetMode="External"/><Relationship Id="rId48" Type="http://schemas.openxmlformats.org/officeDocument/2006/relationships/hyperlink" Target="https://maps.google.co.in/" TargetMode="External"/><Relationship Id="rId64" Type="http://schemas.openxmlformats.org/officeDocument/2006/relationships/hyperlink" Target="http://en.wikipedia.org/wiki/Class_(computing)" TargetMode="External"/><Relationship Id="rId69" Type="http://schemas.openxmlformats.org/officeDocument/2006/relationships/hyperlink" Target="http://en.wikipedia.org/wiki/Domain-specific_language" TargetMode="External"/><Relationship Id="rId113" Type="http://schemas.openxmlformats.org/officeDocument/2006/relationships/hyperlink" Target="http://msdn.microsoft.com/en-IN/library/system.windows.controls.dockpanel.aspx" TargetMode="External"/><Relationship Id="rId118" Type="http://schemas.openxmlformats.org/officeDocument/2006/relationships/hyperlink" Target="javascript:void(0)" TargetMode="External"/><Relationship Id="rId134" Type="http://schemas.openxmlformats.org/officeDocument/2006/relationships/hyperlink" Target="http://msdn.microsoft.com/en-us/library/gg145037.aspx" TargetMode="External"/><Relationship Id="rId139" Type="http://schemas.openxmlformats.org/officeDocument/2006/relationships/hyperlink" Target="http://msdn.microsoft.com/en-us/library/system.globalization.textinfo.aspx" TargetMode="External"/><Relationship Id="rId80" Type="http://schemas.openxmlformats.org/officeDocument/2006/relationships/hyperlink" Target="http://msdn.microsoft.com/en-IN/library/system.windows.controls.border.aspx" TargetMode="External"/><Relationship Id="rId85" Type="http://schemas.openxmlformats.org/officeDocument/2006/relationships/hyperlink" Target="http://msdn.microsoft.com/en-IN/library/system.windows.controls.grid.aspx" TargetMode="External"/><Relationship Id="rId150" Type="http://schemas.openxmlformats.org/officeDocument/2006/relationships/hyperlink" Target="http://msdn.microsoft.com/en-us/library/system.int32.aspx" TargetMode="External"/><Relationship Id="rId155" Type="http://schemas.openxmlformats.org/officeDocument/2006/relationships/hyperlink" Target="http://msdn.microsoft.com/en-us/library/gg145025.aspx" TargetMode="External"/><Relationship Id="rId171" Type="http://schemas.openxmlformats.org/officeDocument/2006/relationships/hyperlink" Target="http://msdn.microsoft.com/en-us/library/hh135392.aspx" TargetMode="External"/><Relationship Id="rId176" Type="http://schemas.openxmlformats.org/officeDocument/2006/relationships/hyperlink" Target="http://msdn.microsoft.com/en-us/library/microsoft.data.entity.build.tasks.aspx" TargetMode="External"/><Relationship Id="rId192" Type="http://schemas.openxmlformats.org/officeDocument/2006/relationships/hyperlink" Target="http://en.wikipedia.org/wiki/Declarative_programming" TargetMode="External"/><Relationship Id="rId197" Type="http://schemas.openxmlformats.org/officeDocument/2006/relationships/hyperlink" Target="http://en.wikipedia.org/wiki/Component-based_software_engineering" TargetMode="External"/><Relationship Id="rId206" Type="http://schemas.openxmlformats.org/officeDocument/2006/relationships/image" Target="media/image34.png"/><Relationship Id="rId201" Type="http://schemas.openxmlformats.org/officeDocument/2006/relationships/hyperlink" Target="http://en.wikipedia.org/wiki/International_Organization_for_Standardization" TargetMode="Externa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hyperlink" Target="http://www.codeplex.com/" TargetMode="External"/><Relationship Id="rId38" Type="http://schemas.openxmlformats.org/officeDocument/2006/relationships/hyperlink" Target="http://www.mysql.com/" TargetMode="External"/><Relationship Id="rId59" Type="http://schemas.openxmlformats.org/officeDocument/2006/relationships/hyperlink" Target="http://en.wikipedia.org/wiki/Code_editor" TargetMode="External"/><Relationship Id="rId103" Type="http://schemas.openxmlformats.org/officeDocument/2006/relationships/hyperlink" Target="http://msdn.microsoft.com/en-IN/library/system.windows.controls.page.aspx" TargetMode="External"/><Relationship Id="rId108" Type="http://schemas.openxmlformats.org/officeDocument/2006/relationships/hyperlink" Target="http://msdn.microsoft.com/en-IN/library/system.windows.controls.progressbar.aspx" TargetMode="External"/><Relationship Id="rId124" Type="http://schemas.openxmlformats.org/officeDocument/2006/relationships/hyperlink" Target="http://msdn.microsoft.com/en-us/library/gg145022.aspx" TargetMode="External"/><Relationship Id="rId129" Type="http://schemas.openxmlformats.org/officeDocument/2006/relationships/hyperlink" Target="http://msdn.microsoft.com/en-us/library/gg145027.aspx" TargetMode="External"/><Relationship Id="rId54" Type="http://schemas.openxmlformats.org/officeDocument/2006/relationships/hyperlink" Target="http://www.vogella.com/articles/Git/article.html" TargetMode="External"/><Relationship Id="rId70" Type="http://schemas.openxmlformats.org/officeDocument/2006/relationships/hyperlink" Target="http://en.wikipedia.org/wiki/Software_development_lifecycle" TargetMode="External"/><Relationship Id="rId75" Type="http://schemas.openxmlformats.org/officeDocument/2006/relationships/hyperlink" Target="http://msdn.microsoft.com/en-IN/library/system.windows.controls.calendar.aspx" TargetMode="External"/><Relationship Id="rId91" Type="http://schemas.openxmlformats.org/officeDocument/2006/relationships/hyperlink" Target="http://msdn.microsoft.com/en-IN/library/system.windows.controls.separator.aspx" TargetMode="External"/><Relationship Id="rId96" Type="http://schemas.openxmlformats.org/officeDocument/2006/relationships/hyperlink" Target="http://msdn.microsoft.com/en-IN/library/system.windows.controls.viewbox.aspx" TargetMode="External"/><Relationship Id="rId140" Type="http://schemas.openxmlformats.org/officeDocument/2006/relationships/hyperlink" Target="http://msdn.microsoft.com/en-us/library/gg145031.aspx" TargetMode="External"/><Relationship Id="rId145" Type="http://schemas.openxmlformats.org/officeDocument/2006/relationships/hyperlink" Target="http://msdn.microsoft.com/en-us/library/gg145046.aspx" TargetMode="External"/><Relationship Id="rId161" Type="http://schemas.openxmlformats.org/officeDocument/2006/relationships/hyperlink" Target="http://msdn.microsoft.com/en-us/library/system.timers.aspx" TargetMode="External"/><Relationship Id="rId166" Type="http://schemas.openxmlformats.org/officeDocument/2006/relationships/hyperlink" Target="http://msdn.microsoft.com/en-us/library/gg145026.aspx" TargetMode="External"/><Relationship Id="rId182" Type="http://schemas.openxmlformats.org/officeDocument/2006/relationships/hyperlink" Target="http://msdn.microsoft.com/en-us/library/hh135393.aspx" TargetMode="External"/><Relationship Id="rId187"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www.developer.nokia.com/NAX" TargetMode="Externa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www.youtube.com/?gl=IN" TargetMode="External"/><Relationship Id="rId114" Type="http://schemas.openxmlformats.org/officeDocument/2006/relationships/hyperlink" Target="http://msdn.microsoft.com/en-IN/library/system.windows.controls.grid.aspx" TargetMode="External"/><Relationship Id="rId119" Type="http://schemas.openxmlformats.org/officeDocument/2006/relationships/image" Target="media/image25.jpeg"/><Relationship Id="rId44" Type="http://schemas.openxmlformats.org/officeDocument/2006/relationships/hyperlink" Target="https://www.facebook.com/creatormyapp" TargetMode="External"/><Relationship Id="rId60" Type="http://schemas.openxmlformats.org/officeDocument/2006/relationships/hyperlink" Target="http://en.wikipedia.org/wiki/IntelliSense" TargetMode="External"/><Relationship Id="rId65" Type="http://schemas.openxmlformats.org/officeDocument/2006/relationships/hyperlink" Target="http://en.wikipedia.org/wiki/Database_schema" TargetMode="External"/><Relationship Id="rId81" Type="http://schemas.openxmlformats.org/officeDocument/2006/relationships/hyperlink" Target="http://msdn.microsoft.com/en-IN/library/system.windows.controls.primitives.bulletdecorator.aspx" TargetMode="External"/><Relationship Id="rId86" Type="http://schemas.openxmlformats.org/officeDocument/2006/relationships/hyperlink" Target="http://msdn.microsoft.com/en-IN/library/system.windows.controls.gridview.aspx" TargetMode="External"/><Relationship Id="rId130" Type="http://schemas.openxmlformats.org/officeDocument/2006/relationships/hyperlink" Target="http://msdn.microsoft.com/en-us/library/gg145028.aspx" TargetMode="External"/><Relationship Id="rId135" Type="http://schemas.openxmlformats.org/officeDocument/2006/relationships/hyperlink" Target="http://msdn.microsoft.com/en-us/library/gg145023.aspx" TargetMode="External"/><Relationship Id="rId151" Type="http://schemas.openxmlformats.org/officeDocument/2006/relationships/hyperlink" Target="http://msdn.microsoft.com/en-us/library/gg145044.aspx" TargetMode="External"/><Relationship Id="rId156" Type="http://schemas.openxmlformats.org/officeDocument/2006/relationships/hyperlink" Target="http://msdn.microsoft.com/en-us/library/gg145010.aspx" TargetMode="External"/><Relationship Id="rId177" Type="http://schemas.openxmlformats.org/officeDocument/2006/relationships/hyperlink" Target="http://msdn.microsoft.com/en-us/library/gg145041.aspx" TargetMode="External"/><Relationship Id="rId198" Type="http://schemas.openxmlformats.org/officeDocument/2006/relationships/hyperlink" Target="http://en.wikipedia.org/wiki/Microsoft" TargetMode="External"/><Relationship Id="rId172" Type="http://schemas.openxmlformats.org/officeDocument/2006/relationships/hyperlink" Target="http://msdn.microsoft.com/en-us/library/microsoft.aspnet.snapin.aspx" TargetMode="External"/><Relationship Id="rId193" Type="http://schemas.openxmlformats.org/officeDocument/2006/relationships/hyperlink" Target="http://en.wikipedia.org/wiki/Functional_programming" TargetMode="External"/><Relationship Id="rId202" Type="http://schemas.openxmlformats.org/officeDocument/2006/relationships/hyperlink" Target="http://en.wikipedia.org/wiki/Common_Language_Infrastructure" TargetMode="External"/><Relationship Id="rId207" Type="http://schemas.openxmlformats.org/officeDocument/2006/relationships/image" Target="media/image35.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dev.mysql.com/" TargetMode="External"/><Relationship Id="rId109" Type="http://schemas.openxmlformats.org/officeDocument/2006/relationships/hyperlink" Target="http://msdn.microsoft.com/en-IN/library/system.windows.controls.primitives.statusbar.aspx" TargetMode="External"/><Relationship Id="rId34" Type="http://schemas.openxmlformats.org/officeDocument/2006/relationships/hyperlink" Target="http://stackoverflow.com/" TargetMode="External"/><Relationship Id="rId50" Type="http://schemas.openxmlformats.org/officeDocument/2006/relationships/hyperlink" Target="http://blendinsider.com/" TargetMode="External"/><Relationship Id="rId55" Type="http://schemas.openxmlformats.org/officeDocument/2006/relationships/hyperlink" Target="http://try.github.com/levels/1/challenges/1" TargetMode="External"/><Relationship Id="rId76" Type="http://schemas.openxmlformats.org/officeDocument/2006/relationships/hyperlink" Target="http://msdn.microsoft.com/en-IN/library/system.windows.controls.documentviewer.aspx" TargetMode="External"/><Relationship Id="rId97" Type="http://schemas.openxmlformats.org/officeDocument/2006/relationships/hyperlink" Target="http://msdn.microsoft.com/en-IN/library/system.windows.window.aspx" TargetMode="External"/><Relationship Id="rId104" Type="http://schemas.openxmlformats.org/officeDocument/2006/relationships/hyperlink" Target="http://msdn.microsoft.com/en-IN/library/system.windows.controls.slider.aspx" TargetMode="External"/><Relationship Id="rId120" Type="http://schemas.openxmlformats.org/officeDocument/2006/relationships/image" Target="media/image26.png"/><Relationship Id="rId125" Type="http://schemas.openxmlformats.org/officeDocument/2006/relationships/hyperlink" Target="http://msdn.microsoft.com/en-us/library/gg145020.aspx" TargetMode="External"/><Relationship Id="rId141" Type="http://schemas.openxmlformats.org/officeDocument/2006/relationships/hyperlink" Target="http://msdn.microsoft.com/en-us/library/gg145019.aspx" TargetMode="External"/><Relationship Id="rId146" Type="http://schemas.openxmlformats.org/officeDocument/2006/relationships/hyperlink" Target="http://msdn.microsoft.com/en-us/library/gg145039.aspx" TargetMode="External"/><Relationship Id="rId167" Type="http://schemas.openxmlformats.org/officeDocument/2006/relationships/hyperlink" Target="http://msdn.microsoft.com/en-us/library/gg145048.aspx" TargetMode="External"/><Relationship Id="rId188" Type="http://schemas.openxmlformats.org/officeDocument/2006/relationships/hyperlink" Target="http://www.mysql.com/products/workbench/" TargetMode="External"/><Relationship Id="rId7" Type="http://schemas.openxmlformats.org/officeDocument/2006/relationships/footnotes" Target="footnotes.xml"/><Relationship Id="rId71" Type="http://schemas.openxmlformats.org/officeDocument/2006/relationships/hyperlink" Target="http://en.wikipedia.org/wiki/Team_Foundation_Server" TargetMode="External"/><Relationship Id="rId92" Type="http://schemas.openxmlformats.org/officeDocument/2006/relationships/hyperlink" Target="http://msdn.microsoft.com/en-IN/library/system.windows.controls.primitives.scrollbar.aspx" TargetMode="External"/><Relationship Id="rId162" Type="http://schemas.openxmlformats.org/officeDocument/2006/relationships/hyperlink" Target="http://msdn.microsoft.com/en-us/library/system.timers.timer.aspx" TargetMode="External"/><Relationship Id="rId183" Type="http://schemas.openxmlformats.org/officeDocument/2006/relationships/hyperlink" Target="http://msdn.microsoft.com/en-us/library/uiautomationclientsideproviders.aspx" TargetMode="External"/><Relationship Id="rId213" Type="http://schemas.openxmlformats.org/officeDocument/2006/relationships/image" Target="media/image36.jpeg"/><Relationship Id="rId2" Type="http://schemas.openxmlformats.org/officeDocument/2006/relationships/customXml" Target="../customXml/item2.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hyperlink" Target="http://www.homeandlearn.co.uk/csharp/csharp.html" TargetMode="External"/><Relationship Id="rId45" Type="http://schemas.openxmlformats.org/officeDocument/2006/relationships/hyperlink" Target="https://dev.twitter.com/" TargetMode="External"/><Relationship Id="rId66" Type="http://schemas.openxmlformats.org/officeDocument/2006/relationships/hyperlink" Target="http://en.wikipedia.org/wiki/Source_control" TargetMode="External"/><Relationship Id="rId87" Type="http://schemas.openxmlformats.org/officeDocument/2006/relationships/hyperlink" Target="http://msdn.microsoft.com/en-IN/library/system.windows.controls.gridsplitter.aspx" TargetMode="External"/><Relationship Id="rId110" Type="http://schemas.openxmlformats.org/officeDocument/2006/relationships/hyperlink" Target="http://msdn.microsoft.com/en-IN/library/system.windows.controls.textblock.aspx" TargetMode="External"/><Relationship Id="rId115" Type="http://schemas.openxmlformats.org/officeDocument/2006/relationships/hyperlink" Target="http://msdn.microsoft.com/en-IN/library/system.windows.controls.stackpanel.aspx" TargetMode="External"/><Relationship Id="rId131" Type="http://schemas.openxmlformats.org/officeDocument/2006/relationships/hyperlink" Target="http://msdn.microsoft.com/en-us/library/gg145029.aspx" TargetMode="External"/><Relationship Id="rId136" Type="http://schemas.openxmlformats.org/officeDocument/2006/relationships/hyperlink" Target="http://msdn.microsoft.com/en-us/library/system.dynamic.aspx" TargetMode="External"/><Relationship Id="rId157" Type="http://schemas.openxmlformats.org/officeDocument/2006/relationships/hyperlink" Target="http://msdn.microsoft.com/en-us/library/gg145038.aspx" TargetMode="External"/><Relationship Id="rId178" Type="http://schemas.openxmlformats.org/officeDocument/2006/relationships/hyperlink" Target="http://msdn.microsoft.com/en-us/library/microsoft.sqlserver.server.aspx" TargetMode="External"/><Relationship Id="rId61" Type="http://schemas.openxmlformats.org/officeDocument/2006/relationships/hyperlink" Target="http://en.wikipedia.org/wiki/Code_refactoring" TargetMode="External"/><Relationship Id="rId82" Type="http://schemas.openxmlformats.org/officeDocument/2006/relationships/hyperlink" Target="http://msdn.microsoft.com/en-IN/library/system.windows.controls.canvas.aspx" TargetMode="External"/><Relationship Id="rId152" Type="http://schemas.openxmlformats.org/officeDocument/2006/relationships/hyperlink" Target="http://msdn.microsoft.com/en-us/library/gg145033.aspx" TargetMode="External"/><Relationship Id="rId173" Type="http://schemas.openxmlformats.org/officeDocument/2006/relationships/hyperlink" Target="http://go.microsoft.com/fwlink/?linkid=37118" TargetMode="External"/><Relationship Id="rId194" Type="http://schemas.openxmlformats.org/officeDocument/2006/relationships/hyperlink" Target="http://en.wikipedia.org/wiki/Generic_programming" TargetMode="External"/><Relationship Id="rId199" Type="http://schemas.openxmlformats.org/officeDocument/2006/relationships/hyperlink" Target="http://en.wikipedia.org/wiki/.NET_Framework" TargetMode="External"/><Relationship Id="rId203" Type="http://schemas.openxmlformats.org/officeDocument/2006/relationships/image" Target="media/image31.png"/><Relationship Id="rId208" Type="http://schemas.openxmlformats.org/officeDocument/2006/relationships/hyperlink" Target="http://www.developer.nokia.com/info/sw.nokia.com/id/054b94d5-4cdf-4b17-b268-bedcfc421ba6/Nokia_Web_Tools_1_2_for_Symbian.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56" Type="http://schemas.openxmlformats.org/officeDocument/2006/relationships/hyperlink" Target="https://enterprise.github.com/support" TargetMode="External"/><Relationship Id="rId77" Type="http://schemas.openxmlformats.org/officeDocument/2006/relationships/hyperlink" Target="http://msdn.microsoft.com/en-IN/library/system.windows.controls.flowdocumentpageviewer.aspx" TargetMode="External"/><Relationship Id="rId100" Type="http://schemas.openxmlformats.org/officeDocument/2006/relationships/hyperlink" Target="http://msdn.microsoft.com/en-IN/library/system.windows.controls.menu.aspx" TargetMode="External"/><Relationship Id="rId105" Type="http://schemas.openxmlformats.org/officeDocument/2006/relationships/hyperlink" Target="http://msdn.microsoft.com/en-IN/library/system.windows.controls.accesstext.aspx" TargetMode="External"/><Relationship Id="rId126" Type="http://schemas.openxmlformats.org/officeDocument/2006/relationships/hyperlink" Target="http://msdn.microsoft.com/en-us/library/gg145034.aspx" TargetMode="External"/><Relationship Id="rId147" Type="http://schemas.openxmlformats.org/officeDocument/2006/relationships/hyperlink" Target="http://msdn.microsoft.com/en-us/library/system.numerics.aspx" TargetMode="External"/><Relationship Id="rId168" Type="http://schemas.openxmlformats.org/officeDocument/2006/relationships/hyperlink" Target="http://msdn.microsoft.com/en-us/library/gg145036.aspx" TargetMode="External"/><Relationship Id="rId8" Type="http://schemas.openxmlformats.org/officeDocument/2006/relationships/endnotes" Target="endnotes.xml"/><Relationship Id="rId51" Type="http://schemas.openxmlformats.org/officeDocument/2006/relationships/hyperlink" Target="https://github.com/anirban-nandy" TargetMode="External"/><Relationship Id="rId72" Type="http://schemas.openxmlformats.org/officeDocument/2006/relationships/image" Target="media/image23.png"/><Relationship Id="rId93" Type="http://schemas.openxmlformats.org/officeDocument/2006/relationships/hyperlink" Target="http://msdn.microsoft.com/en-IN/library/system.windows.controls.scrollviewer.aspx" TargetMode="External"/><Relationship Id="rId98" Type="http://schemas.openxmlformats.org/officeDocument/2006/relationships/hyperlink" Target="http://msdn.microsoft.com/en-IN/library/system.windows.controls.wrappanel.aspx" TargetMode="External"/><Relationship Id="rId121" Type="http://schemas.openxmlformats.org/officeDocument/2006/relationships/image" Target="media/image27.jpeg"/><Relationship Id="rId142" Type="http://schemas.openxmlformats.org/officeDocument/2006/relationships/hyperlink" Target="http://msdn.microsoft.com/en-us/library/gg145016.aspx" TargetMode="External"/><Relationship Id="rId163" Type="http://schemas.openxmlformats.org/officeDocument/2006/relationships/hyperlink" Target="http://msdn.microsoft.com/en-us/library/gg145032.aspx" TargetMode="External"/><Relationship Id="rId184" Type="http://schemas.openxmlformats.org/officeDocument/2006/relationships/hyperlink" Target="http://msdn.microsoft.com/en-us/library/xamlgeneratednamespace.aspx" TargetMode="External"/><Relationship Id="rId189" Type="http://schemas.openxmlformats.org/officeDocument/2006/relationships/image" Target="media/image30.png"/><Relationship Id="rId3" Type="http://schemas.openxmlformats.org/officeDocument/2006/relationships/numbering" Target="numbering.xml"/><Relationship Id="rId214" Type="http://schemas.openxmlformats.org/officeDocument/2006/relationships/image" Target="media/image37.png"/><Relationship Id="rId25" Type="http://schemas.openxmlformats.org/officeDocument/2006/relationships/image" Target="media/image17.png"/><Relationship Id="rId46" Type="http://schemas.openxmlformats.org/officeDocument/2006/relationships/hyperlink" Target="https://dev.twitter.com/discussions/3477" TargetMode="External"/><Relationship Id="rId67" Type="http://schemas.openxmlformats.org/officeDocument/2006/relationships/hyperlink" Target="http://en.wikipedia.org/wiki/Subversion_(software)" TargetMode="External"/><Relationship Id="rId116" Type="http://schemas.openxmlformats.org/officeDocument/2006/relationships/hyperlink" Target="http://msdn.microsoft.com/en-IN/library/system.windows.controls.virtualizingstackpanel.aspx" TargetMode="External"/><Relationship Id="rId137" Type="http://schemas.openxmlformats.org/officeDocument/2006/relationships/hyperlink" Target="http://msdn.microsoft.com/en-us/library/gg145047.aspx" TargetMode="External"/><Relationship Id="rId158" Type="http://schemas.openxmlformats.org/officeDocument/2006/relationships/hyperlink" Target="http://msdn.microsoft.com/en-us/library/gg145021.aspx" TargetMode="External"/><Relationship Id="rId20" Type="http://schemas.openxmlformats.org/officeDocument/2006/relationships/image" Target="media/image12.png"/><Relationship Id="rId41" Type="http://schemas.openxmlformats.org/officeDocument/2006/relationships/hyperlink" Target="http://www.wpftutorial.net/Home.html" TargetMode="External"/><Relationship Id="rId62" Type="http://schemas.openxmlformats.org/officeDocument/2006/relationships/hyperlink" Target="http://en.wikipedia.org/wiki/Microsoft_Visual_Studio_Debugger" TargetMode="External"/><Relationship Id="rId83" Type="http://schemas.openxmlformats.org/officeDocument/2006/relationships/hyperlink" Target="http://msdn.microsoft.com/en-IN/library/system.windows.controls.dockpanel.aspx" TargetMode="External"/><Relationship Id="rId88" Type="http://schemas.openxmlformats.org/officeDocument/2006/relationships/hyperlink" Target="http://msdn.microsoft.com/en-IN/library/system.windows.controls.groupbox.aspx" TargetMode="External"/><Relationship Id="rId111" Type="http://schemas.openxmlformats.org/officeDocument/2006/relationships/hyperlink" Target="http://msdn.microsoft.com/en-IN/library/system.windows.controls.tooltip.aspx" TargetMode="External"/><Relationship Id="rId132" Type="http://schemas.openxmlformats.org/officeDocument/2006/relationships/hyperlink" Target="http://msdn.microsoft.com/en-us/library/system.device.location.aspx" TargetMode="External"/><Relationship Id="rId153" Type="http://schemas.openxmlformats.org/officeDocument/2006/relationships/hyperlink" Target="http://msdn.microsoft.com/en-us/library/gg145043.aspx" TargetMode="External"/><Relationship Id="rId174" Type="http://schemas.openxmlformats.org/officeDocument/2006/relationships/hyperlink" Target="http://msdn.microsoft.com/en-us/library/gg145008.aspx" TargetMode="External"/><Relationship Id="rId179" Type="http://schemas.openxmlformats.org/officeDocument/2006/relationships/hyperlink" Target="http://msdn.microsoft.com/en-us/library/gg145009.aspx" TargetMode="External"/><Relationship Id="rId195" Type="http://schemas.openxmlformats.org/officeDocument/2006/relationships/hyperlink" Target="http://en.wikipedia.org/wiki/Object-oriented_programming" TargetMode="External"/><Relationship Id="rId209" Type="http://schemas.openxmlformats.org/officeDocument/2006/relationships/hyperlink" Target="http://www.developer.nokia.com/Resources/Library/Series_40_web_apps_library/" TargetMode="External"/><Relationship Id="rId190" Type="http://schemas.openxmlformats.org/officeDocument/2006/relationships/hyperlink" Target="http://en.wikipedia.org/wiki/Multi-paradigm_programming_language" TargetMode="External"/><Relationship Id="rId204" Type="http://schemas.openxmlformats.org/officeDocument/2006/relationships/image" Target="media/image32.png"/><Relationship Id="rId15" Type="http://schemas.openxmlformats.org/officeDocument/2006/relationships/image" Target="media/image7.png"/><Relationship Id="rId36" Type="http://schemas.openxmlformats.org/officeDocument/2006/relationships/hyperlink" Target="http://www.w3schools.com" TargetMode="External"/><Relationship Id="rId57" Type="http://schemas.openxmlformats.org/officeDocument/2006/relationships/hyperlink" Target="https://support.enterprise.github.com/home" TargetMode="External"/><Relationship Id="rId106" Type="http://schemas.openxmlformats.org/officeDocument/2006/relationships/hyperlink" Target="http://msdn.microsoft.com/en-IN/library/system.windows.controls.label.aspx" TargetMode="External"/><Relationship Id="rId127" Type="http://schemas.openxmlformats.org/officeDocument/2006/relationships/hyperlink" Target="http://msdn.microsoft.com/en-us/library/gg145035.aspx" TargetMode="External"/><Relationship Id="rId10" Type="http://schemas.openxmlformats.org/officeDocument/2006/relationships/image" Target="media/image2.jpeg"/><Relationship Id="rId31" Type="http://schemas.openxmlformats.org/officeDocument/2006/relationships/hyperlink" Target="http://msdn.microsoft.com/en-us/" TargetMode="External"/><Relationship Id="rId52" Type="http://schemas.openxmlformats.org/officeDocument/2006/relationships/hyperlink" Target="https://github.com/%20anirban-nandy%20/DailyNoteBook" TargetMode="External"/><Relationship Id="rId73" Type="http://schemas.openxmlformats.org/officeDocument/2006/relationships/image" Target="media/image24.png"/><Relationship Id="rId78" Type="http://schemas.openxmlformats.org/officeDocument/2006/relationships/hyperlink" Target="http://msdn.microsoft.com/en-IN/library/system.windows.controls.flowdocumentreader.aspx" TargetMode="External"/><Relationship Id="rId94" Type="http://schemas.openxmlformats.org/officeDocument/2006/relationships/hyperlink" Target="http://msdn.microsoft.com/en-IN/library/system.windows.controls.stackpanel.aspx" TargetMode="External"/><Relationship Id="rId99" Type="http://schemas.openxmlformats.org/officeDocument/2006/relationships/hyperlink" Target="http://msdn.microsoft.com/en-IN/library/system.windows.controls.image.aspx" TargetMode="External"/><Relationship Id="rId101" Type="http://schemas.openxmlformats.org/officeDocument/2006/relationships/hyperlink" Target="http://msdn.microsoft.com/en-IN/library/system.windows.controls.frame.aspx" TargetMode="External"/><Relationship Id="rId122" Type="http://schemas.openxmlformats.org/officeDocument/2006/relationships/hyperlink" Target="http://msdn.microsoft.com/en-us/library/system.aspx" TargetMode="External"/><Relationship Id="rId143" Type="http://schemas.openxmlformats.org/officeDocument/2006/relationships/hyperlink" Target="http://msdn.microsoft.com/en-us/library/gg145024.aspx" TargetMode="External"/><Relationship Id="rId148" Type="http://schemas.openxmlformats.org/officeDocument/2006/relationships/hyperlink" Target="http://msdn.microsoft.com/en-us/library/system.byte.aspx" TargetMode="External"/><Relationship Id="rId164" Type="http://schemas.openxmlformats.org/officeDocument/2006/relationships/hyperlink" Target="http://msdn.microsoft.com/en-us/library/gg145018.aspx" TargetMode="External"/><Relationship Id="rId169" Type="http://schemas.openxmlformats.org/officeDocument/2006/relationships/hyperlink" Target="http://msdn.microsoft.com/en-us/library/accessibility.aspx" TargetMode="External"/><Relationship Id="rId185" Type="http://schemas.openxmlformats.org/officeDocument/2006/relationships/image" Target="media/image28.jpeg"/><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gg145040.aspx" TargetMode="External"/><Relationship Id="rId210" Type="http://schemas.openxmlformats.org/officeDocument/2006/relationships/hyperlink" Target="http://www.nokia.com/nokiasuite" TargetMode="External"/><Relationship Id="rId215" Type="http://schemas.openxmlformats.org/officeDocument/2006/relationships/fontTable" Target="fontTable.xml"/><Relationship Id="rId26" Type="http://schemas.openxmlformats.org/officeDocument/2006/relationships/image" Target="media/image18.png"/><Relationship Id="rId47" Type="http://schemas.openxmlformats.org/officeDocument/2006/relationships/hyperlink" Target="https://developers.google.com/" TargetMode="External"/><Relationship Id="rId68" Type="http://schemas.openxmlformats.org/officeDocument/2006/relationships/hyperlink" Target="http://en.wikipedia.org/wiki/Visual_SourceSafe" TargetMode="External"/><Relationship Id="rId89" Type="http://schemas.openxmlformats.org/officeDocument/2006/relationships/hyperlink" Target="http://msdn.microsoft.com/en-IN/library/system.windows.controls.panel.aspx" TargetMode="External"/><Relationship Id="rId112" Type="http://schemas.openxmlformats.org/officeDocument/2006/relationships/hyperlink" Target="http://msdn.microsoft.com/en-IN/library/system.windows.controls.canvas.aspx" TargetMode="External"/><Relationship Id="rId133" Type="http://schemas.openxmlformats.org/officeDocument/2006/relationships/hyperlink" Target="http://msdn.microsoft.com/en-us/library/gg145030.aspx" TargetMode="External"/><Relationship Id="rId154" Type="http://schemas.openxmlformats.org/officeDocument/2006/relationships/hyperlink" Target="http://msdn.microsoft.com/en-us/library/gg145017.aspx" TargetMode="External"/><Relationship Id="rId175" Type="http://schemas.openxmlformats.org/officeDocument/2006/relationships/hyperlink" Target="http://msdn.microsoft.com/en-us/library/gg145015.aspx" TargetMode="External"/><Relationship Id="rId196" Type="http://schemas.openxmlformats.org/officeDocument/2006/relationships/hyperlink" Target="http://en.wikipedia.org/wiki/Class_(computer_science)" TargetMode="External"/><Relationship Id="rId200" Type="http://schemas.openxmlformats.org/officeDocument/2006/relationships/hyperlink" Target="http://en.wikipedia.org/wiki/Ecma_International" TargetMode="External"/><Relationship Id="rId16" Type="http://schemas.openxmlformats.org/officeDocument/2006/relationships/image" Target="media/image8.png"/></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A1BC03-152A-4D1F-B2F0-9C00E933C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79</Pages>
  <Words>20082</Words>
  <Characters>114471</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134285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160</cp:revision>
  <dcterms:created xsi:type="dcterms:W3CDTF">2013-01-18T10:03:00Z</dcterms:created>
  <dcterms:modified xsi:type="dcterms:W3CDTF">2013-03-23T19:38:00Z</dcterms:modified>
</cp:coreProperties>
</file>