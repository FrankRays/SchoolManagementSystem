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847DFF">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847DFF">
          <w:pPr>
            <w:rPr>
              <w:rFonts w:asciiTheme="majorHAnsi" w:eastAsiaTheme="majorEastAsia" w:hAnsiTheme="majorHAnsi" w:cstheme="majorBidi"/>
              <w:b/>
              <w:bCs/>
              <w:color w:val="21798E" w:themeColor="accent1" w:themeShade="BF"/>
              <w:sz w:val="48"/>
              <w:szCs w:val="48"/>
            </w:rPr>
          </w:pPr>
          <w:r w:rsidRPr="00847DFF">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847DFF">
          <w:pPr>
            <w:pStyle w:val="TOC1"/>
            <w:tabs>
              <w:tab w:val="right" w:leader="dot" w:pos="9350"/>
            </w:tabs>
            <w:rPr>
              <w:noProof/>
            </w:rPr>
          </w:pPr>
          <w:r w:rsidRPr="00847DFF">
            <w:fldChar w:fldCharType="begin"/>
          </w:r>
          <w:r w:rsidR="005660EA">
            <w:instrText xml:space="preserve"> TOC \o "1-3" \h \z \u </w:instrText>
          </w:r>
          <w:r w:rsidRPr="00847DFF">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47DFF">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847DFF">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47DFF">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47DFF">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47DFF">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47DFF">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847DFF"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437A54">
      <w:pPr>
        <w:pStyle w:val="ListParagraph"/>
        <w:numPr>
          <w:ilvl w:val="0"/>
          <w:numId w:val="6"/>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437A54">
      <w:pPr>
        <w:pStyle w:val="ListParagraph"/>
        <w:numPr>
          <w:ilvl w:val="0"/>
          <w:numId w:val="6"/>
        </w:numPr>
      </w:pPr>
      <w:r>
        <w:t>The software should be password protected to secure confidential data.</w:t>
      </w:r>
    </w:p>
    <w:p w:rsidR="001F65E1" w:rsidRDefault="001F65E1" w:rsidP="00437A54">
      <w:pPr>
        <w:pStyle w:val="ListParagraph"/>
        <w:numPr>
          <w:ilvl w:val="0"/>
          <w:numId w:val="6"/>
        </w:numPr>
      </w:pPr>
      <w:r>
        <w:t>The database must be encrypted so that no one could see the accounts information of the organization even if the database is somehow hacked.</w:t>
      </w:r>
    </w:p>
    <w:p w:rsidR="001F65E1" w:rsidRDefault="001F65E1" w:rsidP="00437A54">
      <w:pPr>
        <w:pStyle w:val="ListParagraph"/>
        <w:numPr>
          <w:ilvl w:val="0"/>
          <w:numId w:val="6"/>
        </w:numPr>
      </w:pPr>
      <w:r>
        <w:t>The application must be fast and flexible so that waiting time gets reduced.</w:t>
      </w:r>
    </w:p>
    <w:p w:rsidR="00006F98" w:rsidRDefault="00006F98" w:rsidP="00437A54">
      <w:pPr>
        <w:pStyle w:val="ListParagraph"/>
        <w:numPr>
          <w:ilvl w:val="0"/>
          <w:numId w:val="6"/>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lastRenderedPageBreak/>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22290">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22290">
        <w:trPr>
          <w:cantSplit/>
          <w:trHeight w:val="1083"/>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SMS:</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22290">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expected results occur when 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Business rules are properly applied.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All planned tests have been executed.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SMS.</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expected results occur when valid data is used.</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437A54">
            <w:pPr>
              <w:pStyle w:val="BodyText1"/>
              <w:numPr>
                <w:ilvl w:val="0"/>
                <w:numId w:val="3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22290">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22290">
        <w:trPr>
          <w:cantSplit/>
          <w:trHeight w:val="642"/>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437A54">
            <w:pPr>
              <w:pStyle w:val="BodyText1"/>
              <w:numPr>
                <w:ilvl w:val="0"/>
                <w:numId w:val="38"/>
              </w:numPr>
              <w:jc w:val="both"/>
            </w:pPr>
            <w:r w:rsidRPr="00147986">
              <w:rPr>
                <w:rFonts w:ascii="Arial" w:hAnsi="Arial" w:cs="Arial"/>
              </w:rPr>
              <w:t>SQL queries will be executed in the DB to verify the data content and correctness.</w:t>
            </w:r>
          </w:p>
        </w:tc>
      </w:tr>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All planned tests have been executed.</w:t>
            </w:r>
          </w:p>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437A54">
            <w:pPr>
              <w:pStyle w:val="BodyText1"/>
              <w:numPr>
                <w:ilvl w:val="0"/>
                <w:numId w:val="38"/>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Verify the design and layout of the screen.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Identify the integration links.</w:t>
            </w:r>
          </w:p>
          <w:p w:rsidR="000C3860" w:rsidRDefault="000C3860" w:rsidP="00437A54">
            <w:pPr>
              <w:pStyle w:val="BodyText1"/>
              <w:numPr>
                <w:ilvl w:val="0"/>
                <w:numId w:val="3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437A54">
            <w:pPr>
              <w:pStyle w:val="BodyText1"/>
              <w:numPr>
                <w:ilvl w:val="0"/>
                <w:numId w:val="38"/>
              </w:numPr>
              <w:jc w:val="both"/>
              <w:rPr>
                <w:rFonts w:ascii="Arial" w:hAnsi="Arial" w:cs="Arial"/>
              </w:rPr>
            </w:pPr>
            <w:r>
              <w:rPr>
                <w:rFonts w:ascii="Arial" w:hAnsi="Arial" w:cs="Arial"/>
              </w:rPr>
              <w:t>Validation of general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navigation test cases have been executed.</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w:t>
      </w:r>
      <w:r w:rsidRPr="00E12198">
        <w:rPr>
          <w:rFonts w:ascii="Arial" w:hAnsi="Arial" w:cs="Arial"/>
          <w:lang w:val="en-GB"/>
        </w:rPr>
        <w:lastRenderedPageBreak/>
        <w:t>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using Load Runner.</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437A54">
      <w:pPr>
        <w:pStyle w:val="BodyText1"/>
        <w:numPr>
          <w:ilvl w:val="0"/>
          <w:numId w:val="39"/>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Data Migration is done.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437A54">
            <w:pPr>
              <w:pStyle w:val="BodyText1"/>
              <w:numPr>
                <w:ilvl w:val="0"/>
                <w:numId w:val="3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437A54">
            <w:pPr>
              <w:pStyle w:val="BodyText1"/>
              <w:numPr>
                <w:ilvl w:val="0"/>
                <w:numId w:val="3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437A54">
            <w:pPr>
              <w:pStyle w:val="BodyText1"/>
              <w:numPr>
                <w:ilvl w:val="0"/>
                <w:numId w:val="38"/>
              </w:numPr>
              <w:jc w:val="both"/>
              <w:rPr>
                <w:rFonts w:ascii="Arial" w:hAnsi="Arial" w:cs="Arial"/>
              </w:rPr>
            </w:pPr>
            <w:r>
              <w:rPr>
                <w:rFonts w:ascii="Arial" w:hAnsi="Arial" w:cs="Arial"/>
              </w:rPr>
              <w:t>Verification of the table structure.</w:t>
            </w:r>
          </w:p>
          <w:p w:rsidR="000C3860" w:rsidRDefault="000C3860" w:rsidP="00437A54">
            <w:pPr>
              <w:pStyle w:val="BodyText1"/>
              <w:numPr>
                <w:ilvl w:val="0"/>
                <w:numId w:val="38"/>
              </w:numPr>
              <w:jc w:val="both"/>
              <w:rPr>
                <w:rFonts w:ascii="Arial" w:hAnsi="Arial" w:cs="Arial"/>
              </w:rPr>
            </w:pPr>
            <w:r>
              <w:rPr>
                <w:rFonts w:ascii="Arial" w:hAnsi="Arial" w:cs="Arial"/>
              </w:rPr>
              <w:t>Verification of record counts.</w:t>
            </w:r>
          </w:p>
          <w:p w:rsidR="000C3860" w:rsidRPr="006B0E31" w:rsidRDefault="000C3860" w:rsidP="00437A54">
            <w:pPr>
              <w:pStyle w:val="BodyText1"/>
              <w:numPr>
                <w:ilvl w:val="0"/>
                <w:numId w:val="38"/>
              </w:numPr>
              <w:jc w:val="both"/>
              <w:rPr>
                <w:rFonts w:ascii="Arial" w:hAnsi="Arial" w:cs="Arial"/>
              </w:rPr>
            </w:pPr>
            <w:r>
              <w:rPr>
                <w:rFonts w:ascii="Arial" w:hAnsi="Arial" w:cs="Arial"/>
              </w:rPr>
              <w:t>Verification of the data formatting.</w:t>
            </w:r>
          </w:p>
        </w:tc>
      </w:tr>
      <w:tr w:rsidR="000C3860" w:rsidRPr="006B0E31" w:rsidTr="00522290">
        <w:trPr>
          <w:cantSplit/>
          <w:trHeight w:val="607"/>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437A54">
            <w:pPr>
              <w:pStyle w:val="BodyText1"/>
              <w:numPr>
                <w:ilvl w:val="0"/>
                <w:numId w:val="38"/>
              </w:numPr>
              <w:jc w:val="both"/>
              <w:rPr>
                <w:rFonts w:ascii="Arial" w:hAnsi="Arial" w:cs="Arial"/>
              </w:rPr>
            </w:pPr>
            <w:r>
              <w:rPr>
                <w:rFonts w:ascii="Arial" w:hAnsi="Arial" w:cs="Arial"/>
              </w:rPr>
              <w:t>The record count in the Source and the Destination databases should be equal.</w:t>
            </w:r>
          </w:p>
          <w:p w:rsidR="000C3860" w:rsidRDefault="000C3860" w:rsidP="00437A54">
            <w:pPr>
              <w:pStyle w:val="BodyText1"/>
              <w:numPr>
                <w:ilvl w:val="0"/>
                <w:numId w:val="38"/>
              </w:numPr>
              <w:jc w:val="both"/>
              <w:rPr>
                <w:rFonts w:ascii="Arial" w:hAnsi="Arial" w:cs="Arial"/>
              </w:rPr>
            </w:pPr>
            <w:r>
              <w:rPr>
                <w:rFonts w:ascii="Arial" w:hAnsi="Arial" w:cs="Arial"/>
              </w:rPr>
              <w:t>No data are truncated.</w:t>
            </w:r>
          </w:p>
          <w:p w:rsidR="000C3860" w:rsidRDefault="000C3860" w:rsidP="00437A54">
            <w:pPr>
              <w:pStyle w:val="BodyText1"/>
              <w:numPr>
                <w:ilvl w:val="0"/>
                <w:numId w:val="38"/>
              </w:numPr>
              <w:jc w:val="both"/>
              <w:rPr>
                <w:rFonts w:ascii="Arial" w:hAnsi="Arial" w:cs="Arial"/>
              </w:rPr>
            </w:pPr>
            <w:r>
              <w:rPr>
                <w:rFonts w:ascii="Arial" w:hAnsi="Arial" w:cs="Arial"/>
              </w:rPr>
              <w:t>Data formatting is proper (if required at any instance).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lastRenderedPageBreak/>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lastRenderedPageBreak/>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437A54">
      <w:pPr>
        <w:pStyle w:val="ListParagraph"/>
        <w:numPr>
          <w:ilvl w:val="0"/>
          <w:numId w:val="5"/>
        </w:numPr>
      </w:pPr>
      <w:r>
        <w:t>School Management System is password protected software. It will be developed such a way that the admin will have complete control on the school’s data.</w:t>
      </w:r>
    </w:p>
    <w:p w:rsidR="00910D8A" w:rsidRDefault="00910D8A" w:rsidP="00437A54">
      <w:pPr>
        <w:pStyle w:val="ListParagraph"/>
        <w:numPr>
          <w:ilvl w:val="0"/>
          <w:numId w:val="5"/>
        </w:numPr>
      </w:pPr>
      <w:r>
        <w:t>Admin can create account with various permission levels, like clerk, librarian, teacher, admin etc. so that the users can see relevant data only.</w:t>
      </w:r>
    </w:p>
    <w:p w:rsidR="00910D8A" w:rsidRPr="00910D8A" w:rsidRDefault="00910D8A" w:rsidP="00910D8A"/>
    <w:p w:rsidR="00BF29B3" w:rsidRDefault="00BF29B3" w:rsidP="00792993">
      <w:pPr>
        <w:pStyle w:val="Heading2"/>
      </w:pPr>
      <w:bookmarkStart w:id="50" w:name="_Toc346626368"/>
      <w:r>
        <w:t>DATABASE / DATA SECURITY</w:t>
      </w:r>
      <w:bookmarkEnd w:id="50"/>
    </w:p>
    <w:p w:rsidR="008376A9" w:rsidRDefault="008376A9" w:rsidP="00437A54">
      <w:pPr>
        <w:pStyle w:val="ListParagraph"/>
        <w:numPr>
          <w:ilvl w:val="0"/>
          <w:numId w:val="5"/>
        </w:numPr>
      </w:pPr>
      <w:r>
        <w:t>The data of the school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1" w:name="_Toc346626369"/>
      <w:r>
        <w:t>CREATION OF USER PROFILES AND ACCESS RIGHTS</w:t>
      </w:r>
      <w:bookmarkEnd w:id="51"/>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2" w:name="_Toc346626370"/>
      <w:r>
        <w:t>COST ESTIMATION</w:t>
      </w:r>
      <w:bookmarkEnd w:id="52"/>
    </w:p>
    <w:p w:rsidR="00BF29B3" w:rsidRDefault="00BF29B3" w:rsidP="00792993">
      <w:pPr>
        <w:pStyle w:val="Heading2"/>
      </w:pPr>
      <w:bookmarkStart w:id="53" w:name="_Toc346626371"/>
      <w:r>
        <w:t>COST ESTIMATION MODEL</w:t>
      </w:r>
      <w:bookmarkEnd w:id="53"/>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4" w:name="_Toc346626372"/>
      <w:r>
        <w:t>REPORTS</w:t>
      </w:r>
      <w:bookmarkEnd w:id="54"/>
    </w:p>
    <w:p w:rsidR="003243B7" w:rsidRDefault="003243B7" w:rsidP="003243B7">
      <w:r w:rsidRPr="00B0151B">
        <w:t>List of reports that are likely to be generated</w:t>
      </w:r>
      <w:r>
        <w:t xml:space="preserve"> in this software are given below:</w:t>
      </w:r>
    </w:p>
    <w:p w:rsidR="003243B7" w:rsidRDefault="003243B7" w:rsidP="00437A54">
      <w:pPr>
        <w:pStyle w:val="ListParagraph"/>
        <w:numPr>
          <w:ilvl w:val="0"/>
          <w:numId w:val="4"/>
        </w:numPr>
        <w:spacing w:before="0" w:line="288" w:lineRule="auto"/>
      </w:pPr>
      <w:r>
        <w:t>Results &amp; Grade report can be generated</w:t>
      </w:r>
    </w:p>
    <w:p w:rsidR="003243B7" w:rsidRDefault="003243B7" w:rsidP="00437A54">
      <w:pPr>
        <w:pStyle w:val="ListParagraph"/>
        <w:numPr>
          <w:ilvl w:val="0"/>
          <w:numId w:val="4"/>
        </w:numPr>
        <w:spacing w:before="0" w:line="288" w:lineRule="auto"/>
      </w:pPr>
      <w:r>
        <w:t>Class toppers will be  given a certificate as a token of appreciation</w:t>
      </w:r>
    </w:p>
    <w:p w:rsidR="003243B7" w:rsidRDefault="003243B7" w:rsidP="00437A54">
      <w:pPr>
        <w:pStyle w:val="ListParagraph"/>
        <w:numPr>
          <w:ilvl w:val="0"/>
          <w:numId w:val="4"/>
        </w:numPr>
        <w:spacing w:before="0" w:line="288" w:lineRule="auto"/>
      </w:pPr>
      <w:r>
        <w:t>List of students can be generated</w:t>
      </w:r>
    </w:p>
    <w:p w:rsidR="003243B7" w:rsidRDefault="003243B7" w:rsidP="00437A54">
      <w:pPr>
        <w:pStyle w:val="ListParagraph"/>
        <w:numPr>
          <w:ilvl w:val="0"/>
          <w:numId w:val="4"/>
        </w:numPr>
        <w:spacing w:before="0" w:line="288" w:lineRule="auto"/>
      </w:pPr>
      <w:r>
        <w:t>List of teachers can be generated</w:t>
      </w:r>
    </w:p>
    <w:p w:rsidR="003243B7" w:rsidRDefault="003243B7" w:rsidP="00437A54">
      <w:pPr>
        <w:pStyle w:val="ListParagraph"/>
        <w:numPr>
          <w:ilvl w:val="0"/>
          <w:numId w:val="4"/>
        </w:numPr>
        <w:spacing w:before="0" w:line="288" w:lineRule="auto"/>
      </w:pPr>
      <w:r>
        <w:t>List of courses can be generated</w:t>
      </w:r>
    </w:p>
    <w:p w:rsidR="003243B7" w:rsidRDefault="003243B7" w:rsidP="00437A54">
      <w:pPr>
        <w:pStyle w:val="ListParagraph"/>
        <w:numPr>
          <w:ilvl w:val="0"/>
          <w:numId w:val="4"/>
        </w:numPr>
        <w:spacing w:before="0" w:line="288" w:lineRule="auto"/>
      </w:pPr>
      <w:r>
        <w:t>Course details can be generated</w:t>
      </w:r>
    </w:p>
    <w:p w:rsidR="003243B7" w:rsidRDefault="003243B7" w:rsidP="00437A54">
      <w:pPr>
        <w:pStyle w:val="ListParagraph"/>
        <w:numPr>
          <w:ilvl w:val="0"/>
          <w:numId w:val="4"/>
        </w:numPr>
        <w:spacing w:before="0" w:line="288" w:lineRule="auto"/>
      </w:pPr>
      <w:r>
        <w:t>Fund details can be generated</w:t>
      </w:r>
    </w:p>
    <w:p w:rsidR="003243B7" w:rsidRDefault="003243B7" w:rsidP="00437A54">
      <w:pPr>
        <w:pStyle w:val="ListParagraph"/>
        <w:numPr>
          <w:ilvl w:val="0"/>
          <w:numId w:val="4"/>
        </w:numPr>
        <w:spacing w:before="0" w:line="288" w:lineRule="auto"/>
      </w:pPr>
      <w:r>
        <w:lastRenderedPageBreak/>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55" w:name="_Toc346626373"/>
      <w:r>
        <w:t>FUTURE SCOPE AND FURTHER ENHANCEMENT</w:t>
      </w:r>
      <w:bookmarkEnd w:id="55"/>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6" w:name="_Toc346626374"/>
      <w:r>
        <w:t>BIBLIOGRAPHY</w:t>
      </w:r>
      <w:bookmarkEnd w:id="56"/>
    </w:p>
    <w:p w:rsidR="00BD2E42" w:rsidRPr="00BD2E42" w:rsidRDefault="00BD2E42" w:rsidP="00BD2E42">
      <w:pPr>
        <w:pStyle w:val="Heading2"/>
      </w:pPr>
      <w:r>
        <w:t>Websites</w:t>
      </w:r>
    </w:p>
    <w:p w:rsidR="00FC75E2" w:rsidRPr="007B4EED" w:rsidRDefault="00847DFF" w:rsidP="00437A54">
      <w:pPr>
        <w:pStyle w:val="ListParagraph"/>
        <w:numPr>
          <w:ilvl w:val="0"/>
          <w:numId w:val="11"/>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847DFF" w:rsidP="00437A54">
      <w:pPr>
        <w:pStyle w:val="ListParagraph"/>
        <w:numPr>
          <w:ilvl w:val="0"/>
          <w:numId w:val="11"/>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847DFF" w:rsidP="00437A54">
      <w:pPr>
        <w:pStyle w:val="ListParagraph"/>
        <w:numPr>
          <w:ilvl w:val="0"/>
          <w:numId w:val="11"/>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847DFF" w:rsidP="00437A54">
      <w:pPr>
        <w:pStyle w:val="ListParagraph"/>
        <w:numPr>
          <w:ilvl w:val="0"/>
          <w:numId w:val="11"/>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847DFF" w:rsidP="00437A54">
      <w:pPr>
        <w:pStyle w:val="ListParagraph"/>
        <w:numPr>
          <w:ilvl w:val="0"/>
          <w:numId w:val="11"/>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847DFF" w:rsidP="00437A54">
      <w:pPr>
        <w:pStyle w:val="ListParagraph"/>
        <w:numPr>
          <w:ilvl w:val="0"/>
          <w:numId w:val="11"/>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847DFF" w:rsidP="00437A54">
      <w:pPr>
        <w:pStyle w:val="ListParagraph"/>
        <w:numPr>
          <w:ilvl w:val="0"/>
          <w:numId w:val="11"/>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847DFF" w:rsidP="00437A54">
      <w:pPr>
        <w:pStyle w:val="ListParagraph"/>
        <w:numPr>
          <w:ilvl w:val="0"/>
          <w:numId w:val="11"/>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847DFF" w:rsidP="00437A54">
      <w:pPr>
        <w:pStyle w:val="ListParagraph"/>
        <w:numPr>
          <w:ilvl w:val="0"/>
          <w:numId w:val="11"/>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847DFF" w:rsidP="00437A54">
      <w:pPr>
        <w:pStyle w:val="ListParagraph"/>
        <w:numPr>
          <w:ilvl w:val="0"/>
          <w:numId w:val="11"/>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847DFF" w:rsidP="00437A54">
      <w:pPr>
        <w:pStyle w:val="ListParagraph"/>
        <w:numPr>
          <w:ilvl w:val="0"/>
          <w:numId w:val="11"/>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847DFF" w:rsidP="00437A54">
      <w:pPr>
        <w:pStyle w:val="ListParagraph"/>
        <w:numPr>
          <w:ilvl w:val="0"/>
          <w:numId w:val="11"/>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7" w:name="_Toc346626375"/>
      <w:r>
        <w:t>APPENDICES</w:t>
      </w:r>
      <w:bookmarkEnd w:id="57"/>
    </w:p>
    <w:p w:rsidR="00F10E6E" w:rsidRPr="00F10E6E" w:rsidRDefault="00F10E6E" w:rsidP="00F10E6E"/>
    <w:p w:rsidR="001E3D45" w:rsidRDefault="001E3D45" w:rsidP="00F10E6E">
      <w:pPr>
        <w:pStyle w:val="Heading2"/>
        <w:rPr>
          <w:rFonts w:eastAsia="Arial"/>
        </w:rPr>
      </w:pPr>
      <w:bookmarkStart w:id="58" w:name="_Toc289275457"/>
      <w:bookmarkStart w:id="59" w:name="_Toc330365076"/>
      <w:r>
        <w:rPr>
          <w:rFonts w:eastAsia="Arial"/>
        </w:rPr>
        <w:t>IDE</w:t>
      </w:r>
      <w:r w:rsidRPr="005F7EBB">
        <w:rPr>
          <w:rFonts w:eastAsia="Arial"/>
        </w:rPr>
        <w:t>:</w:t>
      </w:r>
      <w:bookmarkEnd w:id="58"/>
      <w:bookmarkEnd w:id="59"/>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0" w:name="_Toc289275458"/>
      <w:bookmarkStart w:id="61" w:name="_Toc330365077"/>
      <w:r>
        <w:rPr>
          <w:rFonts w:eastAsia="Arial"/>
        </w:rPr>
        <w:t>Front End</w:t>
      </w:r>
      <w:bookmarkStart w:id="62" w:name="_Toc289275459"/>
      <w:bookmarkEnd w:id="60"/>
      <w:r w:rsidR="00544CBD">
        <w:rPr>
          <w:rFonts w:eastAsia="Arial"/>
        </w:rPr>
        <w:t xml:space="preserve"> </w:t>
      </w:r>
      <w:bookmarkEnd w:id="61"/>
      <w:bookmarkEnd w:id="62"/>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00847DFF" w:rsidRPr="00847DFF">
        <w:fldChar w:fldCharType="begin"/>
      </w:r>
      <w:r w:rsidR="000C6BFC">
        <w:instrText xml:space="preserve"> HYPERLINK "http://msdn.microsoft.com/en-IN/library/system.windows.aspx" </w:instrText>
      </w:r>
      <w:r w:rsidR="00847DFF" w:rsidRPr="00847DFF">
        <w:fldChar w:fldCharType="separate"/>
      </w:r>
      <w:r w:rsidRPr="00246808">
        <w:rPr>
          <w:rFonts w:ascii="Segoe UI" w:hAnsi="Segoe UI" w:cs="Segoe UI"/>
          <w:sz w:val="18"/>
        </w:rPr>
        <w:t>System.Windows</w:t>
      </w:r>
      <w:proofErr w:type="spellEnd"/>
      <w:r w:rsidR="00847DFF">
        <w:rPr>
          <w:rFonts w:ascii="Segoe UI" w:hAnsi="Segoe UI" w:cs="Segoe UI"/>
          <w:sz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"http://msdn.microsoft.com/en-IN/library/system.windows.controls.primitives.repeatbutton.aspx" </w:instrText>
      </w:r>
      <w:r w:rsidR="00847DFF" w:rsidRPr="00847DFF">
        <w:fldChar w:fldCharType="separate"/>
      </w:r>
      <w:r w:rsidRPr="002C67D4">
        <w:rPr>
          <w:rFonts w:ascii="Segoe UI" w:eastAsia="Times New Roman" w:hAnsi="Segoe UI" w:cs="Segoe UI"/>
          <w:sz w:val="18"/>
          <w:lang w:val="en-IN" w:eastAsia="en-IN" w:bidi="bn-IN"/>
        </w:rPr>
        <w:t>RepeatButton</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"http://msdn.microsoft.com/en-IN/library/system.windows.controls.datagrid.aspx" </w:instrText>
      </w:r>
      <w:r w:rsidR="00847DFF" w:rsidRPr="00847DFF">
        <w:fldChar w:fldCharType="separate"/>
      </w:r>
      <w:r w:rsidRPr="002C67D4">
        <w:rPr>
          <w:rFonts w:ascii="Segoe UI" w:eastAsia="Times New Roman" w:hAnsi="Segoe UI" w:cs="Segoe UI"/>
          <w:sz w:val="18"/>
          <w:lang w:val="en-IN" w:eastAsia="en-IN" w:bidi="bn-IN"/>
        </w:rPr>
        <w:t>DataGrid</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"http://msdn.microsoft.com/en-IN/library/system.windows.controls.listview.aspx" </w:instrText>
      </w:r>
      <w:r w:rsidR="00847DFF" w:rsidRPr="00847DFF">
        <w:fldChar w:fldCharType="separate"/>
      </w:r>
      <w:r w:rsidRPr="002C67D4">
        <w:rPr>
          <w:rFonts w:ascii="Segoe UI" w:eastAsia="Times New Roman" w:hAnsi="Segoe UI" w:cs="Segoe UI"/>
          <w:sz w:val="18"/>
          <w:lang w:val="en-IN" w:eastAsia="en-IN" w:bidi="bn-IN"/>
        </w:rPr>
        <w:t>ListView</w:t>
      </w:r>
      <w:r w:rsidR="00847DFF">
        <w:rPr>
          <w:rFonts w:ascii="Segoe UI" w:eastAsia="Times New Roman" w:hAnsi="Segoe UI" w:cs="Segoe UI"/>
          <w:sz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"http://msdn.microsoft.com/en-IN/library/system.windows.controls.treeview.aspx" </w:instrText>
      </w:r>
      <w:r w:rsidR="00847DFF" w:rsidRPr="00847DFF">
        <w:fldChar w:fldCharType="separate"/>
      </w:r>
      <w:r w:rsidRPr="002C67D4">
        <w:rPr>
          <w:rFonts w:ascii="Segoe UI" w:eastAsia="Times New Roman" w:hAnsi="Segoe UI" w:cs="Segoe UI"/>
          <w:sz w:val="18"/>
          <w:lang w:val="en-IN" w:eastAsia="en-IN" w:bidi="bn-IN"/>
        </w:rPr>
        <w:t>TreeView</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"http://msdn.microsoft.com/en-IN/library/system.windows.controls.datepicker.aspx" </w:instrText>
      </w:r>
      <w:r w:rsidR="00847DFF" w:rsidRPr="00847DFF">
        <w:fldChar w:fldCharType="separate"/>
      </w:r>
      <w:r w:rsidRPr="002C67D4">
        <w:rPr>
          <w:rFonts w:ascii="Segoe UI" w:eastAsia="Times New Roman" w:hAnsi="Segoe UI" w:cs="Segoe UI"/>
          <w:sz w:val="18"/>
          <w:lang w:val="en-IN" w:eastAsia="en-IN" w:bidi="bn-IN"/>
        </w:rPr>
        <w:t>DatePicker</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"http://msdn.microsoft.com/en-IN/library/microsoft.win32.openfiledialog.aspx" </w:instrText>
      </w:r>
      <w:r w:rsidR="00847DFF" w:rsidRPr="00847DFF">
        <w:fldChar w:fldCharType="separate"/>
      </w:r>
      <w:r w:rsidRPr="002C67D4">
        <w:rPr>
          <w:rFonts w:ascii="Segoe UI" w:eastAsia="Times New Roman" w:hAnsi="Segoe UI" w:cs="Segoe UI"/>
          <w:sz w:val="18"/>
          <w:lang w:val="en-IN" w:eastAsia="en-IN" w:bidi="bn-IN"/>
        </w:rPr>
        <w:t>OpenFileDialog</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"http://msdn.microsoft.com/en-IN/library/system.windows.controls.printdialog.aspx" </w:instrText>
      </w:r>
      <w:r w:rsidR="00847DFF" w:rsidRPr="00847DFF">
        <w:fldChar w:fldCharType="separate"/>
      </w:r>
      <w:r w:rsidRPr="002C67D4">
        <w:rPr>
          <w:rFonts w:ascii="Segoe UI" w:eastAsia="Times New Roman" w:hAnsi="Segoe UI" w:cs="Segoe UI"/>
          <w:sz w:val="18"/>
          <w:lang w:val="en-IN" w:eastAsia="en-IN" w:bidi="bn-IN"/>
        </w:rPr>
        <w:t>PrintDialog</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"http://msdn.microsoft.com/en-IN/library/microsoft.win32.savefiledialog.aspx" </w:instrText>
      </w:r>
      <w:r w:rsidR="00847DFF" w:rsidRPr="00847DFF">
        <w:fldChar w:fldCharType="separate"/>
      </w:r>
      <w:r w:rsidRPr="002C67D4">
        <w:rPr>
          <w:rFonts w:ascii="Segoe UI" w:eastAsia="Times New Roman" w:hAnsi="Segoe UI" w:cs="Segoe UI"/>
          <w:sz w:val="18"/>
          <w:lang w:val="en-IN" w:eastAsia="en-IN" w:bidi="bn-IN"/>
        </w:rPr>
        <w:t>SaveFileDialog</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"http://msdn.microsoft.com/en-IN/library/system.windows.controls.inkcanvas.aspx" </w:instrText>
      </w:r>
      <w:r w:rsidR="00847DFF" w:rsidRPr="00847DFF">
        <w:fldChar w:fldCharType="separate"/>
      </w:r>
      <w:r w:rsidRPr="002C67D4">
        <w:rPr>
          <w:rFonts w:ascii="Segoe UI" w:eastAsia="Times New Roman" w:hAnsi="Segoe UI" w:cs="Segoe UI"/>
          <w:sz w:val="18"/>
          <w:lang w:val="en-IN" w:eastAsia="en-IN" w:bidi="bn-IN"/>
        </w:rPr>
        <w:t>InkCanvas</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"http://msdn.microsoft.com/en-IN/library/system.windows.controls.inkpresenter.aspx" </w:instrText>
      </w:r>
      <w:r w:rsidR="00847DFF" w:rsidRPr="00847DFF">
        <w:fldChar w:fldCharType="separate"/>
      </w:r>
      <w:r w:rsidRPr="002C67D4">
        <w:rPr>
          <w:rFonts w:ascii="Segoe UI" w:eastAsia="Times New Roman" w:hAnsi="Segoe UI" w:cs="Segoe UI"/>
          <w:sz w:val="18"/>
          <w:lang w:val="en-IN" w:eastAsia="en-IN" w:bidi="bn-IN"/>
        </w:rPr>
        <w:t>InkPresenter</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80"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"http://msdn.microsoft.com/en-IN/library/system.windows.controls.textbox.aspx" </w:instrText>
      </w:r>
      <w:r w:rsidR="00847DFF" w:rsidRPr="00847DFF">
        <w:fldChar w:fldCharType="separate"/>
      </w:r>
      <w:r w:rsidRPr="002C67D4">
        <w:rPr>
          <w:rFonts w:ascii="Segoe UI" w:eastAsia="Times New Roman" w:hAnsi="Segoe UI" w:cs="Segoe UI"/>
          <w:sz w:val="18"/>
          <w:lang w:val="en-IN" w:eastAsia="en-IN" w:bidi="bn-IN"/>
        </w:rPr>
        <w:t>TextBox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"http://msdn.microsoft.com/en-IN/library/system.windows.controls.richtextbox.aspx" </w:instrText>
      </w:r>
      <w:r w:rsidR="00847DFF" w:rsidRPr="00847DFF">
        <w:fldChar w:fldCharType="separate"/>
      </w:r>
      <w:r w:rsidRPr="002C67D4">
        <w:rPr>
          <w:rFonts w:ascii="Segoe UI" w:eastAsia="Times New Roman" w:hAnsi="Segoe UI" w:cs="Segoe UI"/>
          <w:sz w:val="18"/>
          <w:lang w:val="en-IN" w:eastAsia="en-IN" w:bidi="bn-IN"/>
        </w:rPr>
        <w:t>RichTextBox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"http://msdn.microsoft.com/en-IN/library/system.windows.controls.passwordbox.aspx" </w:instrText>
      </w:r>
      <w:r w:rsidR="00847DFF" w:rsidRPr="00847DFF">
        <w:fldChar w:fldCharType="separate"/>
      </w:r>
      <w:r w:rsidRPr="002C67D4">
        <w:rPr>
          <w:rFonts w:ascii="Segoe UI" w:eastAsia="Times New Roman" w:hAnsi="Segoe UI" w:cs="Segoe UI"/>
          <w:sz w:val="18"/>
          <w:lang w:val="en-IN" w:eastAsia="en-IN" w:bidi="bn-IN"/>
        </w:rPr>
        <w:t>PasswordBox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91"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100"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"http://msdn.microsoft.com/en-IN/library/system.windows.controls.mediaelement.aspx" </w:instrText>
      </w:r>
      <w:r w:rsidR="00847DFF" w:rsidRPr="00847DFF">
        <w:fldChar w:fldCharType="separate"/>
      </w:r>
      <w:r w:rsidRPr="002C67D4">
        <w:rPr>
          <w:rFonts w:ascii="Segoe UI" w:eastAsia="Times New Roman" w:hAnsi="Segoe UI" w:cs="Segoe UI"/>
          <w:sz w:val="18"/>
          <w:lang w:val="en-IN" w:eastAsia="en-IN" w:bidi="bn-IN"/>
        </w:rPr>
        <w:t>MediaElement</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"http://msdn.microsoft.com/en-IN/library/system.windows.controls.soundplayeraction.aspx" </w:instrText>
      </w:r>
      <w:r w:rsidR="00847DFF" w:rsidRPr="00847DFF">
        <w:fldChar w:fldCharType="separate"/>
      </w:r>
      <w:r w:rsidRPr="002C67D4">
        <w:rPr>
          <w:rFonts w:ascii="Segoe UI" w:eastAsia="Times New Roman" w:hAnsi="Segoe UI" w:cs="Segoe UI"/>
          <w:sz w:val="18"/>
          <w:lang w:val="en-IN" w:eastAsia="en-IN" w:bidi="bn-IN"/>
        </w:rPr>
        <w:t>SoundPlayerAction</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"http://msdn.microsoft.com/en-IN/library/system.windows.controls.contextmenu.aspx" </w:instrText>
      </w:r>
      <w:r w:rsidR="00847DFF" w:rsidRPr="00847DFF">
        <w:fldChar w:fldCharType="separate"/>
      </w:r>
      <w:r w:rsidRPr="002C67D4">
        <w:rPr>
          <w:rFonts w:ascii="Segoe UI" w:eastAsia="Times New Roman" w:hAnsi="Segoe UI" w:cs="Segoe UI"/>
          <w:sz w:val="18"/>
          <w:lang w:val="en-IN" w:eastAsia="en-IN" w:bidi="bn-IN"/>
        </w:rPr>
        <w:t>ContextMenu</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"http://msdn.microsoft.com/en-IN/library/system.windows.controls.toolbar.aspx" </w:instrText>
      </w:r>
      <w:r w:rsidR="00847DFF" w:rsidRPr="00847DFF">
        <w:fldChar w:fldCharType="separate"/>
      </w:r>
      <w:r w:rsidRPr="002C67D4">
        <w:rPr>
          <w:rFonts w:ascii="Segoe UI" w:eastAsia="Times New Roman" w:hAnsi="Segoe UI" w:cs="Segoe UI"/>
          <w:sz w:val="18"/>
          <w:lang w:val="en-IN" w:eastAsia="en-IN" w:bidi="bn-IN"/>
        </w:rPr>
        <w:t>ToolBar</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"http://msdn.microsoft.com/en-IN/library/system.windows.navigation.navigationwindow.aspx" </w:instrText>
      </w:r>
      <w:r w:rsidR="00847DFF" w:rsidRPr="00847DFF">
        <w:fldChar w:fldCharType="separate"/>
      </w:r>
      <w:r w:rsidRPr="002C67D4">
        <w:rPr>
          <w:rFonts w:ascii="Segoe UI" w:eastAsia="Times New Roman" w:hAnsi="Segoe UI" w:cs="Segoe UI"/>
          <w:sz w:val="18"/>
          <w:lang w:val="en-IN" w:eastAsia="en-IN" w:bidi="bn-IN"/>
        </w:rPr>
        <w:t>NavigationWindow</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"http://msdn.microsoft.com/en-IN/library/system.windows.controls.tabcontrol.aspx" </w:instrText>
      </w:r>
      <w:r w:rsidR="00847DFF" w:rsidRPr="00847DFF">
        <w:fldChar w:fldCharType="separate"/>
      </w:r>
      <w:r w:rsidRPr="002C67D4">
        <w:rPr>
          <w:rFonts w:ascii="Segoe UI" w:eastAsia="Times New Roman" w:hAnsi="Segoe UI" w:cs="Segoe UI"/>
          <w:sz w:val="18"/>
          <w:lang w:val="en-IN" w:eastAsia="en-IN" w:bidi="bn-IN"/>
        </w:rPr>
        <w:t>TabControl</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"http://msdn.microsoft.com/en-IN/library/system.windows.controls.checkbox.aspx" </w:instrText>
      </w:r>
      <w:r w:rsidR="00847DFF" w:rsidRPr="00847DFF">
        <w:fldChar w:fldCharType="separate"/>
      </w:r>
      <w:r w:rsidRPr="002C67D4">
        <w:rPr>
          <w:rFonts w:ascii="Segoe UI" w:eastAsia="Times New Roman" w:hAnsi="Segoe UI" w:cs="Segoe UI"/>
          <w:sz w:val="18"/>
          <w:lang w:val="en-IN" w:eastAsia="en-IN" w:bidi="bn-IN"/>
        </w:rPr>
        <w:t>CheckBox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"http://msdn.microsoft.com/en-IN/library/system.windows.controls.combobox.aspx" </w:instrText>
      </w:r>
      <w:r w:rsidR="00847DFF" w:rsidRPr="00847DFF">
        <w:fldChar w:fldCharType="separate"/>
      </w:r>
      <w:r w:rsidRPr="002C67D4">
        <w:rPr>
          <w:rFonts w:ascii="Segoe UI" w:eastAsia="Times New Roman" w:hAnsi="Segoe UI" w:cs="Segoe UI"/>
          <w:sz w:val="18"/>
          <w:lang w:val="en-IN" w:eastAsia="en-IN" w:bidi="bn-IN"/>
        </w:rPr>
        <w:t>ComboBox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"http://msdn.microsoft.com/en-IN/library/system.windows.controls.listbox.aspx" </w:instrText>
      </w:r>
      <w:r w:rsidR="00847DFF" w:rsidRPr="00847DFF">
        <w:fldChar w:fldCharType="separate"/>
      </w:r>
      <w:r w:rsidRPr="002C67D4">
        <w:rPr>
          <w:rFonts w:ascii="Segoe UI" w:eastAsia="Times New Roman" w:hAnsi="Segoe UI" w:cs="Segoe UI"/>
          <w:sz w:val="18"/>
          <w:lang w:val="en-IN" w:eastAsia="en-IN" w:bidi="bn-IN"/>
        </w:rPr>
        <w:t>ListBox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"http://msdn.microsoft.com/en-IN/library/system.windows.controls.radiobutton.aspx" </w:instrText>
      </w:r>
      <w:r w:rsidR="00847DFF" w:rsidRPr="00847DFF">
        <w:fldChar w:fldCharType="separate"/>
      </w:r>
      <w:r w:rsidRPr="002C67D4">
        <w:rPr>
          <w:rFonts w:ascii="Segoe UI" w:eastAsia="Times New Roman" w:hAnsi="Segoe UI" w:cs="Segoe UI"/>
          <w:sz w:val="18"/>
          <w:lang w:val="en-IN" w:eastAsia="en-IN" w:bidi="bn-IN"/>
        </w:rPr>
        <w:t>RadioButton</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4"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5" w:history="1">
        <w:proofErr w:type="spellStart"/>
        <w:r w:rsidR="00B50F39" w:rsidRPr="00B50F39">
          <w:rPr>
            <w:rStyle w:val="Hyperlink"/>
            <w:rFonts w:ascii="Segoe UI" w:hAnsi="Segoe UI" w:cs="Segoe UI"/>
            <w:color w:val="auto"/>
            <w:sz w:val="18"/>
            <w:szCs w:val="18"/>
            <w:u w:val="none"/>
          </w:rPr>
          <w:t>DockPanel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6"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7" w:history="1">
        <w:proofErr w:type="spellStart"/>
        <w:r w:rsidR="00B50F39" w:rsidRPr="00B50F39">
          <w:rPr>
            <w:rStyle w:val="Hyperlink"/>
            <w:rFonts w:ascii="Segoe UI" w:hAnsi="Segoe UI" w:cs="Segoe UI"/>
            <w:color w:val="auto"/>
            <w:sz w:val="18"/>
            <w:szCs w:val="18"/>
            <w:u w:val="none"/>
          </w:rPr>
          <w:t>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8" w:history="1">
        <w:proofErr w:type="spellStart"/>
        <w:r w:rsidR="00B50F39" w:rsidRPr="00B50F39">
          <w:rPr>
            <w:rStyle w:val="Hyperlink"/>
            <w:rFonts w:ascii="Segoe UI" w:hAnsi="Segoe UI" w:cs="Segoe UI"/>
            <w:color w:val="auto"/>
            <w:sz w:val="18"/>
            <w:szCs w:val="18"/>
            <w:u w:val="none"/>
          </w:rPr>
          <w:t>VirtualizingStackPanel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9" w:history="1">
        <w:proofErr w:type="spellStart"/>
        <w:r w:rsidR="00B50F39" w:rsidRPr="00B50F39">
          <w:rPr>
            <w:rStyle w:val="Hyperlink"/>
            <w:rFonts w:ascii="Segoe UI" w:hAnsi="Segoe UI" w:cs="Segoe UI"/>
            <w:color w:val="auto"/>
            <w:sz w:val="18"/>
            <w:szCs w:val="18"/>
            <w:u w:val="none"/>
          </w:rPr>
          <w:t>WrapPanel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847DFF" w:rsidP="006D3AE6">
      <w:pPr>
        <w:tabs>
          <w:tab w:val="center" w:pos="4680"/>
        </w:tabs>
      </w:pPr>
      <w:hyperlink r:id="rId120"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3" w:name="_Toc289170424"/>
      <w:bookmarkStart w:id="64"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3"/>
      <w:bookmarkEnd w:id="64"/>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21"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22"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 xml:space="preserve">The Java Swing provides the multiple platform independent APIs interfaces for interacting between the users and GUIs components. All Java Swing classes imports </w:t>
      </w:r>
      <w:proofErr w:type="spellStart"/>
      <w:r w:rsidRPr="00186AE5">
        <w:t>form</w:t>
      </w:r>
      <w:proofErr w:type="spellEnd"/>
      <w:r w:rsidRPr="00186AE5">
        <w:t xml:space="preserve"> the import </w:t>
      </w:r>
      <w:proofErr w:type="spellStart"/>
      <w:r w:rsidRPr="00186AE5">
        <w:t>javax.swing</w:t>
      </w:r>
      <w:proofErr w:type="spellEnd"/>
      <w:r w:rsidRPr="00186AE5">
        <w:t xml:space="preserve">.*; package.  Java provides </w:t>
      </w:r>
      <w:proofErr w:type="gramStart"/>
      <w:r w:rsidRPr="00186AE5">
        <w:t>an interactive features</w:t>
      </w:r>
      <w:proofErr w:type="gramEnd"/>
      <w:r w:rsidRPr="00186AE5">
        <w:t xml:space="preserve"> for design the </w:t>
      </w:r>
      <w:r w:rsidRPr="00186AE5">
        <w:rPr>
          <w:b/>
          <w:bCs/>
        </w:rPr>
        <w:t>GUI</w:t>
      </w:r>
      <w:r w:rsidRPr="00186AE5">
        <w:t xml:space="preserve">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r w:rsidRPr="00186AE5">
        <w:t>JDialog</w:t>
      </w:r>
      <w:proofErr w:type="spellEnd"/>
      <w:r w:rsidRPr="00186AE5">
        <w:t xml:space="preserve">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performed the action with the </w:t>
            </w:r>
            <w:proofErr w:type="spellStart"/>
            <w:r w:rsidRPr="00186AE5">
              <w:t>ActionListenerwhere</w:t>
            </w:r>
            <w:proofErr w:type="spellEnd"/>
            <w:r w:rsidRPr="00186AE5">
              <w:t xml:space="preserve"> the multiple controls are used for same purposes.</w:t>
            </w:r>
          </w:p>
        </w:tc>
      </w:tr>
      <w:tr w:rsidR="00CA6E55" w:rsidRPr="00186AE5" w:rsidTr="008B6BDF">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BoundedRangeModel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defines the data model of components like: sliders and </w:t>
            </w:r>
            <w:proofErr w:type="spellStart"/>
            <w:r w:rsidRPr="00186AE5">
              <w:t>progressBars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state model for the buttons like: radio buttons, check boxes etc.</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CellEditor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used by the developer for creating the new editor and it has the new components implement interfaces. </w:t>
            </w:r>
            <w:proofErr w:type="spellStart"/>
            <w:r w:rsidRPr="00186AE5">
              <w:t>TheCellEditor</w:t>
            </w:r>
            <w:proofErr w:type="spellEnd"/>
            <w:r w:rsidRPr="00186AE5">
              <w:t> implements the wrapper based approach.</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this interface, the editor component used to </w:t>
            </w:r>
            <w:proofErr w:type="spellStart"/>
            <w:r w:rsidRPr="00186AE5">
              <w:t>JComboBoxcomponents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represents the data model in a list model with the selected items.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DesktopManager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JDesktopPane</w:t>
            </w:r>
            <w:proofErr w:type="spellEnd"/>
            <w:r w:rsidRPr="00186AE5">
              <w:t> object. The </w:t>
            </w:r>
            <w:proofErr w:type="spellStart"/>
            <w:r w:rsidRPr="00186AE5">
              <w:t>JInternalFrameimplements</w:t>
            </w:r>
            <w:proofErr w:type="spellEnd"/>
            <w:r w:rsidRPr="00186AE5">
              <w:t xml:space="preserve"> in the </w:t>
            </w:r>
            <w:proofErr w:type="spellStart"/>
            <w:r w:rsidRPr="00186AE5">
              <w:t>JDesktopPane</w:t>
            </w:r>
            <w:proofErr w:type="spellEnd"/>
            <w:r w:rsidRPr="00186AE5">
              <w:t xml:space="preserve"> with the help of </w:t>
            </w:r>
            <w:proofErr w:type="spellStart"/>
            <w:r w:rsidRPr="00186AE5">
              <w:t>DesktopManager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graphical representation of the components. It has fixed size picture.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JComboBox.KeySelectionManager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KeySelectionManager</w:t>
            </w:r>
            <w:proofErr w:type="spellEnd"/>
            <w:r w:rsidRPr="00186AE5">
              <w:t> and used for the combo box data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ListCellRenderer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paint the cell in the list with the help of "rubber stamps</w:t>
            </w:r>
            <w:proofErr w:type="gramStart"/>
            <w:r w:rsidRPr="00186AE5">
              <w:t>" .</w:t>
            </w:r>
            <w:proofErr w:type="gramEnd"/>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JList</w:t>
            </w:r>
            <w:proofErr w:type="spellEnd"/>
            <w:r w:rsidRPr="00186AE5">
              <w:t> components method. It gets the value of each cell of list.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indicates the components, which are stable or not.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MenuElement</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where the any components are implements in the menu.</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MutableComboBoxModel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extends from the </w:t>
            </w:r>
            <w:proofErr w:type="spellStart"/>
            <w:r w:rsidRPr="00186AE5">
              <w:t>ComboBoxModel</w:t>
            </w:r>
            <w:proofErr w:type="spellEnd"/>
            <w:r w:rsidRPr="00186AE5">
              <w:t xml:space="preserve">. It is a mutable version of </w:t>
            </w:r>
            <w:proofErr w:type="spellStart"/>
            <w:r w:rsidRPr="00186AE5">
              <w:t>ComboBoxModel</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requirements of an object for displaying the values.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RootPaneContainer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uses the </w:t>
            </w:r>
            <w:proofErr w:type="spellStart"/>
            <w:r w:rsidRPr="00186AE5">
              <w:t>RootPane</w:t>
            </w:r>
            <w:proofErr w:type="spellEnd"/>
            <w:r w:rsidRPr="00186AE5">
              <w:t xml:space="preserve"> properties and it has the components like: </w:t>
            </w:r>
            <w:proofErr w:type="spellStart"/>
            <w:r w:rsidRPr="00186AE5">
              <w:t>JFrame</w:t>
            </w:r>
            <w:proofErr w:type="spellEnd"/>
            <w:r w:rsidRPr="00186AE5">
              <w:t xml:space="preserve">, </w:t>
            </w:r>
            <w:proofErr w:type="spellStart"/>
            <w:r w:rsidRPr="00186AE5">
              <w:t>JInternalFrame</w:t>
            </w:r>
            <w:proofErr w:type="spellEnd"/>
            <w:r w:rsidRPr="00186AE5">
              <w:t xml:space="preserve"> and </w:t>
            </w:r>
            <w:proofErr w:type="spellStart"/>
            <w:r w:rsidRPr="00186AE5">
              <w:t>JWindow</w:t>
            </w:r>
            <w:proofErr w:type="spellEnd"/>
            <w:r w:rsidRPr="00186AE5">
              <w:t xml:space="preserve"> etc.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provides the scrolling to show the large amount of data with the help of </w:t>
            </w:r>
            <w:proofErr w:type="spellStart"/>
            <w:r w:rsidRPr="00186AE5">
              <w:t>JScrollPane</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JScrollPane</w:t>
            </w:r>
            <w:proofErr w:type="spellEnd"/>
            <w:r w:rsidRPr="00186AE5">
              <w:t> 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SingleSelectionModel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select the one index in 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You can set the components on the screen to own requirements.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UIDefaults.ActiveValue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constructs the </w:t>
            </w:r>
            <w:proofErr w:type="spellStart"/>
            <w:r w:rsidRPr="00186AE5">
              <w:t>DefaultListCellRenderer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enables one to store an entry in the default table. The entered value is not constructed until first time is a real value is created through it using </w:t>
            </w:r>
            <w:proofErr w:type="spellStart"/>
            <w:proofErr w:type="gramStart"/>
            <w:r w:rsidRPr="00186AE5">
              <w:t>LazyValue.createValue</w:t>
            </w:r>
            <w:proofErr w:type="spellEnd"/>
            <w:r w:rsidRPr="00186AE5">
              <w:t>(</w:t>
            </w:r>
            <w:proofErr w:type="gramEnd"/>
            <w:r w:rsidRPr="00186AE5">
              <w:t>) method.</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WindowConstants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has two methods </w:t>
            </w:r>
            <w:proofErr w:type="spellStart"/>
            <w:r w:rsidRPr="00186AE5">
              <w:t>setDefaultCloseOperation</w:t>
            </w:r>
            <w:proofErr w:type="spellEnd"/>
            <w:r w:rsidRPr="00186AE5">
              <w:t xml:space="preserve"> and </w:t>
            </w:r>
            <w:proofErr w:type="spellStart"/>
            <w:r w:rsidRPr="00186AE5">
              <w:t>getDefaultCloseOperation</w:t>
            </w:r>
            <w:proofErr w:type="spellEnd"/>
            <w:r w:rsidRPr="00186AE5">
              <w:t xml:space="preserve"> and provides the window close </w:t>
            </w:r>
            <w:proofErr w:type="spellStart"/>
            <w:r w:rsidRPr="00186AE5">
              <w:t>opration</w:t>
            </w:r>
            <w:proofErr w:type="spellEnd"/>
            <w:r w:rsidRPr="00186AE5">
              <w:t>.</w:t>
            </w:r>
          </w:p>
        </w:tc>
      </w:tr>
    </w:tbl>
    <w:p w:rsidR="00CA6E55" w:rsidRPr="00186AE5" w:rsidRDefault="00CA6E55" w:rsidP="00CA6E55">
      <w:r w:rsidRPr="00186AE5">
        <w:t>The following classes and it's descriptions to</w:t>
      </w:r>
      <w:proofErr w:type="gramStart"/>
      <w:r w:rsidRPr="00186AE5">
        <w:t>  be</w:t>
      </w:r>
      <w:proofErr w:type="gramEnd"/>
      <w:r w:rsidRPr="00186AE5">
        <w:t xml:space="preserv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AbstractAction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handles the any types of action and provides JFC Action interface.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nature of buttons and menu items.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a list and contents of the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data model which provides the list with its contents.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ActionMap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works with </w:t>
            </w:r>
            <w:proofErr w:type="spellStart"/>
            <w:r w:rsidRPr="00186AE5">
              <w:t>InputMap</w:t>
            </w:r>
            <w:proofErr w:type="spellEnd"/>
            <w:r w:rsidRPr="00186AE5">
              <w:t> and performs any action when the key is pressed.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BorderFactory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Object and creates the Border instance in the factory.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fixed spaces between two components and uses the </w:t>
            </w:r>
            <w:proofErr w:type="spellStart"/>
            <w:r w:rsidRPr="00186AE5">
              <w:t>BoxLayout</w:t>
            </w:r>
            <w:proofErr w:type="spellEnd"/>
            <w:r w:rsidRPr="00186AE5">
              <w:t> object of the layout 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Box.Filler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participates in the Layout and uses the lightweight components.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BoxLayout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arranging the multiple components either horizontally or vertically. The Box container uses this class.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ButtonGroup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the multiple buttons in </w:t>
            </w:r>
            <w:proofErr w:type="spellStart"/>
            <w:r w:rsidRPr="00186AE5">
              <w:t>aButtonGroup</w:t>
            </w:r>
            <w:proofErr w:type="spellEnd"/>
            <w:r w:rsidRPr="00186AE5">
              <w:t>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CellRandererPane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insert the components like: </w:t>
            </w:r>
            <w:proofErr w:type="spellStart"/>
            <w:r w:rsidRPr="00186AE5">
              <w:t>JList</w:t>
            </w:r>
            <w:proofErr w:type="spellEnd"/>
            <w:r w:rsidRPr="00186AE5">
              <w:t xml:space="preserve">, </w:t>
            </w:r>
            <w:proofErr w:type="spellStart"/>
            <w:r w:rsidRPr="00186AE5">
              <w:t>JTable</w:t>
            </w:r>
            <w:proofErr w:type="spellEnd"/>
            <w:r w:rsidRPr="00186AE5">
              <w:t xml:space="preserve"> and </w:t>
            </w:r>
            <w:proofErr w:type="spellStart"/>
            <w:r w:rsidRPr="00186AE5">
              <w:t>JTree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ComponentInputMap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w:t>
            </w:r>
            <w:proofErr w:type="spellStart"/>
            <w:r w:rsidRPr="00186AE5">
              <w:t>ComponentInputMap</w:t>
            </w:r>
            <w:proofErr w:type="spellEnd"/>
            <w:r w:rsidRPr="00186AE5">
              <w:t xml:space="preserve"> constructor and creates the components with the help of </w:t>
            </w:r>
            <w:proofErr w:type="spellStart"/>
            <w:r w:rsidRPr="00186AE5">
              <w:t>InpuMap</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DebugGraphics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from the Graphics and used to debug the graphics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DefaultBoundedRangeModel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implementation of default </w:t>
            </w:r>
            <w:proofErr w:type="spellStart"/>
            <w:r w:rsidRPr="00186AE5">
              <w:t>BoundedRangeModel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implements the generic </w:t>
            </w:r>
            <w:proofErr w:type="spellStart"/>
            <w:r w:rsidRPr="00186AE5">
              <w:t>ButtonModel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the </w:t>
            </w:r>
            <w:proofErr w:type="spellStart"/>
            <w:r w:rsidRPr="00186AE5">
              <w:t>TableCellEditor</w:t>
            </w:r>
            <w:proofErr w:type="spellEnd"/>
            <w:r w:rsidRPr="00186AE5">
              <w:t xml:space="preserve"> and </w:t>
            </w:r>
            <w:proofErr w:type="spellStart"/>
            <w:r w:rsidRPr="00186AE5">
              <w:t>TreeCellEditor</w:t>
            </w:r>
            <w:proofErr w:type="spellEnd"/>
            <w:r w:rsidRPr="00186AE5">
              <w:t xml:space="preserve"> for the table and tree cells.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DefaultComboBoxModel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default model for combo boxes.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DefaultDesktopManager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DesktopManager</w:t>
            </w:r>
            <w:proofErr w:type="spellEnd"/>
            <w:r w:rsidRPr="00186AE5">
              <w:t xml:space="preserve">. The </w:t>
            </w:r>
            <w:proofErr w:type="spellStart"/>
            <w:r w:rsidRPr="00186AE5">
              <w:t>DesktopManager</w:t>
            </w:r>
            <w:proofErr w:type="spellEnd"/>
            <w:r w:rsidRPr="00186AE5">
              <w:t xml:space="preserve"> has the </w:t>
            </w:r>
            <w:proofErr w:type="spellStart"/>
            <w:r w:rsidRPr="00186AE5">
              <w:t>JInternalFrame</w:t>
            </w:r>
            <w:proofErr w:type="spellEnd"/>
            <w:r w:rsidRPr="00186AE5">
              <w:t xml:space="preserve"> for creating the internal fame in a frame.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implementing the </w:t>
            </w:r>
            <w:proofErr w:type="spellStart"/>
            <w:r w:rsidRPr="00186AE5">
              <w:t>FocusManager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default </w:t>
            </w:r>
            <w:proofErr w:type="spellStart"/>
            <w:r w:rsidRPr="00186AE5">
              <w:t>ListCellRanderer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w:t>
            </w:r>
            <w:proofErr w:type="spellStart"/>
            <w:r w:rsidRPr="00186AE5">
              <w:t>DefaultListCellRanderer</w:t>
            </w:r>
            <w:proofErr w:type="spellEnd"/>
            <w:r w:rsidRPr="00186AE5">
              <w:t> and implementing in the </w:t>
            </w:r>
            <w:proofErr w:type="spellStart"/>
            <w:r w:rsidRPr="00186AE5">
              <w:t>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AbstractListModel</w:t>
            </w:r>
            <w:proofErr w:type="spellEnd"/>
            <w:r w:rsidRPr="00186AE5">
              <w:t xml:space="preserve"> and implementing </w:t>
            </w:r>
            <w:proofErr w:type="spellStart"/>
            <w:r w:rsidRPr="00186AE5">
              <w:t>thejava.util.Vector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for select the list in a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DefaultSingleSelectionModel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default </w:t>
            </w:r>
            <w:proofErr w:type="spellStart"/>
            <w:r w:rsidRPr="00186AE5">
              <w:t>SingleSelectionModel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handles all focus like: </w:t>
            </w:r>
            <w:proofErr w:type="spellStart"/>
            <w:r w:rsidRPr="00186AE5">
              <w:t>gainedFocus</w:t>
            </w:r>
            <w:proofErr w:type="spellEnd"/>
            <w:r w:rsidRPr="00186AE5">
              <w:t> and </w:t>
            </w:r>
            <w:proofErr w:type="spellStart"/>
            <w:r w:rsidRPr="00186AE5">
              <w:t>lostFocus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GrayFilter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RGBImageFilter</w:t>
            </w:r>
            <w:proofErr w:type="spellEnd"/>
            <w:r w:rsidRPr="00186AE5">
              <w:t> and used for disabling the image through the button.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ImageIcon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Icon and paints the icons from the images.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w:t>
            </w:r>
            <w:proofErr w:type="spellStart"/>
            <w:r w:rsidRPr="00186AE5">
              <w:t>ActionMap</w:t>
            </w:r>
            <w:proofErr w:type="spellEnd"/>
            <w:r w:rsidRPr="00186AE5">
              <w:t xml:space="preserve"> to </w:t>
            </w:r>
            <w:proofErr w:type="gramStart"/>
            <w:r w:rsidRPr="00186AE5">
              <w:t>performed</w:t>
            </w:r>
            <w:proofErr w:type="gramEnd"/>
            <w:r w:rsidRPr="00186AE5">
              <w:t xml:space="preserve"> the action when you press any key of keyboard. It bounds data between the input event and an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InputVerifier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helps you when you </w:t>
            </w:r>
            <w:proofErr w:type="gramStart"/>
            <w:r w:rsidRPr="00186AE5">
              <w:t>works</w:t>
            </w:r>
            <w:proofErr w:type="gramEnd"/>
            <w:r w:rsidRPr="00186AE5">
              <w:t xml:space="preserve"> with the text fields through the 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JApplet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Applet and implements the </w:t>
            </w:r>
            <w:proofErr w:type="spellStart"/>
            <w:r w:rsidRPr="00186AE5">
              <w:t>Accessibleand</w:t>
            </w:r>
            <w:proofErr w:type="spellEnd"/>
            <w:r w:rsidRPr="00186AE5">
              <w:t> </w:t>
            </w:r>
            <w:proofErr w:type="spellStart"/>
            <w:r w:rsidRPr="00186AE5">
              <w:t>RootPaneContainer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AbstractButton</w:t>
            </w:r>
            <w:proofErr w:type="spellEnd"/>
            <w:r w:rsidRPr="00186AE5">
              <w:t> and you can create the new button.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JToggleButton</w:t>
            </w:r>
            <w:proofErr w:type="spellEnd"/>
            <w:r w:rsidRPr="00186AE5">
              <w:t> and implements the check box in which buttons are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determines the items which is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JColorChooser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extends the </w:t>
            </w:r>
            <w:proofErr w:type="spellStart"/>
            <w:r w:rsidRPr="00186AE5">
              <w:t>JComponent</w:t>
            </w:r>
            <w:proofErr w:type="spellEnd"/>
            <w:r w:rsidRPr="00186AE5">
              <w:t xml:space="preserve"> and implementing the </w:t>
            </w:r>
            <w:proofErr w:type="spellStart"/>
            <w:r w:rsidRPr="00186AE5">
              <w:t>Accessable</w:t>
            </w:r>
            <w:proofErr w:type="spellEnd"/>
            <w:r w:rsidRPr="00186AE5">
              <w:t>. Here, you choose and manipulate the colors.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JComboBox</w:t>
            </w:r>
            <w:proofErr w:type="spellEnd"/>
            <w:r w:rsidRPr="00186AE5">
              <w:t xml:space="preserve">. It provides the drop-down list where </w:t>
            </w:r>
            <w:proofErr w:type="gramStart"/>
            <w:r w:rsidRPr="00186AE5">
              <w:t>user select</w:t>
            </w:r>
            <w:proofErr w:type="gramEnd"/>
            <w:r w:rsidRPr="00186AE5">
              <w:t xml:space="preserve"> only one item or value at a time. But combo box is a combination of multiple text or buttons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JComponent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In java swing, All components are used the </w:t>
            </w:r>
            <w:proofErr w:type="spellStart"/>
            <w:r w:rsidRPr="00186AE5">
              <w:t>JComponent</w:t>
            </w:r>
            <w:proofErr w:type="spellEnd"/>
            <w:r w:rsidRPr="00186AE5">
              <w:t xml:space="preserve"> except the top-level containers like: </w:t>
            </w:r>
            <w:proofErr w:type="spellStart"/>
            <w:r w:rsidRPr="00186AE5">
              <w:t>JFrame</w:t>
            </w:r>
            <w:proofErr w:type="spellEnd"/>
            <w:r w:rsidRPr="00186AE5">
              <w:t xml:space="preserve">, </w:t>
            </w:r>
            <w:proofErr w:type="spellStart"/>
            <w:r w:rsidRPr="00186AE5">
              <w:t>JDialog</w:t>
            </w:r>
            <w:proofErr w:type="spellEnd"/>
            <w:r w:rsidRPr="00186AE5">
              <w:t xml:space="preserve">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JDesktopPane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JLayeredPane</w:t>
            </w:r>
            <w:proofErr w:type="spellEnd"/>
            <w:r w:rsidRPr="00186AE5">
              <w:t xml:space="preserve"> and when you create the object of </w:t>
            </w:r>
            <w:proofErr w:type="spellStart"/>
            <w:r w:rsidRPr="00186AE5">
              <w:t>JInternalFrame</w:t>
            </w:r>
            <w:proofErr w:type="spellEnd"/>
            <w:r w:rsidRPr="00186AE5">
              <w:t xml:space="preserve"> to be maintained in the </w:t>
            </w:r>
            <w:proofErr w:type="spellStart"/>
            <w:r w:rsidRPr="00186AE5">
              <w:t>JDesktopPane</w:t>
            </w:r>
            <w:proofErr w:type="spellEnd"/>
            <w:r w:rsidRPr="00186AE5">
              <w:t xml:space="preserve">. The </w:t>
            </w:r>
            <w:proofErr w:type="spellStart"/>
            <w:r w:rsidRPr="00186AE5">
              <w:t>JDesktopPane</w:t>
            </w:r>
            <w:proofErr w:type="spellEnd"/>
            <w:r w:rsidRPr="00186AE5">
              <w:t xml:space="preserve"> has </w:t>
            </w:r>
            <w:proofErr w:type="spellStart"/>
            <w:r w:rsidRPr="00186AE5">
              <w:t>DesktopManager</w:t>
            </w:r>
            <w:proofErr w:type="spellEnd"/>
            <w:r w:rsidRPr="00186AE5">
              <w: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JDialog</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Dialog. This class used to create the dialog window and when you want to create the custom dialog window with the help of </w:t>
            </w:r>
            <w:proofErr w:type="spellStart"/>
            <w:r w:rsidRPr="00186AE5">
              <w:t>JOptionPane</w:t>
            </w:r>
            <w:proofErr w:type="spellEnd"/>
            <w:r w:rsidRPr="00186AE5">
              <w:t> method.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JEditorPane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JTextComponent</w:t>
            </w:r>
            <w:proofErr w:type="spellEnd"/>
            <w:r w:rsidRPr="00186AE5">
              <w:t xml:space="preserve">. It edits the component by the </w:t>
            </w:r>
            <w:proofErr w:type="spellStart"/>
            <w:r w:rsidRPr="00186AE5">
              <w:t>EditorKit</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JFileChooser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facility to choosing the file.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Frame and supports the swing components architecture.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the </w:t>
            </w:r>
            <w:proofErr w:type="spellStart"/>
            <w:r w:rsidRPr="00186AE5">
              <w:t>JComponent</w:t>
            </w:r>
            <w:proofErr w:type="spellEnd"/>
            <w:r w:rsidRPr="00186AE5">
              <w:t xml:space="preserve"> and provides the facility to dragging, closing, </w:t>
            </w:r>
            <w:proofErr w:type="gramStart"/>
            <w:r w:rsidRPr="00186AE5">
              <w:t>resizing</w:t>
            </w:r>
            <w:proofErr w:type="gramEnd"/>
            <w:r w:rsidRPr="00186AE5">
              <w:t xml:space="preserve"> and menu bar of the internal frame. The </w:t>
            </w:r>
            <w:proofErr w:type="spellStart"/>
            <w:r w:rsidRPr="00186AE5">
              <w:t>JInternalFrame</w:t>
            </w:r>
            <w:proofErr w:type="spellEnd"/>
            <w:r w:rsidRPr="00186AE5">
              <w:t xml:space="preserve"> added into the </w:t>
            </w:r>
            <w:proofErr w:type="spellStart"/>
            <w:r w:rsidRPr="00186AE5">
              <w:t>JDesktopPane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JInternalFrame.JDesktopIcon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displays the desktop icon and </w:t>
            </w:r>
            <w:proofErr w:type="gramStart"/>
            <w:r w:rsidRPr="00186AE5">
              <w:t>create</w:t>
            </w:r>
            <w:proofErr w:type="gramEnd"/>
            <w:r w:rsidRPr="00186AE5">
              <w:t xml:space="preserve"> the instance of </w:t>
            </w:r>
            <w:proofErr w:type="spellStart"/>
            <w:r w:rsidRPr="00186AE5">
              <w:t>JInternalFrame</w:t>
            </w:r>
            <w:proofErr w:type="spellEnd"/>
            <w:r w:rsidRPr="00186AE5">
              <w:t xml:space="preserve"> and </w:t>
            </w:r>
            <w:proofErr w:type="spellStart"/>
            <w:r w:rsidRPr="00186AE5">
              <w:t>iconify</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JLabel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show the small text and image.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JLayeredPane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JFC/Swing container that can be used to overlap the components to each other.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JList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list where you select the one or more than objects.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a new menu where you add the </w:t>
            </w:r>
            <w:proofErr w:type="spellStart"/>
            <w:r w:rsidRPr="00186AE5">
              <w:t>JMenuItems</w:t>
            </w:r>
            <w:proofErr w:type="spellEnd"/>
            <w:r w:rsidRPr="00186AE5">
              <w:t xml:space="preserve">. When you select the item then shows the popup menu items in the </w:t>
            </w:r>
            <w:proofErr w:type="spellStart"/>
            <w:r w:rsidRPr="00186AE5">
              <w:t>JMenuBar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used to create a new menu bar where the </w:t>
            </w:r>
            <w:proofErr w:type="spellStart"/>
            <w:r w:rsidRPr="00186AE5">
              <w:t>JMenu</w:t>
            </w:r>
            <w:proofErr w:type="spellEnd"/>
            <w:r w:rsidRPr="00186AE5">
              <w:t xml:space="preserve"> objects are added.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new menu items in the </w:t>
            </w:r>
            <w:proofErr w:type="spellStart"/>
            <w:r w:rsidRPr="00186AE5">
              <w:t>mebus</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JOptionPane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some different types of dialog box like: message dialog box, error dialog box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JPanel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JComponent</w:t>
            </w:r>
            <w:proofErr w:type="spellEnd"/>
            <w:r w:rsidRPr="00186AE5">
              <w:t> and used to create a new panel.</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JPassworkField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single line text editing. Here, don't available the original characters but view type indication characters are available.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popup menu. It provides small window where the various types of choices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Here the popup menu and the separator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JProgressBar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integer types values in percent within a bounded range to determine the working process.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radio button and shows the state of an item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implements the radio button menu item</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JRootPane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behind the scenes by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proofErr w:type="gramStart"/>
            <w:r w:rsidRPr="00186AE5">
              <w:t>JDialog</w:t>
            </w:r>
            <w:proofErr w:type="spellEnd"/>
            <w:proofErr w:type="gramEnd"/>
            <w:r w:rsidRPr="00186AE5">
              <w:t xml:space="preserve"> etc. for providing the task-orientation and functionality.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scroll bar. It provides the view content area where you show the content to scroll this.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scrollable view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use</w:t>
            </w:r>
            <w:proofErr w:type="gramEnd"/>
            <w:r w:rsidRPr="00186AE5">
              <w:t xml:space="preserve"> the separator among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JSlider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a control to represent a numeric value by dragging the slider.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JSplitPane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divides the two components graphically like: top and button, left and right.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JTabbedPane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JTable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user interface component and represents the two dimensional data.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JTextArea</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multi line plain text area.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facility to editing the text in a single line.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like </w:t>
            </w:r>
            <w:proofErr w:type="spellStart"/>
            <w:r w:rsidRPr="00186AE5">
              <w:t>JTexArea</w:t>
            </w:r>
            <w:proofErr w:type="spellEnd"/>
            <w:r w:rsidRPr="00186AE5">
              <w:t xml:space="preserve"> for multiple lines text with more </w:t>
            </w:r>
            <w:proofErr w:type="spellStart"/>
            <w:r w:rsidRPr="00186AE5">
              <w:t>capabalities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two state </w:t>
            </w:r>
            <w:proofErr w:type="gramStart"/>
            <w:r w:rsidRPr="00186AE5">
              <w:t>button</w:t>
            </w:r>
            <w:proofErr w:type="gramEnd"/>
            <w:r w:rsidRPr="00186AE5">
              <w:t xml:space="preserve"> that means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JToggleButton.ToggleButtonModel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DefaultButtonModel</w:t>
            </w:r>
            <w:proofErr w:type="spellEnd"/>
            <w:r w:rsidRPr="00186AE5">
              <w:t xml:space="preserve"> and provides </w:t>
            </w:r>
            <w:proofErr w:type="spellStart"/>
            <w:r w:rsidRPr="00186AE5">
              <w:t>theToggleButton</w:t>
            </w:r>
            <w:proofErr w:type="spellEnd"/>
            <w:r w:rsidRPr="00186AE5">
              <w:t>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set of command buttons icons that performs the different actions or controls.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tool bar separator.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JToolTip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shows the tool tips related to </w:t>
            </w:r>
            <w:proofErr w:type="spellStart"/>
            <w:proofErr w:type="gramStart"/>
            <w:r w:rsidRPr="00186AE5">
              <w:t>it's</w:t>
            </w:r>
            <w:proofErr w:type="spellEnd"/>
            <w:proofErr w:type="gramEnd"/>
            <w:r w:rsidRPr="00186AE5">
              <w:t xml:space="preserv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data in a hierarchical way.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JTree.DynamicUtilTreeNode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extends the </w:t>
            </w:r>
            <w:proofErr w:type="spellStart"/>
            <w:r w:rsidRPr="00186AE5">
              <w:t>DefaultMutableTreeNode</w:t>
            </w:r>
            <w:proofErr w:type="spellEnd"/>
            <w:r w:rsidRPr="00186AE5">
              <w:t> and create</w:t>
            </w:r>
            <w:proofErr w:type="gramEnd"/>
            <w:r w:rsidRPr="00186AE5">
              <w:t xml:space="preserve"> children nodes.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JTree.EmptySelectionModel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does not </w:t>
            </w:r>
            <w:proofErr w:type="gramStart"/>
            <w:r w:rsidRPr="00186AE5">
              <w:t>allows</w:t>
            </w:r>
            <w:proofErr w:type="gramEnd"/>
            <w:r w:rsidRPr="00186AE5">
              <w:t xml:space="preserve"> the any selection.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JViewPort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gives you about the underlying information.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JWindow</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window and shows the any location or area on the desktop. It couldn't any title bar and window management buttons.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KeyStroke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controls the key events on the keyboard for the equivalent device.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LayoutFocusTraversalPolicy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conducts the sorting objects according to their size, type, position or orientation.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LookAndFeel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MenuSelectionManager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menu selection hierarchy.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OverlayLayout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The layout </w:t>
            </w:r>
            <w:proofErr w:type="gramStart"/>
            <w:r w:rsidRPr="00186AE5">
              <w:t>manager arrange</w:t>
            </w:r>
            <w:proofErr w:type="gramEnd"/>
            <w:r w:rsidRPr="00186AE5">
              <w:t xml:space="preserve">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is used to monitoring the progress of any operation to be done.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ProgressMonitorInputStream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progress monitor to monitor the progress of reading input from the input stream. It cleanups all the rights when the stream is closed.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RepaintManager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manage</w:t>
            </w:r>
            <w:proofErr w:type="gramEnd"/>
            <w:r w:rsidRPr="00186AE5">
              <w:t xml:space="preserve"> and override the repaint requests.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manage the components like: scroll bar, row header, column header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ScrollPaneLayout</w:t>
            </w:r>
            <w:proofErr w:type="spellEnd"/>
            <w:r w:rsidRPr="00186AE5">
              <w:t xml:space="preserve"> and implements </w:t>
            </w:r>
            <w:proofErr w:type="spellStart"/>
            <w:r w:rsidRPr="00186AE5">
              <w:t>theUIResource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SizeRequirements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calculates the size and positions of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SizeSequence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represents the order list of size and </w:t>
            </w:r>
            <w:proofErr w:type="gramStart"/>
            <w:r w:rsidRPr="00186AE5">
              <w:t>it's</w:t>
            </w:r>
            <w:proofErr w:type="gramEnd"/>
            <w:r w:rsidRPr="00186AE5">
              <w:t xml:space="preserve"> positions.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SwingUtilities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utilities methods for swing.</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Actions perform the predefined rate.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ToolTipManager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manages the all tool tips.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Hashtable</w:t>
            </w:r>
            <w:proofErr w:type="spellEnd"/>
            <w:r w:rsidRPr="00186AE5">
              <w:t xml:space="preserve"> and you set/get the value with the help of </w:t>
            </w:r>
            <w:proofErr w:type="spellStart"/>
            <w:r w:rsidRPr="00186AE5">
              <w:t>UIManager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creates a Input Map through </w:t>
            </w:r>
            <w:proofErr w:type="spellStart"/>
            <w:r w:rsidRPr="00186AE5">
              <w:t>it's</w:t>
            </w:r>
            <w:proofErr w:type="spellEnd"/>
            <w:r w:rsidRPr="00186AE5">
              <w:t xml:space="preserve"> </w:t>
            </w:r>
            <w:proofErr w:type="spellStart"/>
            <w:proofErr w:type="gramStart"/>
            <w:r w:rsidRPr="00186AE5">
              <w:t>createValue</w:t>
            </w:r>
            <w:proofErr w:type="spellEnd"/>
            <w:r w:rsidRPr="00186AE5">
              <w:t>(</w:t>
            </w:r>
            <w:proofErr w:type="gramEnd"/>
            <w:r w:rsidRPr="00186AE5">
              <w:t>) method. The array of key after binding is passed to the constructor of this. Example of binding of key is array of pressing key information (e.g. ctrl + c or alt + f).</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UIDefaults.ProxyLazyValue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UIManager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track of the current look and feel details.</w:t>
            </w:r>
          </w:p>
        </w:tc>
      </w:tr>
      <w:tr w:rsidR="00CA6E55" w:rsidRPr="00186AE5" w:rsidTr="008B6BDF">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UIManager.LookAndFeelInfo</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is the nested class of </w:t>
            </w:r>
            <w:proofErr w:type="spellStart"/>
            <w:r w:rsidRPr="00186AE5">
              <w:t>UIManager</w:t>
            </w:r>
            <w:proofErr w:type="spellEnd"/>
            <w:r w:rsidRPr="00186AE5">
              <w:t> class i.e. used for getting information about all the look and feels installed with the software development 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ViewportLayout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defines the policy for the layout.</w:t>
            </w:r>
          </w:p>
        </w:tc>
      </w:tr>
    </w:tbl>
    <w:p w:rsidR="00CA6E55" w:rsidRPr="00186AE5" w:rsidRDefault="00CA6E55" w:rsidP="00CA6E55">
      <w:pPr>
        <w:rPr>
          <w:ins w:id="65" w:author="Unknown"/>
          <w:u w:val="single"/>
        </w:rPr>
      </w:pPr>
      <w:ins w:id="66" w:author="Unknown">
        <w:r w:rsidRPr="00186AE5">
          <w:rPr>
            <w:u w:val="single"/>
          </w:rPr>
          <w:t xml:space="preserve">The following Exceptions and </w:t>
        </w:r>
        <w:proofErr w:type="gramStart"/>
        <w:r w:rsidRPr="00186AE5">
          <w:rPr>
            <w:u w:val="single"/>
          </w:rPr>
          <w:t>it's</w:t>
        </w:r>
        <w:proofErr w:type="gramEnd"/>
        <w:r w:rsidRPr="00186AE5">
          <w:rPr>
            <w:u w:val="single"/>
          </w:rPr>
          <w:t xml:space="preserve">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spellStart"/>
            <w:r w:rsidRPr="00186AE5">
              <w:t>UnsupportedLookAndFeelException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7" w:name="_Toc289275460"/>
      <w:bookmarkStart w:id="68" w:name="_Toc330365078"/>
      <w:r>
        <w:rPr>
          <w:rFonts w:eastAsia="Arial"/>
        </w:rPr>
        <w:t>Programming Framework</w:t>
      </w:r>
      <w:bookmarkEnd w:id="67"/>
      <w:bookmarkEnd w:id="6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3"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4"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5"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6" w:history="1">
              <w:proofErr w:type="spellStart"/>
              <w:r w:rsidR="00A56392">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7" w:history="1">
              <w:proofErr w:type="spellStart"/>
              <w:r w:rsidR="00A56392">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8" w:history="1">
              <w:proofErr w:type="spellStart"/>
              <w:r w:rsidR="00A56392">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9" w:history="1">
              <w:proofErr w:type="spellStart"/>
              <w:r w:rsidR="00A56392">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0" w:history="1">
              <w:proofErr w:type="spellStart"/>
              <w:r w:rsidR="00A56392">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1" w:history="1">
              <w:proofErr w:type="spellStart"/>
              <w:r w:rsidR="00A56392">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2" w:history="1">
              <w:proofErr w:type="spellStart"/>
              <w:r w:rsidR="00A56392">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3" w:history="1">
              <w:proofErr w:type="spellStart"/>
              <w:r w:rsidR="00A56392">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4" w:history="1">
              <w:proofErr w:type="spellStart"/>
              <w:r w:rsidR="00A56392">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"http://msdn.microsoft.com/en-us/library/system.device.location.aspx" </w:instrText>
            </w:r>
            <w:r w:rsidR="00847DFF" w:rsidRPr="00847DFF">
              <w:fldChar w:fldCharType="separate"/>
            </w:r>
            <w:r>
              <w:rPr>
                <w:rStyle w:val="Hyperlink"/>
                <w:rFonts w:ascii="Segoe UI" w:hAnsi="Segoe UI" w:cs="Segoe UI"/>
                <w:color w:val="03697A"/>
                <w:sz w:val="18"/>
                <w:szCs w:val="18"/>
              </w:rPr>
              <w:t>System.Device.Location</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"http://msdn.microsoft.com/en-us/library/system.device.location.aspx" </w:instrText>
            </w:r>
            <w:r w:rsidR="00847DFF" w:rsidRPr="00847DFF">
              <w:fldChar w:fldCharType="separate"/>
            </w:r>
            <w:r>
              <w:rPr>
                <w:rStyle w:val="Hyperlink"/>
                <w:rFonts w:ascii="Segoe UI" w:hAnsi="Segoe UI" w:cs="Segoe UI"/>
                <w:color w:val="03697A"/>
                <w:sz w:val="18"/>
                <w:szCs w:val="18"/>
              </w:rPr>
              <w:t>System.Device.Location</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5" w:history="1">
              <w:proofErr w:type="spellStart"/>
              <w:r w:rsidR="00A56392">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6" w:history="1">
              <w:proofErr w:type="spellStart"/>
              <w:r w:rsidR="00A56392">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7" w:history="1">
              <w:proofErr w:type="spellStart"/>
              <w:r w:rsidR="00A56392">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8" w:history="1">
              <w:proofErr w:type="spellStart"/>
              <w:r w:rsidR="00A56392">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"http://msdn.microsoft.com/en-us/library/system.dynamic.aspx" </w:instrText>
            </w:r>
            <w:r w:rsidR="00847DFF" w:rsidRPr="00847DFF">
              <w:fldChar w:fldCharType="separate"/>
            </w:r>
            <w:r>
              <w:rPr>
                <w:rStyle w:val="Hyperlink"/>
                <w:rFonts w:ascii="Segoe UI" w:hAnsi="Segoe UI" w:cs="Segoe UI"/>
                <w:color w:val="03697A"/>
                <w:sz w:val="18"/>
                <w:szCs w:val="18"/>
              </w:rPr>
              <w:t>System.Dynamic</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9" w:history="1">
              <w:proofErr w:type="spellStart"/>
              <w:r w:rsidR="00A56392">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0" w:history="1">
              <w:proofErr w:type="spellStart"/>
              <w:r w:rsidR="00A56392">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"http://msdn.microsoft.com/en-us/library/system.globalization.aspx" </w:instrText>
            </w:r>
            <w:r w:rsidR="00847DFF" w:rsidRPr="00847DFF">
              <w:fldChar w:fldCharType="separate"/>
            </w:r>
            <w:r>
              <w:rPr>
                <w:rStyle w:val="Hyperlink"/>
                <w:rFonts w:ascii="Segoe UI" w:hAnsi="Segoe UI" w:cs="Segoe UI"/>
                <w:color w:val="03697A"/>
                <w:sz w:val="18"/>
                <w:szCs w:val="18"/>
              </w:rPr>
              <w:t>System.Globalization</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"http://msdn.microsoft.com/en-us/library/system.globalization.stringinfo.aspx" </w:instrText>
            </w:r>
            <w:r w:rsidR="00847DFF" w:rsidRPr="00847DFF">
              <w:fldChar w:fldCharType="separate"/>
            </w:r>
            <w:r>
              <w:rPr>
                <w:rStyle w:val="Hyperlink"/>
                <w:rFonts w:ascii="Segoe UI" w:hAnsi="Segoe UI" w:cs="Segoe UI"/>
                <w:color w:val="03697A"/>
                <w:sz w:val="18"/>
                <w:szCs w:val="18"/>
              </w:rPr>
              <w:t>StringInfo</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41"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2" w:history="1">
              <w:proofErr w:type="spellStart"/>
              <w:r w:rsidR="00A56392">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3"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4" w:history="1">
              <w:proofErr w:type="spellStart"/>
              <w:r w:rsidR="00A56392">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5" w:history="1">
              <w:proofErr w:type="spellStart"/>
              <w:r w:rsidR="00A56392">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6" w:history="1">
              <w:proofErr w:type="spellStart"/>
              <w:r w:rsidR="00A56392">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"http://msdn.microsoft.com/en-us/library/system.media.aspx" </w:instrText>
            </w:r>
            <w:r w:rsidR="00847DFF" w:rsidRPr="00847DFF">
              <w:fldChar w:fldCharType="separate"/>
            </w:r>
            <w:r>
              <w:rPr>
                <w:rStyle w:val="Hyperlink"/>
                <w:rFonts w:ascii="Segoe UI" w:hAnsi="Segoe UI" w:cs="Segoe UI"/>
                <w:color w:val="03697A"/>
                <w:sz w:val="18"/>
                <w:szCs w:val="18"/>
              </w:rPr>
              <w:t>System.Media</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7" w:history="1">
              <w:proofErr w:type="spellStart"/>
              <w:r w:rsidR="00A56392">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8"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9" w:history="1">
              <w:proofErr w:type="spellStart"/>
              <w:r w:rsidR="00A56392">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"http://msdn.microsoft.com/en-us/library/system.numerics.aspx" </w:instrText>
            </w:r>
            <w:r w:rsidR="00847DFF" w:rsidRPr="00847DFF">
              <w:fldChar w:fldCharType="separate"/>
            </w:r>
            <w:r>
              <w:rPr>
                <w:rStyle w:val="Hyperlink"/>
                <w:rFonts w:ascii="Segoe UI" w:hAnsi="Segoe UI" w:cs="Segoe UI"/>
                <w:color w:val="03697A"/>
                <w:sz w:val="18"/>
                <w:szCs w:val="18"/>
              </w:rPr>
              <w:t>System.Numerics</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5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5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3" w:history="1">
              <w:proofErr w:type="spellStart"/>
              <w:r w:rsidR="00A56392">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4" w:history="1">
              <w:proofErr w:type="spellStart"/>
              <w:r w:rsidR="00A56392">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5" w:history="1">
              <w:proofErr w:type="spellStart"/>
              <w:r w:rsidR="00A56392">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6" w:history="1">
              <w:proofErr w:type="spellStart"/>
              <w:r w:rsidR="00A56392">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7" w:history="1">
              <w:proofErr w:type="spellStart"/>
              <w:r w:rsidR="00A56392">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8" w:history="1">
              <w:proofErr w:type="spellStart"/>
              <w:r w:rsidR="00A56392">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9" w:history="1">
              <w:proofErr w:type="spellStart"/>
              <w:r w:rsidR="00A56392">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0" w:history="1">
              <w:proofErr w:type="spellStart"/>
              <w:r w:rsidR="00A56392">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1" w:history="1">
              <w:proofErr w:type="spellStart"/>
              <w:r w:rsidR="00A56392">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2" w:history="1">
              <w:proofErr w:type="spellStart"/>
              <w:r w:rsidR="00A56392">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3" w:history="1">
              <w:proofErr w:type="spellStart"/>
              <w:r w:rsidR="00A56392">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"http://msdn.microsoft.com/en-us/library/system.timers.aspx" </w:instrText>
            </w:r>
            <w:r w:rsidR="00847DFF" w:rsidRPr="00847DFF">
              <w:fldChar w:fldCharType="separate"/>
            </w:r>
            <w:r>
              <w:rPr>
                <w:rStyle w:val="Hyperlink"/>
                <w:rFonts w:ascii="Segoe UI" w:hAnsi="Segoe UI" w:cs="Segoe UI"/>
                <w:color w:val="03697A"/>
                <w:sz w:val="18"/>
                <w:szCs w:val="18"/>
              </w:rPr>
              <w:t>System.Timers</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5" w:history="1">
              <w:proofErr w:type="spellStart"/>
              <w:r w:rsidR="00A56392">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6" w:history="1">
              <w:proofErr w:type="spellStart"/>
              <w:r w:rsidR="00A56392">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7" w:history="1">
              <w:proofErr w:type="spellStart"/>
              <w:r w:rsidR="00A56392">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8" w:history="1">
              <w:proofErr w:type="spellStart"/>
              <w:r w:rsidR="00A56392">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9" w:history="1">
              <w:proofErr w:type="spellStart"/>
              <w:r w:rsidR="00A56392">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0" w:history="1">
              <w:proofErr w:type="spellStart"/>
              <w:r w:rsidR="00A56392">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3" w:history="1">
              <w:proofErr w:type="spellStart"/>
              <w:r w:rsidR="00A56392">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4" w:history="1">
              <w:proofErr w:type="spellStart"/>
              <w:r w:rsidR="00A56392">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"http://msdn.microsoft.com/en-us/library/microsoft.aspnet.snapin.aspx" </w:instrText>
            </w:r>
            <w:r w:rsidR="00847DFF" w:rsidRPr="00847DFF">
              <w:fldChar w:fldCharType="separate"/>
            </w:r>
            <w:r>
              <w:rPr>
                <w:rStyle w:val="Hyperlink"/>
                <w:rFonts w:ascii="Segoe UI" w:hAnsi="Segoe UI" w:cs="Segoe UI"/>
                <w:color w:val="03697A"/>
                <w:sz w:val="18"/>
                <w:szCs w:val="18"/>
              </w:rPr>
              <w:t>Microsoft.Aspnet.Snapin</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7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6" w:history="1">
              <w:proofErr w:type="spellStart"/>
              <w:r w:rsidR="00A56392">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7" w:history="1">
              <w:proofErr w:type="spellStart"/>
              <w:r w:rsidR="00A56392">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8" w:history="1">
              <w:proofErr w:type="spellStart"/>
              <w:r w:rsidR="00A56392">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"http://msdn.microsoft.com/en-us/library/microsoft.data.entity.build.tasks.aspx" </w:instrText>
            </w:r>
            <w:r w:rsidR="00847DFF" w:rsidRPr="00847DFF">
              <w:fldChar w:fldCharType="separate"/>
            </w:r>
            <w:r>
              <w:rPr>
                <w:rStyle w:val="Hyperlink"/>
                <w:rFonts w:ascii="Segoe UI" w:hAnsi="Segoe UI" w:cs="Segoe UI"/>
                <w:color w:val="03697A"/>
                <w:sz w:val="18"/>
                <w:szCs w:val="18"/>
              </w:rPr>
              <w:t>Microsoft.Data.Entity.Build.Tasks</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9" w:history="1">
              <w:proofErr w:type="spellStart"/>
              <w:r w:rsidR="00A56392">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0" w:history="1">
              <w:proofErr w:type="spellStart"/>
              <w:r w:rsidR="00A56392">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"http://msdn.microsoft.com/en-us/library/microsoft.sqlserver.server.aspx" </w:instrText>
            </w:r>
            <w:r w:rsidR="00847DFF" w:rsidRPr="00847DFF">
              <w:fldChar w:fldCharType="separate"/>
            </w:r>
            <w:r>
              <w:rPr>
                <w:rStyle w:val="Hyperlink"/>
                <w:rFonts w:ascii="Segoe UI" w:hAnsi="Segoe UI" w:cs="Segoe UI"/>
                <w:color w:val="03697A"/>
                <w:sz w:val="18"/>
                <w:szCs w:val="18"/>
              </w:rPr>
              <w:t>Microsoft.SqlServer.Server</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1" w:history="1">
              <w:proofErr w:type="spellStart"/>
              <w:r w:rsidR="00A56392">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2" w:history="1">
              <w:proofErr w:type="spellStart"/>
              <w:r w:rsidR="00A56392">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3"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4" w:history="1">
              <w:proofErr w:type="spellStart"/>
              <w:r w:rsidR="00A56392">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5" w:history="1">
              <w:proofErr w:type="spellStart"/>
              <w:r w:rsidR="00A56392">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6" w:history="1">
              <w:proofErr w:type="spellStart"/>
              <w:r w:rsidR="00A56392">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9" w:name="_Toc304900511"/>
      <w:bookmarkStart w:id="70" w:name="_Toc320368089"/>
      <w:bookmarkStart w:id="71" w:name="_Toc330365079"/>
      <w:r w:rsidRPr="003D00A7">
        <w:t>Database</w:t>
      </w:r>
      <w:r>
        <w:t>/backend</w:t>
      </w:r>
      <w:r w:rsidR="008724AA">
        <w:t>:</w:t>
      </w:r>
      <w:r w:rsidRPr="003D00A7">
        <w:t xml:space="preserve"> </w:t>
      </w:r>
      <w:bookmarkEnd w:id="69"/>
      <w:bookmarkEnd w:id="70"/>
      <w:bookmarkEnd w:id="71"/>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7"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MySQL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 xml:space="preserve">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MySQL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MySQL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188"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9"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 xml:space="preserve">MySQL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MySQL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190"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2" w:name="_Toc289275461"/>
      <w:bookmarkStart w:id="73" w:name="_Toc330365080"/>
      <w:r w:rsidRPr="00490D21">
        <w:rPr>
          <w:rFonts w:eastAsia="Arial"/>
        </w:rPr>
        <w:t>P</w:t>
      </w:r>
      <w:r w:rsidR="008724AA">
        <w:rPr>
          <w:rFonts w:eastAsia="Arial"/>
        </w:rPr>
        <w:t xml:space="preserve">rogramming Language </w:t>
      </w:r>
      <w:bookmarkEnd w:id="72"/>
      <w:bookmarkEnd w:id="7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91"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92"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93"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94"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95"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96"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97"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98"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99"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00"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01"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2"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203"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04"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CD68D4" w:rsidRDefault="00CD68D4" w:rsidP="00CD68D4">
      <w:pPr>
        <w:pStyle w:val="Heading3"/>
        <w:rPr>
          <w:rFonts w:eastAsia="Times New Roman"/>
          <w:lang w:eastAsia="en-IN"/>
        </w:rPr>
      </w:pPr>
      <w:r>
        <w:rPr>
          <w:rFonts w:eastAsia="Times New Roman"/>
          <w:lang w:eastAsia="en-IN"/>
        </w:rPr>
        <w:lastRenderedPageBreak/>
        <w:t>java</w:t>
      </w:r>
    </w:p>
    <w:p w:rsidR="001E5C5B" w:rsidRDefault="001E5C5B" w:rsidP="001E5C5B">
      <w:pPr>
        <w:rPr>
          <w:lang w:eastAsia="en-IN"/>
        </w:rPr>
      </w:pPr>
    </w:p>
    <w:p w:rsidR="001E5C5B" w:rsidRDefault="001E5C5B" w:rsidP="001E5C5B">
      <w:pPr>
        <w:rPr>
          <w:lang w:eastAsia="en-IN"/>
        </w:rPr>
      </w:pPr>
      <w:r>
        <w:rPr>
          <w:noProof/>
          <w:lang w:bidi="ar-SA"/>
        </w:rPr>
        <w:drawing>
          <wp:anchor distT="0" distB="0" distL="114300" distR="114300" simplePos="0" relativeHeight="251681792" behindDoc="1" locked="0" layoutInCell="1" allowOverlap="1">
            <wp:simplePos x="0" y="0"/>
            <wp:positionH relativeFrom="column">
              <wp:posOffset>19050</wp:posOffset>
            </wp:positionH>
            <wp:positionV relativeFrom="paragraph">
              <wp:posOffset>3175</wp:posOffset>
            </wp:positionV>
            <wp:extent cx="3505200" cy="2800350"/>
            <wp:effectExtent l="19050" t="0" r="0" b="0"/>
            <wp:wrapTight wrapText="bothSides">
              <wp:wrapPolygon edited="0">
                <wp:start x="-117" y="0"/>
                <wp:lineTo x="-117" y="21453"/>
                <wp:lineTo x="21600" y="21453"/>
                <wp:lineTo x="21600" y="0"/>
                <wp:lineTo x="-117" y="0"/>
              </wp:wrapPolygon>
            </wp:wrapTight>
            <wp:docPr id="229" name="Picture 228" descr="Java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training.png"/>
                    <pic:cNvPicPr/>
                  </pic:nvPicPr>
                  <pic:blipFill>
                    <a:blip r:embed="rId205" cstate="print"/>
                    <a:stretch>
                      <a:fillRect/>
                    </a:stretch>
                  </pic:blipFill>
                  <pic:spPr>
                    <a:xfrm>
                      <a:off x="0" y="0"/>
                      <a:ext cx="3505200" cy="2800350"/>
                    </a:xfrm>
                    <a:prstGeom prst="rect">
                      <a:avLst/>
                    </a:prstGeom>
                  </pic:spPr>
                </pic:pic>
              </a:graphicData>
            </a:graphic>
          </wp:anchor>
        </w:drawing>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b/>
          <w:bCs/>
          <w:lang w:bidi="ar-SA"/>
        </w:rPr>
        <w:t>Java</w:t>
      </w:r>
      <w:r w:rsidRPr="00DB3B2B">
        <w:rPr>
          <w:rFonts w:ascii="Arial" w:eastAsia="Times New Roman" w:hAnsi="Arial" w:cs="Arial"/>
          <w:lang w:bidi="ar-SA"/>
        </w:rPr>
        <w:t> is a </w:t>
      </w:r>
      <w:hyperlink r:id="rId206" w:tooltip="General purpose programming language" w:history="1">
        <w:r w:rsidRPr="00DB3B2B">
          <w:rPr>
            <w:rFonts w:ascii="Arial" w:eastAsia="Times New Roman" w:hAnsi="Arial" w:cs="Arial"/>
            <w:lang w:bidi="ar-SA"/>
          </w:rPr>
          <w:t>general-purpose</w:t>
        </w:r>
      </w:hyperlink>
      <w:r w:rsidRPr="00DB3B2B">
        <w:rPr>
          <w:rFonts w:ascii="Arial" w:eastAsia="Times New Roman" w:hAnsi="Arial" w:cs="Arial"/>
          <w:lang w:bidi="ar-SA"/>
        </w:rPr>
        <w:t>, </w:t>
      </w:r>
      <w:hyperlink r:id="rId207" w:tooltip="Concurrent computing" w:history="1">
        <w:r w:rsidRPr="00DB3B2B">
          <w:rPr>
            <w:rFonts w:ascii="Arial" w:eastAsia="Times New Roman" w:hAnsi="Arial" w:cs="Arial"/>
            <w:lang w:bidi="ar-SA"/>
          </w:rPr>
          <w:t>concurrent</w:t>
        </w:r>
      </w:hyperlink>
      <w:r w:rsidRPr="00DB3B2B">
        <w:rPr>
          <w:rFonts w:ascii="Arial" w:eastAsia="Times New Roman" w:hAnsi="Arial" w:cs="Arial"/>
          <w:lang w:bidi="ar-SA"/>
        </w:rPr>
        <w:t>, </w:t>
      </w:r>
      <w:hyperlink r:id="rId208" w:tooltip="Class-based" w:history="1">
        <w:r w:rsidRPr="00DB3B2B">
          <w:rPr>
            <w:rFonts w:ascii="Arial" w:eastAsia="Times New Roman" w:hAnsi="Arial" w:cs="Arial"/>
            <w:lang w:bidi="ar-SA"/>
          </w:rPr>
          <w:t>class-based</w:t>
        </w:r>
      </w:hyperlink>
      <w:r w:rsidRPr="00DB3B2B">
        <w:rPr>
          <w:rFonts w:ascii="Arial" w:eastAsia="Times New Roman" w:hAnsi="Arial" w:cs="Arial"/>
          <w:lang w:bidi="ar-SA"/>
        </w:rPr>
        <w:t>, </w:t>
      </w:r>
      <w:hyperlink r:id="rId209" w:tooltip="Object-oriented programming" w:history="1">
        <w:r w:rsidRPr="00DB3B2B">
          <w:rPr>
            <w:rFonts w:ascii="Arial" w:eastAsia="Times New Roman" w:hAnsi="Arial" w:cs="Arial"/>
            <w:lang w:bidi="ar-SA"/>
          </w:rPr>
          <w:t>object-oriented</w:t>
        </w:r>
      </w:hyperlink>
      <w:r w:rsidRPr="00DB3B2B">
        <w:rPr>
          <w:rFonts w:ascii="Arial" w:eastAsia="Times New Roman" w:hAnsi="Arial" w:cs="Arial"/>
          <w:lang w:bidi="ar-SA"/>
        </w:rPr>
        <w:t> </w:t>
      </w:r>
      <w:hyperlink r:id="rId210" w:tooltip="Computer programming language" w:history="1">
        <w:r w:rsidRPr="00DB3B2B">
          <w:rPr>
            <w:rFonts w:ascii="Arial" w:eastAsia="Times New Roman" w:hAnsi="Arial" w:cs="Arial"/>
            <w:lang w:bidi="ar-SA"/>
          </w:rPr>
          <w:t>computer programming language</w:t>
        </w:r>
      </w:hyperlink>
      <w:r w:rsidRPr="00DB3B2B">
        <w:rPr>
          <w:rFonts w:ascii="Arial" w:eastAsia="Times New Roman" w:hAnsi="Arial" w:cs="Arial"/>
          <w:lang w:bidi="ar-SA"/>
        </w:rPr>
        <w:t>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w:t>
      </w:r>
      <w:hyperlink r:id="rId211" w:tooltip="Compiler" w:history="1">
        <w:r w:rsidRPr="00DB3B2B">
          <w:rPr>
            <w:rFonts w:ascii="Arial" w:eastAsia="Times New Roman" w:hAnsi="Arial" w:cs="Arial"/>
            <w:lang w:bidi="ar-SA"/>
          </w:rPr>
          <w:t>compiled</w:t>
        </w:r>
      </w:hyperlink>
      <w:r w:rsidRPr="00DB3B2B">
        <w:rPr>
          <w:rFonts w:ascii="Arial" w:eastAsia="Times New Roman" w:hAnsi="Arial" w:cs="Arial"/>
          <w:lang w:bidi="ar-SA"/>
        </w:rPr>
        <w:t> to </w:t>
      </w:r>
      <w:proofErr w:type="spellStart"/>
      <w:r w:rsidR="00847DFF" w:rsidRPr="00DB3B2B">
        <w:rPr>
          <w:rFonts w:ascii="Arial" w:eastAsia="Times New Roman" w:hAnsi="Arial" w:cs="Arial"/>
          <w:lang w:bidi="ar-SA"/>
        </w:rPr>
        <w:fldChar w:fldCharType="begin"/>
      </w:r>
      <w:r w:rsidRPr="00DB3B2B">
        <w:rPr>
          <w:rFonts w:ascii="Arial" w:eastAsia="Times New Roman" w:hAnsi="Arial" w:cs="Arial"/>
          <w:lang w:bidi="ar-SA"/>
        </w:rPr>
        <w:instrText xml:space="preserve"> HYPERLINK "http://en.wikipedia.org/wiki/Java_bytecode" \o "Java bytecode" </w:instrText>
      </w:r>
      <w:r w:rsidR="00847DFF" w:rsidRPr="00DB3B2B">
        <w:rPr>
          <w:rFonts w:ascii="Arial" w:eastAsia="Times New Roman" w:hAnsi="Arial" w:cs="Arial"/>
          <w:lang w:bidi="ar-SA"/>
        </w:rPr>
        <w:fldChar w:fldCharType="separate"/>
      </w:r>
      <w:r w:rsidRPr="00DB3B2B">
        <w:rPr>
          <w:rFonts w:ascii="Arial" w:eastAsia="Times New Roman" w:hAnsi="Arial" w:cs="Arial"/>
          <w:lang w:bidi="ar-SA"/>
        </w:rPr>
        <w:t>bytecode</w:t>
      </w:r>
      <w:proofErr w:type="spellEnd"/>
      <w:r w:rsidR="00847DFF" w:rsidRPr="00DB3B2B">
        <w:rPr>
          <w:rFonts w:ascii="Arial" w:eastAsia="Times New Roman" w:hAnsi="Arial" w:cs="Arial"/>
          <w:lang w:bidi="ar-SA"/>
        </w:rPr>
        <w:fldChar w:fldCharType="end"/>
      </w:r>
      <w:r w:rsidRPr="00DB3B2B">
        <w:rPr>
          <w:rFonts w:ascii="Arial" w:eastAsia="Times New Roman" w:hAnsi="Arial" w:cs="Arial"/>
          <w:lang w:bidi="ar-SA"/>
        </w:rPr>
        <w:t> (</w:t>
      </w:r>
      <w:hyperlink r:id="rId212" w:tooltip="Class (file format)" w:history="1">
        <w:r w:rsidRPr="00DB3B2B">
          <w:rPr>
            <w:rFonts w:ascii="Arial" w:eastAsia="Times New Roman" w:hAnsi="Arial" w:cs="Arial"/>
            <w:lang w:bidi="ar-SA"/>
          </w:rPr>
          <w:t>class file</w:t>
        </w:r>
      </w:hyperlink>
      <w:r w:rsidRPr="00DB3B2B">
        <w:rPr>
          <w:rFonts w:ascii="Arial" w:eastAsia="Times New Roman" w:hAnsi="Arial" w:cs="Arial"/>
          <w:lang w:bidi="ar-SA"/>
        </w:rPr>
        <w:t>) that can run on any </w:t>
      </w:r>
      <w:hyperlink r:id="rId213" w:tooltip="Java virtual machine" w:history="1">
        <w:r w:rsidRPr="00DB3B2B">
          <w:rPr>
            <w:rFonts w:ascii="Arial" w:eastAsia="Times New Roman" w:hAnsi="Arial" w:cs="Arial"/>
            <w:lang w:bidi="ar-SA"/>
          </w:rPr>
          <w:t>Java virtual machine</w:t>
        </w:r>
      </w:hyperlink>
      <w:r w:rsidRPr="00DB3B2B">
        <w:rPr>
          <w:rFonts w:ascii="Arial" w:eastAsia="Times New Roman" w:hAnsi="Arial" w:cs="Arial"/>
          <w:lang w:bidi="ar-SA"/>
        </w:rPr>
        <w:t> (JVM) regardless of </w:t>
      </w:r>
      <w:hyperlink r:id="rId214" w:tooltip="Computer architecture" w:history="1">
        <w:r w:rsidRPr="00DB3B2B">
          <w:rPr>
            <w:rFonts w:ascii="Arial" w:eastAsia="Times New Roman" w:hAnsi="Arial" w:cs="Arial"/>
            <w:lang w:bidi="ar-SA"/>
          </w:rPr>
          <w:t>computer architecture</w:t>
        </w:r>
      </w:hyperlink>
      <w:r w:rsidRPr="00DB3B2B">
        <w:rPr>
          <w:rFonts w:ascii="Arial" w:eastAsia="Times New Roman" w:hAnsi="Arial" w:cs="Arial"/>
          <w:lang w:bidi="ar-SA"/>
        </w:rPr>
        <w:t>. Java is, as of 2012, one of the most popular programming languages in use, particularly for client-server web applications, with a reported 10 million users.</w:t>
      </w:r>
      <w:hyperlink r:id="rId215" w:anchor="cite_note-10" w:history="1">
        <w:r w:rsidRPr="00DB3B2B">
          <w:rPr>
            <w:rFonts w:ascii="Arial" w:eastAsia="Times New Roman" w:hAnsi="Arial" w:cs="Arial"/>
            <w:vertAlign w:val="superscript"/>
            <w:lang w:bidi="ar-SA"/>
          </w:rPr>
          <w:t>[10]</w:t>
        </w:r>
      </w:hyperlink>
      <w:hyperlink r:id="rId216" w:anchor="cite_note-11" w:history="1">
        <w:r w:rsidRPr="00DB3B2B">
          <w:rPr>
            <w:rFonts w:ascii="Arial" w:eastAsia="Times New Roman" w:hAnsi="Arial" w:cs="Arial"/>
            <w:vertAlign w:val="superscript"/>
            <w:lang w:bidi="ar-SA"/>
          </w:rPr>
          <w:t>[11]</w:t>
        </w:r>
      </w:hyperlink>
      <w:r w:rsidRPr="00DB3B2B">
        <w:rPr>
          <w:rFonts w:ascii="Arial" w:eastAsia="Times New Roman" w:hAnsi="Arial" w:cs="Arial"/>
          <w:lang w:bidi="ar-SA"/>
        </w:rPr>
        <w:t> Java was originally developed by </w:t>
      </w:r>
      <w:hyperlink r:id="rId217" w:tooltip="James Gosling" w:history="1">
        <w:r w:rsidRPr="00DB3B2B">
          <w:rPr>
            <w:rFonts w:ascii="Arial" w:eastAsia="Times New Roman" w:hAnsi="Arial" w:cs="Arial"/>
            <w:lang w:bidi="ar-SA"/>
          </w:rPr>
          <w:t>James Gosling</w:t>
        </w:r>
      </w:hyperlink>
      <w:r w:rsidRPr="00DB3B2B">
        <w:rPr>
          <w:rFonts w:ascii="Arial" w:eastAsia="Times New Roman" w:hAnsi="Arial" w:cs="Arial"/>
          <w:lang w:bidi="ar-SA"/>
        </w:rPr>
        <w:t> at </w:t>
      </w:r>
      <w:hyperlink r:id="rId218" w:tooltip="Sun Microsystems" w:history="1">
        <w:r w:rsidRPr="00DB3B2B">
          <w:rPr>
            <w:rFonts w:ascii="Arial" w:eastAsia="Times New Roman" w:hAnsi="Arial" w:cs="Arial"/>
            <w:lang w:bidi="ar-SA"/>
          </w:rPr>
          <w:t>Sun Microsystems</w:t>
        </w:r>
      </w:hyperlink>
      <w:r w:rsidRPr="00DB3B2B">
        <w:rPr>
          <w:rFonts w:ascii="Arial" w:eastAsia="Times New Roman" w:hAnsi="Arial" w:cs="Arial"/>
          <w:lang w:bidi="ar-SA"/>
        </w:rPr>
        <w:t xml:space="preserve"> (which has </w:t>
      </w:r>
      <w:proofErr w:type="spellStart"/>
      <w:r w:rsidRPr="00DB3B2B">
        <w:rPr>
          <w:rFonts w:ascii="Arial" w:eastAsia="Times New Roman" w:hAnsi="Arial" w:cs="Arial"/>
          <w:lang w:bidi="ar-SA"/>
        </w:rPr>
        <w:t>since</w:t>
      </w:r>
      <w:hyperlink r:id="rId219" w:tooltip="Sun acquisition by Oracle" w:history="1">
        <w:r w:rsidRPr="00DB3B2B">
          <w:rPr>
            <w:rFonts w:ascii="Arial" w:eastAsia="Times New Roman" w:hAnsi="Arial" w:cs="Arial"/>
            <w:lang w:bidi="ar-SA"/>
          </w:rPr>
          <w:t>merged</w:t>
        </w:r>
        <w:proofErr w:type="spellEnd"/>
        <w:r w:rsidRPr="00DB3B2B">
          <w:rPr>
            <w:rFonts w:ascii="Arial" w:eastAsia="Times New Roman" w:hAnsi="Arial" w:cs="Arial"/>
            <w:lang w:bidi="ar-SA"/>
          </w:rPr>
          <w:t xml:space="preserve"> into Oracle Corporation</w:t>
        </w:r>
      </w:hyperlink>
      <w:r w:rsidRPr="00DB3B2B">
        <w:rPr>
          <w:rFonts w:ascii="Arial" w:eastAsia="Times New Roman" w:hAnsi="Arial" w:cs="Arial"/>
          <w:lang w:bidi="ar-SA"/>
        </w:rPr>
        <w:t>) and released in 1995 as a core component of Sun Microsystems' </w:t>
      </w:r>
      <w:hyperlink r:id="rId220" w:tooltip="Java (software platform)" w:history="1">
        <w:r w:rsidRPr="00DB3B2B">
          <w:rPr>
            <w:rFonts w:ascii="Arial" w:eastAsia="Times New Roman" w:hAnsi="Arial" w:cs="Arial"/>
            <w:lang w:bidi="ar-SA"/>
          </w:rPr>
          <w:t>Java platform</w:t>
        </w:r>
      </w:hyperlink>
      <w:r w:rsidRPr="00DB3B2B">
        <w:rPr>
          <w:rFonts w:ascii="Arial" w:eastAsia="Times New Roman" w:hAnsi="Arial" w:cs="Arial"/>
          <w:lang w:bidi="ar-SA"/>
        </w:rPr>
        <w:t>. The language derives much of its </w:t>
      </w:r>
      <w:hyperlink r:id="rId221" w:tooltip="Syntax (programming languages)" w:history="1">
        <w:r w:rsidRPr="00DB3B2B">
          <w:rPr>
            <w:rFonts w:ascii="Arial" w:eastAsia="Times New Roman" w:hAnsi="Arial" w:cs="Arial"/>
            <w:lang w:bidi="ar-SA"/>
          </w:rPr>
          <w:t>syntax</w:t>
        </w:r>
      </w:hyperlink>
      <w:r w:rsidRPr="00DB3B2B">
        <w:rPr>
          <w:rFonts w:ascii="Arial" w:eastAsia="Times New Roman" w:hAnsi="Arial" w:cs="Arial"/>
          <w:lang w:bidi="ar-SA"/>
        </w:rPr>
        <w:t> from </w:t>
      </w:r>
      <w:hyperlink r:id="rId222" w:tooltip="C (programming language)" w:history="1">
        <w:r w:rsidRPr="00DB3B2B">
          <w:rPr>
            <w:rFonts w:ascii="Arial" w:eastAsia="Times New Roman" w:hAnsi="Arial" w:cs="Arial"/>
            <w:lang w:bidi="ar-SA"/>
          </w:rPr>
          <w:t>C</w:t>
        </w:r>
      </w:hyperlink>
      <w:r w:rsidRPr="00DB3B2B">
        <w:rPr>
          <w:rFonts w:ascii="Arial" w:eastAsia="Times New Roman" w:hAnsi="Arial" w:cs="Arial"/>
          <w:lang w:bidi="ar-SA"/>
        </w:rPr>
        <w:t> and </w:t>
      </w:r>
      <w:hyperlink r:id="rId223" w:tooltip="C++" w:history="1">
        <w:r w:rsidRPr="00DB3B2B">
          <w:rPr>
            <w:rFonts w:ascii="Arial" w:eastAsia="Times New Roman" w:hAnsi="Arial" w:cs="Arial"/>
            <w:lang w:bidi="ar-SA"/>
          </w:rPr>
          <w:t>C++</w:t>
        </w:r>
      </w:hyperlink>
      <w:r w:rsidRPr="00DB3B2B">
        <w:rPr>
          <w:rFonts w:ascii="Arial" w:eastAsia="Times New Roman" w:hAnsi="Arial" w:cs="Arial"/>
          <w:lang w:bidi="ar-SA"/>
        </w:rPr>
        <w:t xml:space="preserve">, but it has </w:t>
      </w:r>
      <w:proofErr w:type="spellStart"/>
      <w:r w:rsidRPr="00DB3B2B">
        <w:rPr>
          <w:rFonts w:ascii="Arial" w:eastAsia="Times New Roman" w:hAnsi="Arial" w:cs="Arial"/>
          <w:lang w:bidi="ar-SA"/>
        </w:rPr>
        <w:t>fewer</w:t>
      </w:r>
      <w:hyperlink r:id="rId224" w:tooltip="Low-level programming language" w:history="1">
        <w:r w:rsidRPr="00DB3B2B">
          <w:rPr>
            <w:rFonts w:ascii="Arial" w:eastAsia="Times New Roman" w:hAnsi="Arial" w:cs="Arial"/>
            <w:lang w:bidi="ar-SA"/>
          </w:rPr>
          <w:t>low</w:t>
        </w:r>
        <w:proofErr w:type="spellEnd"/>
        <w:r w:rsidRPr="00DB3B2B">
          <w:rPr>
            <w:rFonts w:ascii="Arial" w:eastAsia="Times New Roman" w:hAnsi="Arial" w:cs="Arial"/>
            <w:lang w:bidi="ar-SA"/>
          </w:rPr>
          <w:t>-level</w:t>
        </w:r>
      </w:hyperlink>
      <w:r w:rsidRPr="00DB3B2B">
        <w:rPr>
          <w:rFonts w:ascii="Arial" w:eastAsia="Times New Roman" w:hAnsi="Arial" w:cs="Arial"/>
          <w:lang w:bidi="ar-SA"/>
        </w:rPr>
        <w:t> facilities than either of them.</w:t>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lang w:bidi="ar-SA"/>
        </w:rPr>
        <w:t>The original and </w:t>
      </w:r>
      <w:hyperlink r:id="rId225" w:tooltip="Reference implementation (computing)" w:history="1">
        <w:r w:rsidRPr="00DB3B2B">
          <w:rPr>
            <w:rFonts w:ascii="Arial" w:eastAsia="Times New Roman" w:hAnsi="Arial" w:cs="Arial"/>
            <w:lang w:bidi="ar-SA"/>
          </w:rPr>
          <w:t>reference implementation</w:t>
        </w:r>
      </w:hyperlink>
      <w:r w:rsidRPr="00DB3B2B">
        <w:rPr>
          <w:rFonts w:ascii="Arial" w:eastAsia="Times New Roman" w:hAnsi="Arial" w:cs="Arial"/>
          <w:lang w:bidi="ar-SA"/>
        </w:rPr>
        <w:t> Java </w:t>
      </w:r>
      <w:hyperlink r:id="rId226" w:tooltip="Compiler" w:history="1">
        <w:r w:rsidRPr="00DB3B2B">
          <w:rPr>
            <w:rFonts w:ascii="Arial" w:eastAsia="Times New Roman" w:hAnsi="Arial" w:cs="Arial"/>
            <w:lang w:bidi="ar-SA"/>
          </w:rPr>
          <w:t>compilers</w:t>
        </w:r>
      </w:hyperlink>
      <w:r w:rsidRPr="00DB3B2B">
        <w:rPr>
          <w:rFonts w:ascii="Arial" w:eastAsia="Times New Roman" w:hAnsi="Arial" w:cs="Arial"/>
          <w:lang w:bidi="ar-SA"/>
        </w:rPr>
        <w:t>, virtual machines, and </w:t>
      </w:r>
      <w:hyperlink r:id="rId227" w:tooltip="Library (computing)" w:history="1">
        <w:r w:rsidRPr="00DB3B2B">
          <w:rPr>
            <w:rFonts w:ascii="Arial" w:eastAsia="Times New Roman" w:hAnsi="Arial" w:cs="Arial"/>
            <w:lang w:bidi="ar-SA"/>
          </w:rPr>
          <w:t>class libraries</w:t>
        </w:r>
      </w:hyperlink>
      <w:r w:rsidRPr="00DB3B2B">
        <w:rPr>
          <w:rFonts w:ascii="Arial" w:eastAsia="Times New Roman" w:hAnsi="Arial" w:cs="Arial"/>
          <w:lang w:bidi="ar-SA"/>
        </w:rPr>
        <w:t> were developed by Sun from 1991 and first released in 1995. As of May 2007, in compliance with the specifications of the </w:t>
      </w:r>
      <w:hyperlink r:id="rId228" w:tooltip="Java Community Process" w:history="1">
        <w:r w:rsidRPr="00DB3B2B">
          <w:rPr>
            <w:rFonts w:ascii="Arial" w:eastAsia="Times New Roman" w:hAnsi="Arial" w:cs="Arial"/>
            <w:lang w:bidi="ar-SA"/>
          </w:rPr>
          <w:t>Java Community Process</w:t>
        </w:r>
      </w:hyperlink>
      <w:r w:rsidRPr="00DB3B2B">
        <w:rPr>
          <w:rFonts w:ascii="Arial" w:eastAsia="Times New Roman" w:hAnsi="Arial" w:cs="Arial"/>
          <w:lang w:bidi="ar-SA"/>
        </w:rPr>
        <w:t>, Sun relicensed most of its Java technologies under the </w:t>
      </w:r>
      <w:hyperlink r:id="rId229" w:tooltip="GNU General Public License" w:history="1">
        <w:r w:rsidRPr="00DB3B2B">
          <w:rPr>
            <w:rFonts w:ascii="Arial" w:eastAsia="Times New Roman" w:hAnsi="Arial" w:cs="Arial"/>
            <w:lang w:bidi="ar-SA"/>
          </w:rPr>
          <w:t>GNU General Public License</w:t>
        </w:r>
      </w:hyperlink>
      <w:r w:rsidRPr="00DB3B2B">
        <w:rPr>
          <w:rFonts w:ascii="Arial" w:eastAsia="Times New Roman" w:hAnsi="Arial" w:cs="Arial"/>
          <w:lang w:bidi="ar-SA"/>
        </w:rPr>
        <w:t>. Others have also developed alternative implementations of these Sun technologies, such as the </w:t>
      </w:r>
      <w:hyperlink r:id="rId230" w:tooltip="GNU Compiler for Java" w:history="1">
        <w:r w:rsidRPr="00DB3B2B">
          <w:rPr>
            <w:rFonts w:ascii="Arial" w:eastAsia="Times New Roman" w:hAnsi="Arial" w:cs="Arial"/>
            <w:lang w:bidi="ar-SA"/>
          </w:rPr>
          <w:t>GNU Compiler for Java</w:t>
        </w:r>
      </w:hyperlink>
      <w:r w:rsidRPr="00DB3B2B">
        <w:rPr>
          <w:rFonts w:ascii="Arial" w:eastAsia="Times New Roman" w:hAnsi="Arial" w:cs="Arial"/>
          <w:lang w:bidi="ar-SA"/>
        </w:rPr>
        <w:t> and </w:t>
      </w:r>
      <w:hyperlink r:id="rId231" w:tooltip="GNU Classpath" w:history="1">
        <w:r w:rsidRPr="00DB3B2B">
          <w:rPr>
            <w:rFonts w:ascii="Arial" w:eastAsia="Times New Roman" w:hAnsi="Arial" w:cs="Arial"/>
            <w:lang w:bidi="ar-SA"/>
          </w:rPr>
          <w:t xml:space="preserve">GNU </w:t>
        </w:r>
        <w:proofErr w:type="spellStart"/>
        <w:r w:rsidRPr="00DB3B2B">
          <w:rPr>
            <w:rFonts w:ascii="Arial" w:eastAsia="Times New Roman" w:hAnsi="Arial" w:cs="Arial"/>
            <w:lang w:bidi="ar-SA"/>
          </w:rPr>
          <w:t>Classpath</w:t>
        </w:r>
        <w:proofErr w:type="spellEnd"/>
      </w:hyperlink>
      <w:r w:rsidRPr="00DB3B2B">
        <w:rPr>
          <w:rFonts w:ascii="Arial" w:eastAsia="Times New Roman" w:hAnsi="Arial" w:cs="Arial"/>
          <w:lang w:bidi="ar-SA"/>
        </w:rPr>
        <w:t>.</w:t>
      </w:r>
    </w:p>
    <w:p w:rsidR="001E5C5B" w:rsidRDefault="001E5C5B" w:rsidP="001E5C5B">
      <w:pPr>
        <w:rPr>
          <w:lang w:eastAsia="en-IN"/>
        </w:rPr>
      </w:pPr>
    </w:p>
    <w:p w:rsidR="001E5C5B" w:rsidRDefault="001E5C5B" w:rsidP="001E5C5B">
      <w:pPr>
        <w:pStyle w:val="Heading4"/>
        <w:rPr>
          <w:lang w:eastAsia="en-IN"/>
        </w:rPr>
      </w:pPr>
      <w:r>
        <w:rPr>
          <w:lang w:eastAsia="en-IN"/>
        </w:rPr>
        <w:t>Java features</w:t>
      </w:r>
    </w:p>
    <w:p w:rsidR="001E5C5B" w:rsidRDefault="001E5C5B" w:rsidP="001E5C5B">
      <w:pPr>
        <w:rPr>
          <w:lang w:eastAsia="en-IN"/>
        </w:rPr>
      </w:pPr>
    </w:p>
    <w:p w:rsidR="001E5C5B" w:rsidRPr="003E77BB" w:rsidRDefault="001E5C5B" w:rsidP="00437A54">
      <w:pPr>
        <w:pStyle w:val="ListParagraph"/>
        <w:numPr>
          <w:ilvl w:val="0"/>
          <w:numId w:val="44"/>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Platform Independent</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 xml:space="preserve">The concept of Write-once-run-anywhere (known as the Platform independent) is one of the important key feature of java language that makes java as the most powerful language. Not even a single language is idle to this feature but java is </w:t>
      </w:r>
      <w:proofErr w:type="gramStart"/>
      <w:r w:rsidRPr="003E77BB">
        <w:rPr>
          <w:rFonts w:ascii="Arial" w:eastAsia="Times New Roman" w:hAnsi="Arial" w:cs="Arial"/>
          <w:color w:val="000000"/>
          <w:lang w:bidi="ar-SA"/>
        </w:rPr>
        <w:t>more closer</w:t>
      </w:r>
      <w:proofErr w:type="gramEnd"/>
      <w:r w:rsidRPr="003E77BB">
        <w:rPr>
          <w:rFonts w:ascii="Arial" w:eastAsia="Times New Roman" w:hAnsi="Arial" w:cs="Arial"/>
          <w:color w:val="000000"/>
          <w:lang w:bidi="ar-SA"/>
        </w:rPr>
        <w:t xml:space="preserve"> to this feature. The programs written on one platform can run on any platform provided the platform must have the JVM. </w:t>
      </w:r>
    </w:p>
    <w:p w:rsidR="001E5C5B" w:rsidRPr="003E77BB" w:rsidRDefault="001E5C5B" w:rsidP="00437A54">
      <w:pPr>
        <w:pStyle w:val="ListParagraph"/>
        <w:numPr>
          <w:ilvl w:val="0"/>
          <w:numId w:val="43"/>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lastRenderedPageBreak/>
        <w:t>Simple</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 xml:space="preserve">There are various features that makes the java as a simple language. Programs are easy to write and debug because java does not use the pointers explicitly. It is much harder to write the java programs that can crash the system but we cannot say about the other programming languages. Java provides the bug free system due to the strong memory management. It also has the automatic memory allocation and </w:t>
      </w:r>
      <w:proofErr w:type="spellStart"/>
      <w:r w:rsidRPr="003E77BB">
        <w:rPr>
          <w:rFonts w:ascii="Arial" w:eastAsia="Times New Roman" w:hAnsi="Arial" w:cs="Arial"/>
          <w:color w:val="000000"/>
          <w:lang w:bidi="ar-SA"/>
        </w:rPr>
        <w:t>deallocation</w:t>
      </w:r>
      <w:proofErr w:type="spellEnd"/>
      <w:r w:rsidRPr="003E77BB">
        <w:rPr>
          <w:rFonts w:ascii="Arial" w:eastAsia="Times New Roman" w:hAnsi="Arial" w:cs="Arial"/>
          <w:color w:val="000000"/>
          <w:lang w:bidi="ar-SA"/>
        </w:rPr>
        <w:t xml:space="preserve"> system.</w:t>
      </w:r>
    </w:p>
    <w:p w:rsidR="001E5C5B" w:rsidRPr="003E77BB" w:rsidRDefault="001E5C5B" w:rsidP="00437A54">
      <w:pPr>
        <w:pStyle w:val="ListParagraph"/>
        <w:numPr>
          <w:ilvl w:val="0"/>
          <w:numId w:val="42"/>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Object Oriented</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to be an Object Oriented language, any language must follow at least the four characteristics.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Inheritance   :   It is the process of creating the new classes and using the behavior of the existing classes</w:t>
      </w:r>
      <w:r>
        <w:rPr>
          <w:rFonts w:ascii="Arial" w:eastAsia="Times New Roman" w:hAnsi="Arial" w:cs="Arial"/>
          <w:color w:val="000000"/>
          <w:lang w:bidi="ar-SA"/>
        </w:rPr>
        <w:t xml:space="preserve"> by extending them just to</w:t>
      </w:r>
      <w:r w:rsidRPr="003E77BB">
        <w:rPr>
          <w:rFonts w:ascii="Arial" w:eastAsia="Times New Roman" w:hAnsi="Arial" w:cs="Arial"/>
          <w:color w:val="000000"/>
          <w:lang w:bidi="ar-SA"/>
        </w:rPr>
        <w:t> </w:t>
      </w:r>
      <w:r>
        <w:rPr>
          <w:rFonts w:ascii="Arial" w:eastAsia="Times New Roman" w:hAnsi="Arial" w:cs="Arial"/>
          <w:color w:val="000000"/>
          <w:lang w:bidi="ar-SA"/>
        </w:rPr>
        <w:t>reuse</w:t>
      </w:r>
      <w:r w:rsidRPr="003E77BB">
        <w:rPr>
          <w:rFonts w:ascii="Arial" w:eastAsia="Times New Roman" w:hAnsi="Arial" w:cs="Arial"/>
          <w:color w:val="000000"/>
          <w:lang w:bidi="ar-SA"/>
        </w:rPr>
        <w:t xml:space="preserve"> the existing code and adding the additional features as needed.</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Encapsulation:</w:t>
      </w:r>
      <w:r w:rsidRPr="003E77BB">
        <w:rPr>
          <w:rFonts w:ascii="Arial" w:eastAsia="Times New Roman" w:hAnsi="Arial" w:cs="Arial"/>
          <w:color w:val="000000"/>
          <w:lang w:bidi="ar-SA"/>
        </w:rPr>
        <w:t>  It is the mechanism of combining the information and providing the abstraction.</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 xml:space="preserve">Polymorphism:  </w:t>
      </w:r>
      <w:r w:rsidRPr="003E77BB">
        <w:rPr>
          <w:rFonts w:ascii="Arial" w:eastAsia="Times New Roman" w:hAnsi="Arial" w:cs="Arial"/>
          <w:color w:val="000000"/>
          <w:lang w:bidi="ar-SA"/>
        </w:rPr>
        <w:t>As the name suggest one name multiple form, Polymorphism is the way of providing the different func</w:t>
      </w:r>
      <w:r>
        <w:rPr>
          <w:rFonts w:ascii="Arial" w:eastAsia="Times New Roman" w:hAnsi="Arial" w:cs="Arial"/>
          <w:color w:val="000000"/>
          <w:lang w:bidi="ar-SA"/>
        </w:rPr>
        <w:t>tionality by the </w:t>
      </w:r>
      <w:r>
        <w:rPr>
          <w:rFonts w:ascii="Arial" w:eastAsia="Times New Roman" w:hAnsi="Arial" w:cs="Arial"/>
          <w:color w:val="000000"/>
          <w:lang w:bidi="ar-SA"/>
        </w:rPr>
        <w:br/>
        <w:t>   functions </w:t>
      </w:r>
      <w:r w:rsidRPr="003E77BB">
        <w:rPr>
          <w:rFonts w:ascii="Arial" w:eastAsia="Times New Roman" w:hAnsi="Arial" w:cs="Arial"/>
          <w:color w:val="000000"/>
          <w:lang w:bidi="ar-SA"/>
        </w:rPr>
        <w:t>having the same name based on the signatures of the methods.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Dynamic binding:</w:t>
      </w:r>
      <w:r w:rsidRPr="003E77BB">
        <w:rPr>
          <w:rFonts w:ascii="Arial" w:eastAsia="Times New Roman" w:hAnsi="Arial" w:cs="Arial"/>
          <w:color w:val="000000"/>
          <w:lang w:bidi="ar-SA"/>
        </w:rPr>
        <w:t> Sometimes we don't have the knowledge of objects about their specific types while writing our code. It is the way     of providing the maximum functionality to a program about the specific type at runtime.  </w:t>
      </w:r>
    </w:p>
    <w:p w:rsidR="001E5C5B" w:rsidRPr="003E77BB" w:rsidRDefault="001E5C5B" w:rsidP="001E5C5B">
      <w:p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As the languages like Objective C, C++ fulfills the above four characteristics yet they</w:t>
      </w:r>
      <w:proofErr w:type="gramStart"/>
      <w:r w:rsidRPr="003E77BB">
        <w:rPr>
          <w:rFonts w:ascii="Arial" w:eastAsia="Times New Roman" w:hAnsi="Arial" w:cs="Arial"/>
          <w:color w:val="000000"/>
          <w:lang w:bidi="ar-SA"/>
        </w:rPr>
        <w:t>  are</w:t>
      </w:r>
      <w:proofErr w:type="gramEnd"/>
      <w:r w:rsidRPr="003E77BB">
        <w:rPr>
          <w:rFonts w:ascii="Arial" w:eastAsia="Times New Roman" w:hAnsi="Arial" w:cs="Arial"/>
          <w:color w:val="000000"/>
          <w:lang w:bidi="ar-SA"/>
        </w:rPr>
        <w:t xml:space="preserve"> not fully object oriented languages because they are structured as well as object oriented languages. But in case of java,</w:t>
      </w:r>
      <w:proofErr w:type="gramStart"/>
      <w:r w:rsidRPr="003E77BB">
        <w:rPr>
          <w:rFonts w:ascii="Arial" w:eastAsia="Times New Roman" w:hAnsi="Arial" w:cs="Arial"/>
          <w:color w:val="000000"/>
          <w:lang w:bidi="ar-SA"/>
        </w:rPr>
        <w:t>  it</w:t>
      </w:r>
      <w:proofErr w:type="gramEnd"/>
      <w:r w:rsidRPr="003E77BB">
        <w:rPr>
          <w:rFonts w:ascii="Arial" w:eastAsia="Times New Roman" w:hAnsi="Arial" w:cs="Arial"/>
          <w:color w:val="000000"/>
          <w:lang w:bidi="ar-SA"/>
        </w:rPr>
        <w:t xml:space="preserve"> is a fully Object Oriented language because object is at the outer most level of data structure in java. No stand alone methods, constants, and variables are there in java. Everything in java is object even the primitive data types can also be converted into object by using the wrapper class.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Robust</w:t>
      </w:r>
      <w:r>
        <w:rPr>
          <w:rFonts w:ascii="Arial" w:hAnsi="Arial" w:cs="Arial"/>
          <w:b/>
          <w:bCs/>
          <w:color w:val="000000"/>
          <w:sz w:val="20"/>
          <w:szCs w:val="20"/>
        </w:rPr>
        <w:br/>
      </w:r>
      <w:r>
        <w:rPr>
          <w:rFonts w:ascii="Arial" w:hAnsi="Arial" w:cs="Arial"/>
          <w:color w:val="000000"/>
          <w:sz w:val="20"/>
          <w:szCs w:val="20"/>
        </w:rPr>
        <w:t>Java has the strong memory allocation and automatic garbage collection mechanism. It provides the powerful exception handling and type checking mechanism as compare to other programming languages. Compiler checks the program whether there any error and interpreter checks any run time error and makes the system secure from crash. All of the above features make the java language robust.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Distributed</w:t>
      </w:r>
      <w:r>
        <w:rPr>
          <w:rFonts w:ascii="Arial" w:hAnsi="Arial" w:cs="Arial"/>
          <w:b/>
          <w:bCs/>
          <w:color w:val="000000"/>
          <w:sz w:val="20"/>
          <w:szCs w:val="20"/>
        </w:rPr>
        <w:br/>
      </w:r>
      <w:proofErr w:type="gramStart"/>
      <w:r>
        <w:rPr>
          <w:rFonts w:ascii="Arial" w:hAnsi="Arial" w:cs="Arial"/>
          <w:color w:val="000000"/>
          <w:sz w:val="20"/>
          <w:szCs w:val="20"/>
        </w:rPr>
        <w:t>The</w:t>
      </w:r>
      <w:proofErr w:type="gramEnd"/>
      <w:r>
        <w:rPr>
          <w:rFonts w:ascii="Arial" w:hAnsi="Arial" w:cs="Arial"/>
          <w:color w:val="000000"/>
          <w:sz w:val="20"/>
          <w:szCs w:val="20"/>
        </w:rPr>
        <w:t xml:space="preserve"> widely used protocols like HTTP and FTP are developed in java. Internet programmers can call functions on these protocols and can get access the files from any remote machine on the internet rather than writing codes on their local system.</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lastRenderedPageBreak/>
        <w:t>Portable</w:t>
      </w:r>
      <w:r>
        <w:rPr>
          <w:rFonts w:ascii="Arial" w:hAnsi="Arial" w:cs="Arial"/>
          <w:b/>
          <w:bCs/>
          <w:color w:val="000000"/>
          <w:sz w:val="20"/>
          <w:szCs w:val="20"/>
        </w:rPr>
        <w:br/>
      </w:r>
      <w:proofErr w:type="gramStart"/>
      <w:r>
        <w:rPr>
          <w:rFonts w:ascii="Arial" w:hAnsi="Arial" w:cs="Arial"/>
          <w:color w:val="000000"/>
          <w:sz w:val="20"/>
          <w:szCs w:val="20"/>
        </w:rPr>
        <w:t>The</w:t>
      </w:r>
      <w:proofErr w:type="gramEnd"/>
      <w:r>
        <w:rPr>
          <w:rFonts w:ascii="Arial" w:hAnsi="Arial" w:cs="Arial"/>
          <w:color w:val="000000"/>
          <w:sz w:val="20"/>
          <w:szCs w:val="20"/>
        </w:rPr>
        <w:t xml:space="preserve"> feature Write-once-run-anywhere makes the java language portable provided that the system must have interpreter for the JVM. Java also </w:t>
      </w:r>
      <w:proofErr w:type="gramStart"/>
      <w:r>
        <w:rPr>
          <w:rFonts w:ascii="Arial" w:hAnsi="Arial" w:cs="Arial"/>
          <w:color w:val="000000"/>
          <w:sz w:val="20"/>
          <w:szCs w:val="20"/>
        </w:rPr>
        <w:t>have</w:t>
      </w:r>
      <w:proofErr w:type="gramEnd"/>
      <w:r>
        <w:rPr>
          <w:rFonts w:ascii="Arial" w:hAnsi="Arial" w:cs="Arial"/>
          <w:color w:val="000000"/>
          <w:sz w:val="20"/>
          <w:szCs w:val="20"/>
        </w:rPr>
        <w:t xml:space="preserve"> the standard data size irrespective of operating system or the processor. These features make the java as a portable language.</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Dynamic</w:t>
      </w:r>
      <w:r>
        <w:rPr>
          <w:rFonts w:ascii="Arial" w:hAnsi="Arial" w:cs="Arial"/>
          <w:b/>
          <w:bCs/>
          <w:color w:val="000000"/>
          <w:sz w:val="20"/>
          <w:szCs w:val="20"/>
        </w:rPr>
        <w:br/>
      </w:r>
      <w:proofErr w:type="gramStart"/>
      <w:r>
        <w:rPr>
          <w:rFonts w:ascii="Arial" w:hAnsi="Arial" w:cs="Arial"/>
          <w:color w:val="000000"/>
          <w:sz w:val="20"/>
          <w:szCs w:val="20"/>
        </w:rPr>
        <w:t>While</w:t>
      </w:r>
      <w:proofErr w:type="gramEnd"/>
      <w:r>
        <w:rPr>
          <w:rFonts w:ascii="Arial" w:hAnsi="Arial" w:cs="Arial"/>
          <w:color w:val="000000"/>
          <w:sz w:val="20"/>
          <w:szCs w:val="20"/>
        </w:rPr>
        <w:t xml:space="preserve"> executing the java program the user can get the required files dynamically from a local drive or from a computer thousands of miles away from the user just by connecting with the Internet.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Secure</w:t>
      </w:r>
      <w:r>
        <w:rPr>
          <w:rFonts w:ascii="Arial" w:hAnsi="Arial" w:cs="Arial"/>
          <w:b/>
          <w:bCs/>
          <w:color w:val="000000"/>
          <w:sz w:val="20"/>
          <w:szCs w:val="20"/>
        </w:rPr>
        <w:br/>
      </w:r>
      <w:r>
        <w:rPr>
          <w:rFonts w:ascii="Arial" w:hAnsi="Arial" w:cs="Arial"/>
          <w:color w:val="000000"/>
          <w:sz w:val="20"/>
          <w:szCs w:val="20"/>
        </w:rPr>
        <w:t xml:space="preserve">Java does not use memory pointers explicitly. All the programs in java are run under an area known as the sand box. Security manager determines the accessibility options of a class like reading and writing a file to the local disk. Java uses the public key encryption system to allow the java applications to transmit over the internet in the secure encrypted form. The </w:t>
      </w:r>
      <w:proofErr w:type="spellStart"/>
      <w:r>
        <w:rPr>
          <w:rFonts w:ascii="Arial" w:hAnsi="Arial" w:cs="Arial"/>
          <w:color w:val="000000"/>
          <w:sz w:val="20"/>
          <w:szCs w:val="20"/>
        </w:rPr>
        <w:t>bytecode</w:t>
      </w:r>
      <w:proofErr w:type="spellEnd"/>
      <w:r>
        <w:rPr>
          <w:rFonts w:ascii="Arial" w:hAnsi="Arial" w:cs="Arial"/>
          <w:color w:val="000000"/>
          <w:sz w:val="20"/>
          <w:szCs w:val="20"/>
        </w:rPr>
        <w:t xml:space="preserve"> Verifier checks the classes after loading.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Performance</w:t>
      </w:r>
      <w:r>
        <w:rPr>
          <w:rFonts w:ascii="Arial" w:hAnsi="Arial" w:cs="Arial"/>
          <w:b/>
          <w:bCs/>
          <w:color w:val="000000"/>
          <w:sz w:val="20"/>
          <w:szCs w:val="20"/>
        </w:rPr>
        <w:br/>
      </w:r>
      <w:r>
        <w:rPr>
          <w:rFonts w:ascii="Arial" w:hAnsi="Arial" w:cs="Arial"/>
          <w:color w:val="000000"/>
          <w:sz w:val="20"/>
          <w:szCs w:val="20"/>
        </w:rPr>
        <w:t xml:space="preserve">Java uses native code usage, and lightweight process called threads. In the beginning interpretation of byte code </w:t>
      </w:r>
      <w:proofErr w:type="gramStart"/>
      <w:r>
        <w:rPr>
          <w:rFonts w:ascii="Arial" w:hAnsi="Arial" w:cs="Arial"/>
          <w:color w:val="000000"/>
          <w:sz w:val="20"/>
          <w:szCs w:val="20"/>
        </w:rPr>
        <w:t>resulted</w:t>
      </w:r>
      <w:proofErr w:type="gramEnd"/>
      <w:r>
        <w:rPr>
          <w:rFonts w:ascii="Arial" w:hAnsi="Arial" w:cs="Arial"/>
          <w:color w:val="000000"/>
          <w:sz w:val="20"/>
          <w:szCs w:val="20"/>
        </w:rPr>
        <w:t xml:space="preserve"> the performance slow but the advance version of JVM uses the adaptive and just in time compilation technique that improves the performance.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Multithreaded</w:t>
      </w:r>
      <w:r>
        <w:rPr>
          <w:rFonts w:ascii="Arial" w:hAnsi="Arial" w:cs="Arial"/>
          <w:color w:val="000000"/>
          <w:sz w:val="20"/>
          <w:szCs w:val="20"/>
        </w:rPr>
        <w:br/>
        <w:t>As we all know several features of Java like Secure, Robust, Portable, dynamic etc; you will be more delighted to know another feature of Java which is</w:t>
      </w:r>
      <w:r>
        <w:rPr>
          <w:rStyle w:val="apple-converted-space"/>
          <w:rFonts w:ascii="Arial" w:hAnsi="Arial" w:cs="Arial"/>
          <w:color w:val="000000"/>
          <w:sz w:val="20"/>
          <w:szCs w:val="20"/>
        </w:rPr>
        <w:t> </w:t>
      </w:r>
      <w:r>
        <w:rPr>
          <w:rFonts w:ascii="Arial" w:hAnsi="Arial" w:cs="Arial"/>
          <w:b/>
          <w:bCs/>
          <w:color w:val="000000"/>
          <w:sz w:val="20"/>
          <w:szCs w:val="20"/>
        </w:rPr>
        <w:t>Multithreaded.</w:t>
      </w:r>
      <w:r>
        <w:rPr>
          <w:rFonts w:ascii="Arial" w:hAnsi="Arial" w:cs="Arial"/>
          <w:b/>
          <w:bCs/>
          <w:color w:val="000000"/>
          <w:sz w:val="20"/>
          <w:szCs w:val="20"/>
        </w:rPr>
        <w:br/>
      </w:r>
      <w:r>
        <w:rPr>
          <w:rFonts w:ascii="Arial" w:hAnsi="Arial" w:cs="Arial"/>
          <w:color w:val="000000"/>
          <w:sz w:val="20"/>
          <w:szCs w:val="20"/>
        </w:rPr>
        <w:t>Java is also a multithreaded programming language. Multithreading means a single program having different threads executing independently at the same time. Multiple threads execute instructions according to the program code in a process or a program. Multithreading works the similar way as multiple processes run on one computer.  </w:t>
      </w:r>
      <w:r>
        <w:rPr>
          <w:rFonts w:ascii="Arial" w:hAnsi="Arial" w:cs="Arial"/>
          <w:color w:val="000000"/>
          <w:sz w:val="20"/>
          <w:szCs w:val="20"/>
        </w:rPr>
        <w:br/>
        <w:t>Multithreading programming is a very interesting concept in Java. In multithreaded programs not even a single thread disturbs the execution of other thread. Threads are obtained from the pool of available ready to run threads and they run on the system CPUs. This is how Multithreading works in Java which you will soon come to know in details in later chapters.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Interpreted</w:t>
      </w:r>
      <w:r>
        <w:rPr>
          <w:rFonts w:ascii="Arial" w:hAnsi="Arial" w:cs="Arial"/>
          <w:b/>
          <w:bCs/>
          <w:color w:val="000000"/>
          <w:sz w:val="20"/>
          <w:szCs w:val="20"/>
        </w:rPr>
        <w:br/>
      </w:r>
      <w:proofErr w:type="gramStart"/>
      <w:r>
        <w:rPr>
          <w:rFonts w:ascii="Arial" w:hAnsi="Arial" w:cs="Arial"/>
          <w:color w:val="000000"/>
          <w:sz w:val="20"/>
          <w:szCs w:val="20"/>
        </w:rPr>
        <w:t>We</w:t>
      </w:r>
      <w:proofErr w:type="gramEnd"/>
      <w:r>
        <w:rPr>
          <w:rFonts w:ascii="Arial" w:hAnsi="Arial" w:cs="Arial"/>
          <w:color w:val="000000"/>
          <w:sz w:val="20"/>
          <w:szCs w:val="20"/>
        </w:rPr>
        <w:t xml:space="preserve"> all know that Java is an interpreted language as well. With an interpreted language such as Java, programs run directly from the source code. </w:t>
      </w:r>
      <w:r>
        <w:rPr>
          <w:rFonts w:ascii="Arial" w:hAnsi="Arial" w:cs="Arial"/>
          <w:color w:val="000000"/>
          <w:sz w:val="20"/>
          <w:szCs w:val="20"/>
        </w:rPr>
        <w:br/>
        <w:t>The interpreter program reads the source code and translates it on the fly into computations. Thus, Java as an interpreted language depends on an interpreter program.</w:t>
      </w:r>
      <w:r>
        <w:rPr>
          <w:rFonts w:ascii="Arial" w:hAnsi="Arial" w:cs="Arial"/>
          <w:color w:val="000000"/>
          <w:sz w:val="20"/>
          <w:szCs w:val="20"/>
        </w:rPr>
        <w:br/>
      </w:r>
      <w:r>
        <w:rPr>
          <w:rFonts w:ascii="Arial" w:hAnsi="Arial" w:cs="Arial"/>
          <w:color w:val="000000"/>
          <w:sz w:val="20"/>
          <w:szCs w:val="20"/>
        </w:rPr>
        <w:lastRenderedPageBreak/>
        <w:t>The versatility of being</w:t>
      </w:r>
      <w:r>
        <w:rPr>
          <w:rStyle w:val="apple-converted-space"/>
          <w:rFonts w:ascii="Arial" w:hAnsi="Arial" w:cs="Arial"/>
          <w:color w:val="000000"/>
          <w:sz w:val="20"/>
          <w:szCs w:val="20"/>
        </w:rPr>
        <w:t> </w:t>
      </w:r>
      <w:r>
        <w:rPr>
          <w:rFonts w:ascii="Arial" w:hAnsi="Arial" w:cs="Arial"/>
          <w:b/>
          <w:bCs/>
          <w:color w:val="000000"/>
          <w:sz w:val="20"/>
          <w:szCs w:val="20"/>
        </w:rPr>
        <w:t>platform independent</w:t>
      </w:r>
      <w:r>
        <w:rPr>
          <w:rStyle w:val="apple-converted-space"/>
          <w:rFonts w:ascii="Arial" w:hAnsi="Arial" w:cs="Arial"/>
          <w:b/>
          <w:bCs/>
          <w:color w:val="000000"/>
          <w:sz w:val="20"/>
          <w:szCs w:val="20"/>
        </w:rPr>
        <w:t> </w:t>
      </w:r>
      <w:r>
        <w:rPr>
          <w:rFonts w:ascii="Arial" w:hAnsi="Arial" w:cs="Arial"/>
          <w:color w:val="000000"/>
          <w:sz w:val="20"/>
          <w:szCs w:val="20"/>
        </w:rPr>
        <w:t>makes Java to outshine from other languages. The source code to be written and distributed is platform independent.  </w:t>
      </w:r>
      <w:r>
        <w:rPr>
          <w:rFonts w:ascii="Arial" w:hAnsi="Arial" w:cs="Arial"/>
          <w:color w:val="000000"/>
          <w:sz w:val="20"/>
          <w:szCs w:val="20"/>
        </w:rPr>
        <w:br/>
        <w:t>Another advantage of Java as an interpreted language is its error debugging quality. Due to this any error occurring in the program gets traced. This is how it is different to work with Java.</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Architecture Neutral</w:t>
      </w:r>
      <w:r>
        <w:rPr>
          <w:rFonts w:ascii="Arial" w:hAnsi="Arial" w:cs="Arial"/>
          <w:b/>
          <w:bCs/>
          <w:color w:val="000000"/>
          <w:sz w:val="20"/>
          <w:szCs w:val="20"/>
        </w:rPr>
        <w:br/>
      </w:r>
      <w:r>
        <w:rPr>
          <w:rFonts w:ascii="Arial" w:hAnsi="Arial" w:cs="Arial"/>
          <w:color w:val="000000"/>
          <w:sz w:val="20"/>
          <w:szCs w:val="20"/>
        </w:rPr>
        <w:t xml:space="preserve">The term architectural neutral seems to be weird, but yes Java is an architectural neutral language as well. The growing popularity of networks makes developers think distributed. In the world of network it is essential that the applications must be able to migrate easily to different computer systems. Not only to computer systems but to a wide variety of hardware architecture and </w:t>
      </w:r>
      <w:proofErr w:type="gramStart"/>
      <w:r>
        <w:rPr>
          <w:rFonts w:ascii="Arial" w:hAnsi="Arial" w:cs="Arial"/>
          <w:color w:val="000000"/>
          <w:sz w:val="20"/>
          <w:szCs w:val="20"/>
        </w:rPr>
        <w:t>Operating</w:t>
      </w:r>
      <w:proofErr w:type="gramEnd"/>
      <w:r>
        <w:rPr>
          <w:rFonts w:ascii="Arial" w:hAnsi="Arial" w:cs="Arial"/>
          <w:color w:val="000000"/>
          <w:sz w:val="20"/>
          <w:szCs w:val="20"/>
        </w:rPr>
        <w:t xml:space="preserve"> system architectures as well.  The Java compiler does this by generating byte code instructions, to be easily interpreted on any machine and to be easily translated into native machine code on the fly.</w:t>
      </w:r>
      <w:r>
        <w:rPr>
          <w:rStyle w:val="apple-converted-space"/>
          <w:rFonts w:ascii="Arial" w:hAnsi="Arial" w:cs="Arial"/>
          <w:b/>
          <w:bCs/>
          <w:color w:val="000000"/>
          <w:sz w:val="20"/>
          <w:szCs w:val="20"/>
        </w:rPr>
        <w:t> </w:t>
      </w:r>
      <w:r>
        <w:rPr>
          <w:rFonts w:ascii="Arial" w:hAnsi="Arial" w:cs="Arial"/>
          <w:color w:val="000000"/>
          <w:sz w:val="20"/>
          <w:szCs w:val="20"/>
        </w:rPr>
        <w:t>The compiler generates an architecture-neutral object file format to enable a Java application to execute anywhere on the network and then the compiled code is executed on many processors, given the presence of the Java runtime system.</w:t>
      </w:r>
      <w:r>
        <w:rPr>
          <w:rStyle w:val="apple-converted-space"/>
          <w:rFonts w:ascii="Arial" w:hAnsi="Arial" w:cs="Arial"/>
          <w:b/>
          <w:bCs/>
          <w:color w:val="000000"/>
          <w:sz w:val="20"/>
          <w:szCs w:val="20"/>
        </w:rPr>
        <w:t> </w:t>
      </w:r>
      <w:r>
        <w:rPr>
          <w:rFonts w:ascii="Arial" w:hAnsi="Arial" w:cs="Arial"/>
          <w:color w:val="000000"/>
          <w:sz w:val="20"/>
          <w:szCs w:val="20"/>
        </w:rPr>
        <w:t xml:space="preserve">Hence Java was designed to support applications on network. This feature of Java has </w:t>
      </w:r>
      <w:proofErr w:type="gramStart"/>
      <w:r>
        <w:rPr>
          <w:rFonts w:ascii="Arial" w:hAnsi="Arial" w:cs="Arial"/>
          <w:color w:val="000000"/>
          <w:sz w:val="20"/>
          <w:szCs w:val="20"/>
        </w:rPr>
        <w:t>thrived</w:t>
      </w:r>
      <w:proofErr w:type="gramEnd"/>
      <w:r>
        <w:rPr>
          <w:rFonts w:ascii="Arial" w:hAnsi="Arial" w:cs="Arial"/>
          <w:color w:val="000000"/>
          <w:sz w:val="20"/>
          <w:szCs w:val="20"/>
        </w:rPr>
        <w:t xml:space="preserve"> the programming language.</w:t>
      </w:r>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 xml:space="preserve">Within both families of tools, each SDK includes Java APIs, an emulator, documentation, code examples, and emulator based debugging tools. The SDKs can be used with either the </w:t>
      </w:r>
      <w:proofErr w:type="spellStart"/>
      <w:r>
        <w:t>NetBeans</w:t>
      </w:r>
      <w:proofErr w:type="spellEnd"/>
      <w:r>
        <w:t xml:space="preserve">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22290">
        <w:tc>
          <w:tcPr>
            <w:tcW w:w="5000" w:type="pct"/>
            <w:tcBorders>
              <w:top w:val="nil"/>
              <w:left w:val="nil"/>
              <w:bottom w:val="nil"/>
              <w:right w:val="nil"/>
            </w:tcBorders>
            <w:hideMark/>
          </w:tcPr>
          <w:p w:rsidR="009A565A" w:rsidRDefault="009A565A" w:rsidP="00522290">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w:t>
      </w:r>
      <w:proofErr w:type="spellStart"/>
      <w:r w:rsidRPr="009D01E9">
        <w:t>Asha</w:t>
      </w:r>
      <w:proofErr w:type="spellEnd"/>
      <w:r w:rsidRPr="009D01E9">
        <w:t xml:space="preserve"> 305, Nokia </w:t>
      </w:r>
      <w:proofErr w:type="spellStart"/>
      <w:r w:rsidRPr="009D01E9">
        <w:t>Asha</w:t>
      </w:r>
      <w:proofErr w:type="spellEnd"/>
      <w:r w:rsidRPr="009D01E9">
        <w:t xml:space="preserve"> 306, and Nokia </w:t>
      </w:r>
      <w:proofErr w:type="spellStart"/>
      <w:r w:rsidRPr="009D01E9">
        <w:t>Asha</w:t>
      </w:r>
      <w:proofErr w:type="spellEnd"/>
      <w:r w:rsidRPr="009D01E9">
        <w:t xml:space="preserve"> 311 using the Nokia SDK 2.0 for Java. Then test your apps in an emulator based on the Nokia </w:t>
      </w:r>
      <w:proofErr w:type="spellStart"/>
      <w:r w:rsidRPr="009D01E9">
        <w:t>Asha</w:t>
      </w:r>
      <w:proofErr w:type="spellEnd"/>
      <w:r w:rsidRPr="009D01E9">
        <w:t xml:space="preserve">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lastRenderedPageBreak/>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32"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 xml:space="preserve">LUWIT for Series 40 has graduated beta to a full </w:t>
      </w:r>
      <w:proofErr w:type="spellStart"/>
      <w:r w:rsidRPr="00383EDB">
        <w:rPr>
          <w:rFonts w:eastAsia="Times New Roman"/>
          <w:lang w:bidi="ar-SA"/>
        </w:rPr>
        <w:t>productised</w:t>
      </w:r>
      <w:proofErr w:type="spellEnd"/>
      <w:r w:rsidRPr="00383EDB">
        <w:rPr>
          <w:rFonts w:eastAsia="Times New Roman"/>
          <w:lang w:bidi="ar-SA"/>
        </w:rPr>
        <w:t xml:space="preserve"> release. With a number of new APIs — such as </w:t>
      </w:r>
      <w:proofErr w:type="spellStart"/>
      <w:r w:rsidRPr="00383EDB">
        <w:rPr>
          <w:rFonts w:eastAsia="Times New Roman"/>
          <w:lang w:bidi="ar-SA"/>
        </w:rPr>
        <w:t>PopUpChoiceGroup</w:t>
      </w:r>
      <w:proofErr w:type="spellEnd"/>
      <w:r w:rsidRPr="00383EDB">
        <w:rPr>
          <w:rFonts w:eastAsia="Times New Roman"/>
          <w:lang w:bidi="ar-SA"/>
        </w:rPr>
        <w:t xml:space="preserve">, </w:t>
      </w:r>
      <w:proofErr w:type="spellStart"/>
      <w:r w:rsidRPr="00383EDB">
        <w:rPr>
          <w:rFonts w:eastAsia="Times New Roman"/>
          <w:lang w:bidi="ar-SA"/>
        </w:rPr>
        <w:t>ContextMenu</w:t>
      </w:r>
      <w:proofErr w:type="spellEnd"/>
      <w:r w:rsidRPr="00383EDB">
        <w:rPr>
          <w:rFonts w:eastAsia="Times New Roman"/>
          <w:lang w:bidi="ar-SA"/>
        </w:rPr>
        <w:t xml:space="preserve">, and </w:t>
      </w:r>
      <w:proofErr w:type="spellStart"/>
      <w:r w:rsidRPr="00383EDB">
        <w:rPr>
          <w:rFonts w:eastAsia="Times New Roman"/>
          <w:lang w:bidi="ar-SA"/>
        </w:rPr>
        <w:t>NokiaListCellRenderer</w:t>
      </w:r>
      <w:proofErr w:type="spellEnd"/>
      <w:r w:rsidRPr="00383EDB">
        <w:rPr>
          <w:rFonts w:eastAsia="Times New Roman"/>
          <w:lang w:bidi="ar-SA"/>
        </w:rPr>
        <w:t xml:space="preserve"> — the 1.0 release includes significant improvements in performance, particularly in lists, themes loading, and the </w:t>
      </w:r>
      <w:proofErr w:type="spellStart"/>
      <w:r w:rsidRPr="00383EDB">
        <w:rPr>
          <w:rFonts w:eastAsia="Times New Roman"/>
          <w:lang w:bidi="ar-SA"/>
        </w:rPr>
        <w:t>HTMLComponent</w:t>
      </w:r>
      <w:proofErr w:type="spellEnd"/>
      <w:r w:rsidRPr="00383EDB">
        <w:rPr>
          <w:rFonts w:eastAsia="Times New Roman"/>
          <w:lang w:bidi="ar-SA"/>
        </w:rPr>
        <w: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3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The Nokia SDK 2.0 for Java delivers everything you need to develop apps for the exciting new full-touch UI equipped Nokia </w:t>
      </w:r>
      <w:proofErr w:type="spellStart"/>
      <w:r w:rsidRPr="00383EDB">
        <w:rPr>
          <w:rFonts w:eastAsia="Times New Roman"/>
          <w:lang w:bidi="ar-SA"/>
        </w:rPr>
        <w:t>Asha</w:t>
      </w:r>
      <w:proofErr w:type="spellEnd"/>
      <w:r w:rsidRPr="00383EDB">
        <w:rPr>
          <w:rFonts w:eastAsia="Times New Roman"/>
          <w:lang w:bidi="ar-SA"/>
        </w:rPr>
        <w:t xml:space="preserve"> 305, Nokia </w:t>
      </w:r>
      <w:proofErr w:type="spellStart"/>
      <w:r w:rsidRPr="00383EDB">
        <w:rPr>
          <w:rFonts w:eastAsia="Times New Roman"/>
          <w:lang w:bidi="ar-SA"/>
        </w:rPr>
        <w:t>Asha</w:t>
      </w:r>
      <w:proofErr w:type="spellEnd"/>
      <w:r w:rsidRPr="00383EDB">
        <w:rPr>
          <w:rFonts w:eastAsia="Times New Roman"/>
          <w:lang w:bidi="ar-SA"/>
        </w:rPr>
        <w:t xml:space="preserve"> 306, and Nokia </w:t>
      </w:r>
      <w:proofErr w:type="spellStart"/>
      <w:r w:rsidRPr="00383EDB">
        <w:rPr>
          <w:rFonts w:eastAsia="Times New Roman"/>
          <w:lang w:bidi="ar-SA"/>
        </w:rPr>
        <w:t>Asha</w:t>
      </w:r>
      <w:proofErr w:type="spellEnd"/>
      <w:r w:rsidRPr="00383EDB">
        <w:rPr>
          <w:rFonts w:eastAsia="Times New Roman"/>
          <w:lang w:bidi="ar-SA"/>
        </w:rPr>
        <w:t xml:space="preserve">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w:t>
      </w:r>
      <w:proofErr w:type="spellStart"/>
      <w:r w:rsidRPr="00383EDB">
        <w:rPr>
          <w:rFonts w:eastAsia="Times New Roman"/>
          <w:lang w:bidi="ar-SA"/>
        </w:rPr>
        <w:t>Asha</w:t>
      </w:r>
      <w:proofErr w:type="spellEnd"/>
      <w:r w:rsidRPr="00383EDB">
        <w:rPr>
          <w:rFonts w:eastAsia="Times New Roman"/>
          <w:lang w:bidi="ar-SA"/>
        </w:rPr>
        <w:t xml:space="preserve">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34"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 xml:space="preserve">Right now, the Nokia </w:t>
      </w:r>
      <w:proofErr w:type="spellStart"/>
      <w:r w:rsidRPr="00383EDB">
        <w:rPr>
          <w:rFonts w:eastAsia="Times New Roman"/>
          <w:lang w:bidi="ar-SA"/>
        </w:rPr>
        <w:t>Asha</w:t>
      </w:r>
      <w:proofErr w:type="spellEnd"/>
      <w:r w:rsidRPr="00383EDB">
        <w:rPr>
          <w:rFonts w:eastAsia="Times New Roman"/>
          <w:lang w:bidi="ar-SA"/>
        </w:rPr>
        <w:t xml:space="preserve">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35"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lastRenderedPageBreak/>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36"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37"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lastRenderedPageBreak/>
        <w:t>Nokia Web Tools are available in versions for:</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 xml:space="preserve">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w:t>
      </w:r>
      <w:proofErr w:type="spellStart"/>
      <w:r w:rsidRPr="0070713A">
        <w:t>perfom</w:t>
      </w:r>
      <w:proofErr w:type="spellEnd"/>
      <w:r w:rsidRPr="0070713A">
        <w:t xml:space="preserve">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38"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437A54">
      <w:pPr>
        <w:numPr>
          <w:ilvl w:val="0"/>
          <w:numId w:val="28"/>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39" w:history="1">
        <w:r w:rsidRPr="0070713A">
          <w:rPr>
            <w:rStyle w:val="Hyperlink"/>
          </w:rPr>
          <w:t>Nokia Suite</w:t>
        </w:r>
      </w:hyperlink>
      <w:r w:rsidRPr="0070713A">
        <w:t> or </w:t>
      </w:r>
      <w:hyperlink r:id="rId240"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lastRenderedPageBreak/>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 xml:space="preserve">Xpress Web App Builder is an online tool that guides you through the process of creating rich web apps, with no coding required. Select from a variety of templates, </w:t>
      </w:r>
      <w:proofErr w:type="spellStart"/>
      <w:r>
        <w:t>customise</w:t>
      </w:r>
      <w:proofErr w:type="spellEnd"/>
      <w:r>
        <w:t xml:space="preserv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 xml:space="preserve">a wide range of content widgets for clipped web content; RSS feeds; video from YouTube; pictures from Flickr, Picasa, and other photo sharing sites; and blogs from </w:t>
      </w:r>
      <w:proofErr w:type="spellStart"/>
      <w:r>
        <w:t>Tumblr</w:t>
      </w:r>
      <w:proofErr w:type="spellEnd"/>
      <w:r>
        <w:t xml:space="preserve"> and </w:t>
      </w:r>
      <w:proofErr w:type="spellStart"/>
      <w:r>
        <w:t>WordPress</w:t>
      </w:r>
      <w:proofErr w:type="spellEnd"/>
      <w:r>
        <w:t>.</w:t>
      </w:r>
    </w:p>
    <w:p w:rsidR="009A565A" w:rsidRDefault="009A565A" w:rsidP="00437A54">
      <w:pPr>
        <w:pStyle w:val="ListParagraph"/>
        <w:numPr>
          <w:ilvl w:val="0"/>
          <w:numId w:val="26"/>
        </w:numPr>
        <w:spacing w:before="0" w:line="288" w:lineRule="auto"/>
      </w:pPr>
      <w:proofErr w:type="gramStart"/>
      <w:r>
        <w:t>the</w:t>
      </w:r>
      <w:proofErr w:type="gramEnd"/>
      <w:r>
        <w:t xml:space="preserve"> ability to add SMS and call capabilities, static HERE Maps, and in-app advertising from</w:t>
      </w:r>
      <w:r w:rsidRPr="0070713A">
        <w:rPr>
          <w:rStyle w:val="apple-converted-space"/>
          <w:rFonts w:ascii="Tahoma" w:hAnsi="Tahoma" w:cs="Tahoma"/>
          <w:color w:val="555555"/>
          <w:sz w:val="16"/>
          <w:szCs w:val="16"/>
        </w:rPr>
        <w:t> </w:t>
      </w:r>
      <w:hyperlink r:id="rId241"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proofErr w:type="gramStart"/>
      <w:r>
        <w:t>the</w:t>
      </w:r>
      <w:proofErr w:type="gramEnd"/>
      <w:r>
        <w:t xml:space="preserve"> option to </w:t>
      </w:r>
      <w:proofErr w:type="spellStart"/>
      <w:r>
        <w:t>customise</w:t>
      </w:r>
      <w:proofErr w:type="spellEnd"/>
      <w:r>
        <w:t xml:space="preserve"> your app's </w:t>
      </w:r>
      <w:proofErr w:type="spellStart"/>
      <w:r>
        <w:t>colour</w:t>
      </w:r>
      <w:proofErr w:type="spellEnd"/>
      <w:r>
        <w:t xml:space="preserve"> scheme, including header and font </w:t>
      </w:r>
      <w:proofErr w:type="spellStart"/>
      <w:r>
        <w:t>colours</w:t>
      </w:r>
      <w:proofErr w:type="spellEnd"/>
      <w:r>
        <w:t>.</w:t>
      </w:r>
    </w:p>
    <w:p w:rsidR="009A565A" w:rsidRDefault="009A565A" w:rsidP="00437A54">
      <w:pPr>
        <w:pStyle w:val="ListParagraph"/>
        <w:numPr>
          <w:ilvl w:val="0"/>
          <w:numId w:val="26"/>
        </w:numPr>
        <w:spacing w:before="0" w:line="288" w:lineRule="auto"/>
      </w:pPr>
      <w:proofErr w:type="gramStart"/>
      <w:r>
        <w:t>static</w:t>
      </w:r>
      <w:proofErr w:type="gramEnd"/>
      <w:r>
        <w:t xml:space="preserve"> and dynamic previews of your app, for all supported screen resolutions.</w:t>
      </w:r>
    </w:p>
    <w:p w:rsidR="009A565A" w:rsidRDefault="009A565A" w:rsidP="009A565A">
      <w:r>
        <w:t xml:space="preserve">When you've completed your web app, the tool provides a short URL for testing the app on your phone, and lets you submit the app to Nokia Publish to start the process of publication in Nokia store. However, if you want to </w:t>
      </w:r>
      <w:proofErr w:type="spellStart"/>
      <w:r>
        <w:t>customise</w:t>
      </w:r>
      <w:proofErr w:type="spellEnd"/>
      <w:r>
        <w:t xml:space="preserv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 xml:space="preserve">Using Qt </w:t>
      </w:r>
      <w:proofErr w:type="spellStart"/>
      <w:r>
        <w:t>WebKit</w:t>
      </w:r>
      <w:proofErr w:type="spellEnd"/>
      <w:r>
        <w:t xml:space="preserve"> technology, Web developer can easily transform web apps and web services into powerful native applications. </w:t>
      </w:r>
      <w:proofErr w:type="spellStart"/>
      <w:r>
        <w:t>Qt</w:t>
      </w:r>
      <w:proofErr w:type="spellEnd"/>
      <w:r>
        <w:t xml:space="preserve"> offers HTML5 and CSS3 support today. </w:t>
      </w:r>
      <w:proofErr w:type="gramStart"/>
      <w:r>
        <w:t>The quick and powerful way to use web assets and skills to produce apps for smartphones and mobile computers.</w:t>
      </w:r>
      <w:proofErr w:type="gramEnd"/>
    </w:p>
    <w:p w:rsidR="009A565A" w:rsidRDefault="009A565A" w:rsidP="009A565A">
      <w:pPr>
        <w:pStyle w:val="Heading4"/>
      </w:pPr>
      <w:r>
        <w:t>Device APIs::API Bridge</w:t>
      </w:r>
    </w:p>
    <w:p w:rsidR="009A565A" w:rsidRDefault="009A565A" w:rsidP="009A565A">
      <w:proofErr w:type="spellStart"/>
      <w:r>
        <w:lastRenderedPageBreak/>
        <w:t>APIBridge</w:t>
      </w:r>
      <w:proofErr w:type="spellEnd"/>
      <w:r>
        <w:t xml:space="preserve"> is a component for Nokia Symbian devices that enables WRT widgets, Adobe Flash Lite content, and Java applications to access device features through a plug-in architecture. The </w:t>
      </w:r>
      <w:proofErr w:type="spellStart"/>
      <w:r>
        <w:t>APIBridge</w:t>
      </w:r>
      <w:proofErr w:type="spellEnd"/>
      <w:r>
        <w:t xml:space="preserve"> package ships with a set of plug-ins and the components to enable the features of the plug-ins to be used. Developers can extend the </w:t>
      </w:r>
      <w:proofErr w:type="spellStart"/>
      <w:r>
        <w:t>APIBridge</w:t>
      </w:r>
      <w:proofErr w:type="spellEnd"/>
      <w:r>
        <w:t xml:space="preserv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42"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proofErr w:type="spellStart"/>
      <w:r>
        <w:t>GitHub</w:t>
      </w:r>
      <w:proofErr w:type="spellEnd"/>
      <w:r>
        <w:t xml:space="preserve"> is a web-based hosting service for software development projects that use the </w:t>
      </w:r>
      <w:proofErr w:type="spellStart"/>
      <w:r>
        <w:t>Git</w:t>
      </w:r>
      <w:proofErr w:type="spellEnd"/>
      <w:r>
        <w:t xml:space="preserve">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proofErr w:type="spellStart"/>
      <w:r>
        <w:t>GitHub</w:t>
      </w:r>
      <w:proofErr w:type="spellEnd"/>
      <w:r>
        <w:t xml:space="preserve"> also operates other services: a </w:t>
      </w:r>
      <w:proofErr w:type="spellStart"/>
      <w:r>
        <w:t>pastebin</w:t>
      </w:r>
      <w:proofErr w:type="spellEnd"/>
      <w:r>
        <w:t xml:space="preserve">-style site called Gist that provides wikis for individual repositories and web pages that can be edited through a </w:t>
      </w:r>
      <w:proofErr w:type="spellStart"/>
      <w:r>
        <w:t>Git</w:t>
      </w:r>
      <w:proofErr w:type="spellEnd"/>
      <w:r>
        <w:t xml:space="preserve"> repository, a slide hosting service called Speaker Deck, and a web analytics platform called Gauges.</w:t>
      </w:r>
    </w:p>
    <w:p w:rsidR="005F6DAA" w:rsidRDefault="005F6DAA" w:rsidP="005F6DAA">
      <w:r>
        <w:t xml:space="preserve">As of January 2010, </w:t>
      </w:r>
      <w:proofErr w:type="spellStart"/>
      <w:r>
        <w:t>GitHub</w:t>
      </w:r>
      <w:proofErr w:type="spellEnd"/>
      <w:r>
        <w:t xml:space="preserve"> is operated under the name </w:t>
      </w:r>
      <w:proofErr w:type="spellStart"/>
      <w:r>
        <w:t>GitHub</w:t>
      </w:r>
      <w:proofErr w:type="spellEnd"/>
      <w:r>
        <w:t>, Inc.</w:t>
      </w:r>
    </w:p>
    <w:p w:rsidR="005F6DAA" w:rsidRDefault="005F6DAA" w:rsidP="005F6DAA">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5F6DAA" w:rsidRDefault="005F6DAA" w:rsidP="00753790">
      <w:pPr>
        <w:pStyle w:val="Heading4"/>
      </w:pPr>
      <w:r w:rsidRPr="009A167B">
        <w:t>Limitations and constraints</w:t>
      </w:r>
    </w:p>
    <w:p w:rsidR="005F6DAA" w:rsidRDefault="005F6DAA" w:rsidP="005F6DAA">
      <w:r>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74" w:name="_Toc289170426"/>
      <w:bookmarkStart w:id="75" w:name="_Toc289252224"/>
      <w:r w:rsidRPr="00B807A7">
        <w:rPr>
          <w:rFonts w:eastAsia="Arial"/>
        </w:rPr>
        <w:t>Dia</w:t>
      </w:r>
      <w:r>
        <w:rPr>
          <w:rFonts w:eastAsia="Arial"/>
        </w:rPr>
        <w:t xml:space="preserve"> for Diagram Drawing &amp; Modeling</w:t>
      </w:r>
      <w:bookmarkEnd w:id="74"/>
      <w:bookmarkEnd w:id="7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lastRenderedPageBreak/>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43"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 xml:space="preserve">You can take screenshots of your computer from within </w:t>
      </w:r>
      <w:proofErr w:type="spellStart"/>
      <w:r w:rsidRPr="00726E05">
        <w:t>Cacoo</w:t>
      </w:r>
      <w:proofErr w:type="spellEnd"/>
      <w:r w:rsidRPr="00726E05">
        <w:t>.</w:t>
      </w:r>
    </w:p>
    <w:p w:rsidR="00753790" w:rsidRPr="00726E05" w:rsidRDefault="00753790" w:rsidP="00437A54">
      <w:pPr>
        <w:pStyle w:val="ListParagraph"/>
        <w:numPr>
          <w:ilvl w:val="0"/>
          <w:numId w:val="19"/>
        </w:numPr>
        <w:spacing w:before="0" w:line="288" w:lineRule="auto"/>
      </w:pPr>
      <w:r w:rsidRPr="00726E05">
        <w:lastRenderedPageBreak/>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 xml:space="preserve">Copying, pasting and other functionality of basic drawing software is also built in to </w:t>
      </w:r>
      <w:proofErr w:type="spellStart"/>
      <w:r w:rsidRPr="00726E05">
        <w:t>Cacoo</w:t>
      </w:r>
      <w:proofErr w:type="spellEnd"/>
      <w:r w:rsidRPr="00726E05">
        <w:t>.</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 xml:space="preserve">You can invite collaborators to work with you in </w:t>
      </w:r>
      <w:proofErr w:type="spellStart"/>
      <w:r w:rsidRPr="00726E05">
        <w:t>Cacoo</w:t>
      </w:r>
      <w:proofErr w:type="spellEnd"/>
      <w:r w:rsidRPr="00726E05">
        <w:t>.</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w:t>
      </w:r>
      <w:proofErr w:type="spellStart"/>
      <w:r w:rsidRPr="00726E05">
        <w:t>Facebook</w:t>
      </w:r>
      <w:proofErr w:type="spellEnd"/>
      <w:r w:rsidRPr="00726E05">
        <w:t>/</w:t>
      </w:r>
      <w:proofErr w:type="spellStart"/>
      <w:r w:rsidRPr="00726E05">
        <w:t>GoogleBuzz</w:t>
      </w:r>
      <w:proofErr w:type="spellEnd"/>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lastRenderedPageBreak/>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 xml:space="preserve">In order to access information about diagrams a </w:t>
      </w:r>
      <w:proofErr w:type="spellStart"/>
      <w:r w:rsidRPr="00726E05">
        <w:t>Cacoo</w:t>
      </w:r>
      <w:proofErr w:type="spellEnd"/>
      <w:r w:rsidRPr="00726E05">
        <w:t xml:space="preserve"> ID and password are requited.</w:t>
      </w:r>
    </w:p>
    <w:p w:rsidR="00753790" w:rsidRPr="00726E05" w:rsidRDefault="00753790" w:rsidP="00437A54">
      <w:pPr>
        <w:pStyle w:val="ListParagraph"/>
        <w:numPr>
          <w:ilvl w:val="0"/>
          <w:numId w:val="24"/>
        </w:numPr>
        <w:spacing w:before="0" w:line="288" w:lineRule="auto"/>
      </w:pPr>
      <w:r w:rsidRPr="00726E05">
        <w:t xml:space="preserve">User passwords are encrypted on </w:t>
      </w:r>
      <w:proofErr w:type="spellStart"/>
      <w:r w:rsidRPr="00726E05">
        <w:t>Cacoo's</w:t>
      </w:r>
      <w:proofErr w:type="spellEnd"/>
      <w:r w:rsidRPr="00726E05">
        <w:t xml:space="preserve">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 xml:space="preserve">You can access </w:t>
      </w:r>
      <w:proofErr w:type="spellStart"/>
      <w:r w:rsidRPr="00726E05">
        <w:t>Cacoo</w:t>
      </w:r>
      <w:proofErr w:type="spellEnd"/>
      <w:r w:rsidRPr="00726E05">
        <w:t xml:space="preserve"> using the API.</w:t>
      </w:r>
    </w:p>
    <w:p w:rsidR="00B2280E" w:rsidRDefault="00B2280E" w:rsidP="00437A54">
      <w:pPr>
        <w:pStyle w:val="ListParagraph"/>
        <w:numPr>
          <w:ilvl w:val="0"/>
          <w:numId w:val="25"/>
        </w:numPr>
        <w:spacing w:before="0" w:line="288" w:lineRule="auto"/>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B2280E" w:rsidRDefault="00B2280E" w:rsidP="00B2280E">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B2280E" w:rsidRDefault="00B2280E" w:rsidP="00B2280E">
      <w:pPr>
        <w:pStyle w:val="NoSpacing"/>
      </w:pPr>
      <w:r>
        <w:t>Authorization Methods</w:t>
      </w:r>
    </w:p>
    <w:p w:rsidR="00B2280E" w:rsidRDefault="00B2280E" w:rsidP="00B2280E">
      <w:pPr>
        <w:pStyle w:val="NoSpacing"/>
      </w:pPr>
      <w:r>
        <w:t xml:space="preserve">There are two ways to access the </w:t>
      </w:r>
      <w:proofErr w:type="spellStart"/>
      <w:r>
        <w:t>Cacoo</w:t>
      </w:r>
      <w:proofErr w:type="spellEnd"/>
      <w:r>
        <w:t xml:space="preserve"> API.</w:t>
      </w:r>
    </w:p>
    <w:p w:rsidR="00B2280E" w:rsidRDefault="00B2280E" w:rsidP="00B2280E">
      <w:pPr>
        <w:pStyle w:val="Heading4"/>
      </w:pPr>
      <w:r>
        <w:t>1. API Key</w:t>
      </w:r>
    </w:p>
    <w:p w:rsidR="00B2280E" w:rsidRDefault="00B2280E" w:rsidP="00B2280E">
      <w:pPr>
        <w:pStyle w:val="NoSpacing"/>
      </w:pPr>
      <w:r>
        <w:t xml:space="preserve">The API key allows you make requests to the </w:t>
      </w:r>
      <w:proofErr w:type="spellStart"/>
      <w:r>
        <w:t>Cacoo</w:t>
      </w:r>
      <w:proofErr w:type="spellEnd"/>
      <w:r>
        <w:t xml:space="preserve">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B2280E" w:rsidRDefault="00B2280E" w:rsidP="00B2280E">
      <w:pPr>
        <w:pStyle w:val="Heading4"/>
      </w:pPr>
      <w:r>
        <w:t>applications</w:t>
      </w:r>
    </w:p>
    <w:p w:rsidR="00B2280E" w:rsidRDefault="00B2280E" w:rsidP="00B2280E">
      <w:pPr>
        <w:pStyle w:val="NoSpacing"/>
      </w:pPr>
      <w:r>
        <w:t xml:space="preserve">Access </w:t>
      </w:r>
      <w:proofErr w:type="spellStart"/>
      <w:r>
        <w:t>Token:https</w:t>
      </w:r>
      <w:proofErr w:type="spellEnd"/>
      <w:r>
        <w:t>://cacoo.com/oauth/access_token</w:t>
      </w:r>
    </w:p>
    <w:p w:rsidR="00B2280E" w:rsidRDefault="00B2280E" w:rsidP="00B2280E">
      <w:pPr>
        <w:pStyle w:val="NoSpacing"/>
      </w:pPr>
      <w:proofErr w:type="spellStart"/>
      <w:r>
        <w:t>Authorize:https</w:t>
      </w:r>
      <w:proofErr w:type="spellEnd"/>
      <w:r>
        <w:t>://cacoo.com/oauth/authorize</w:t>
      </w:r>
    </w:p>
    <w:p w:rsidR="00B2280E" w:rsidRDefault="00B2280E" w:rsidP="00B2280E">
      <w:pPr>
        <w:pStyle w:val="NoSpacing"/>
      </w:pPr>
      <w:r>
        <w:t xml:space="preserve">Request </w:t>
      </w:r>
      <w:proofErr w:type="spellStart"/>
      <w:r>
        <w:t>Token:https</w:t>
      </w:r>
      <w:proofErr w:type="spellEnd"/>
      <w:r>
        <w:t>://cacoo.com/oauth/request_token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6" w:name="_Toc289252225"/>
      <w:r>
        <w:rPr>
          <w:rFonts w:eastAsia="Arial"/>
        </w:rPr>
        <w:t>Google Spreadsheet</w:t>
      </w:r>
      <w:r w:rsidRPr="001003EA">
        <w:rPr>
          <w:rFonts w:eastAsia="Arial"/>
        </w:rPr>
        <w:t xml:space="preserve"> Interface:</w:t>
      </w:r>
      <w:bookmarkEnd w:id="7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lastRenderedPageBreak/>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4A77" w:rsidRDefault="00FD4A77" w:rsidP="003E74D4">
      <w:pPr>
        <w:spacing w:before="0" w:after="0" w:line="240" w:lineRule="auto"/>
      </w:pPr>
      <w:r>
        <w:separator/>
      </w:r>
    </w:p>
  </w:endnote>
  <w:endnote w:type="continuationSeparator" w:id="0">
    <w:p w:rsidR="00FD4A77" w:rsidRDefault="00FD4A77"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4A77" w:rsidRDefault="00FD4A77" w:rsidP="003E74D4">
      <w:pPr>
        <w:spacing w:before="0" w:after="0" w:line="240" w:lineRule="auto"/>
      </w:pPr>
      <w:r>
        <w:separator/>
      </w:r>
    </w:p>
  </w:footnote>
  <w:footnote w:type="continuationSeparator" w:id="0">
    <w:p w:rsidR="00FD4A77" w:rsidRDefault="00FD4A77"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3"/>
  </w:num>
  <w:num w:numId="3">
    <w:abstractNumId w:val="22"/>
  </w:num>
  <w:num w:numId="4">
    <w:abstractNumId w:val="20"/>
  </w:num>
  <w:num w:numId="5">
    <w:abstractNumId w:val="21"/>
  </w:num>
  <w:num w:numId="6">
    <w:abstractNumId w:val="19"/>
  </w:num>
  <w:num w:numId="7">
    <w:abstractNumId w:val="14"/>
  </w:num>
  <w:num w:numId="8">
    <w:abstractNumId w:val="2"/>
  </w:num>
  <w:num w:numId="9">
    <w:abstractNumId w:val="16"/>
  </w:num>
  <w:num w:numId="10">
    <w:abstractNumId w:val="12"/>
  </w:num>
  <w:num w:numId="11">
    <w:abstractNumId w:val="35"/>
  </w:num>
  <w:num w:numId="12">
    <w:abstractNumId w:val="40"/>
  </w:num>
  <w:num w:numId="13">
    <w:abstractNumId w:val="5"/>
  </w:num>
  <w:num w:numId="14">
    <w:abstractNumId w:val="27"/>
  </w:num>
  <w:num w:numId="15">
    <w:abstractNumId w:val="1"/>
  </w:num>
  <w:num w:numId="16">
    <w:abstractNumId w:val="3"/>
  </w:num>
  <w:num w:numId="17">
    <w:abstractNumId w:val="0"/>
  </w:num>
  <w:num w:numId="18">
    <w:abstractNumId w:val="30"/>
  </w:num>
  <w:num w:numId="19">
    <w:abstractNumId w:val="28"/>
  </w:num>
  <w:num w:numId="20">
    <w:abstractNumId w:val="37"/>
  </w:num>
  <w:num w:numId="21">
    <w:abstractNumId w:val="10"/>
  </w:num>
  <w:num w:numId="22">
    <w:abstractNumId w:val="26"/>
  </w:num>
  <w:num w:numId="23">
    <w:abstractNumId w:val="31"/>
  </w:num>
  <w:num w:numId="24">
    <w:abstractNumId w:val="33"/>
  </w:num>
  <w:num w:numId="25">
    <w:abstractNumId w:val="18"/>
  </w:num>
  <w:num w:numId="26">
    <w:abstractNumId w:val="39"/>
  </w:num>
  <w:num w:numId="27">
    <w:abstractNumId w:val="11"/>
  </w:num>
  <w:num w:numId="28">
    <w:abstractNumId w:val="29"/>
  </w:num>
  <w:num w:numId="29">
    <w:abstractNumId w:val="8"/>
  </w:num>
  <w:num w:numId="30">
    <w:abstractNumId w:val="24"/>
  </w:num>
  <w:num w:numId="31">
    <w:abstractNumId w:val="9"/>
  </w:num>
  <w:num w:numId="32">
    <w:abstractNumId w:val="17"/>
  </w:num>
  <w:num w:numId="33">
    <w:abstractNumId w:val="36"/>
  </w:num>
  <w:num w:numId="34">
    <w:abstractNumId w:val="34"/>
  </w:num>
  <w:num w:numId="35">
    <w:abstractNumId w:val="13"/>
  </w:num>
  <w:num w:numId="36">
    <w:abstractNumId w:val="42"/>
  </w:num>
  <w:num w:numId="37">
    <w:abstractNumId w:val="25"/>
  </w:num>
  <w:num w:numId="38">
    <w:abstractNumId w:val="32"/>
  </w:num>
  <w:num w:numId="39">
    <w:abstractNumId w:val="6"/>
  </w:num>
  <w:num w:numId="40">
    <w:abstractNumId w:val="4"/>
  </w:num>
  <w:num w:numId="41">
    <w:abstractNumId w:val="15"/>
  </w:num>
  <w:num w:numId="42">
    <w:abstractNumId w:val="43"/>
  </w:num>
  <w:num w:numId="43">
    <w:abstractNumId w:val="41"/>
  </w:num>
  <w:num w:numId="44">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32C33"/>
    <w:rsid w:val="0003346A"/>
    <w:rsid w:val="00055162"/>
    <w:rsid w:val="0005681A"/>
    <w:rsid w:val="00074DAD"/>
    <w:rsid w:val="000822F9"/>
    <w:rsid w:val="00091919"/>
    <w:rsid w:val="000B00DA"/>
    <w:rsid w:val="000C3860"/>
    <w:rsid w:val="000C3929"/>
    <w:rsid w:val="000C6BFC"/>
    <w:rsid w:val="000D257A"/>
    <w:rsid w:val="000D38CF"/>
    <w:rsid w:val="000D741B"/>
    <w:rsid w:val="000D7CE3"/>
    <w:rsid w:val="000F56E7"/>
    <w:rsid w:val="00107F19"/>
    <w:rsid w:val="00113B1E"/>
    <w:rsid w:val="00135E3E"/>
    <w:rsid w:val="00137C10"/>
    <w:rsid w:val="00167510"/>
    <w:rsid w:val="001915A1"/>
    <w:rsid w:val="001A3DBD"/>
    <w:rsid w:val="001E3D45"/>
    <w:rsid w:val="001E5C5B"/>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C7660"/>
    <w:rsid w:val="003D5682"/>
    <w:rsid w:val="003E74D4"/>
    <w:rsid w:val="00400400"/>
    <w:rsid w:val="00406D50"/>
    <w:rsid w:val="00410F20"/>
    <w:rsid w:val="00412428"/>
    <w:rsid w:val="00416333"/>
    <w:rsid w:val="0043270F"/>
    <w:rsid w:val="00437A54"/>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6DAA"/>
    <w:rsid w:val="00611CFF"/>
    <w:rsid w:val="006404AB"/>
    <w:rsid w:val="006607B0"/>
    <w:rsid w:val="00667E0C"/>
    <w:rsid w:val="00694C4A"/>
    <w:rsid w:val="0069600C"/>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47DFF"/>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280E"/>
    <w:rsid w:val="00B24CD5"/>
    <w:rsid w:val="00B46F65"/>
    <w:rsid w:val="00B50F39"/>
    <w:rsid w:val="00B602C3"/>
    <w:rsid w:val="00B770A2"/>
    <w:rsid w:val="00B963B7"/>
    <w:rsid w:val="00BA280A"/>
    <w:rsid w:val="00BA6DC1"/>
    <w:rsid w:val="00BB7176"/>
    <w:rsid w:val="00BC5A6F"/>
    <w:rsid w:val="00BD2E42"/>
    <w:rsid w:val="00BE7CA8"/>
    <w:rsid w:val="00BF0936"/>
    <w:rsid w:val="00BF29B3"/>
    <w:rsid w:val="00C22928"/>
    <w:rsid w:val="00C23A6D"/>
    <w:rsid w:val="00C40C94"/>
    <w:rsid w:val="00C42A87"/>
    <w:rsid w:val="00C5180A"/>
    <w:rsid w:val="00C7553A"/>
    <w:rsid w:val="00C911D1"/>
    <w:rsid w:val="00C9453A"/>
    <w:rsid w:val="00C95BED"/>
    <w:rsid w:val="00CA25FC"/>
    <w:rsid w:val="00CA6E55"/>
    <w:rsid w:val="00CC4A08"/>
    <w:rsid w:val="00CD68D4"/>
    <w:rsid w:val="00D023D0"/>
    <w:rsid w:val="00D03B5F"/>
    <w:rsid w:val="00D15523"/>
    <w:rsid w:val="00D15698"/>
    <w:rsid w:val="00D22952"/>
    <w:rsid w:val="00D255F8"/>
    <w:rsid w:val="00D319E1"/>
    <w:rsid w:val="00D349A5"/>
    <w:rsid w:val="00D7197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203EC"/>
    <w:rsid w:val="00F64C80"/>
    <w:rsid w:val="00F72C42"/>
    <w:rsid w:val="00F74D3A"/>
    <w:rsid w:val="00F91DFD"/>
    <w:rsid w:val="00F93C43"/>
    <w:rsid w:val="00FA6092"/>
    <w:rsid w:val="00FA6332"/>
    <w:rsid w:val="00FA6B7D"/>
    <w:rsid w:val="00FC75E2"/>
    <w:rsid w:val="00FD0475"/>
    <w:rsid w:val="00FD2703"/>
    <w:rsid w:val="00FD4A77"/>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tackpanel.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system.windows.controls.dockpanel.aspx" TargetMode="External"/><Relationship Id="rId138" Type="http://schemas.openxmlformats.org/officeDocument/2006/relationships/hyperlink" Target="http://msdn.microsoft.com/en-us/library/system.dynamic.aspx" TargetMode="External"/><Relationship Id="rId159" Type="http://schemas.openxmlformats.org/officeDocument/2006/relationships/hyperlink" Target="http://msdn.microsoft.com/en-us/library/gg145038.aspx" TargetMode="External"/><Relationship Id="rId170" Type="http://schemas.openxmlformats.org/officeDocument/2006/relationships/hyperlink" Target="http://msdn.microsoft.com/en-us/library/gg145036.aspx" TargetMode="External"/><Relationship Id="rId191" Type="http://schemas.openxmlformats.org/officeDocument/2006/relationships/image" Target="media/image30.png"/><Relationship Id="rId205" Type="http://schemas.openxmlformats.org/officeDocument/2006/relationships/image" Target="media/image31.png"/><Relationship Id="rId226" Type="http://schemas.openxmlformats.org/officeDocument/2006/relationships/hyperlink" Target="http://en.wikipedia.org/wiki/Compiler" TargetMode="External"/><Relationship Id="rId107" Type="http://schemas.openxmlformats.org/officeDocument/2006/relationships/hyperlink" Target="http://msdn.microsoft.com/en-IN/library/system.windows.controls.accesstext.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controls.button.aspx" TargetMode="External"/><Relationship Id="rId128" Type="http://schemas.openxmlformats.org/officeDocument/2006/relationships/hyperlink" Target="http://msdn.microsoft.com/en-us/library/gg145034.aspx" TargetMode="External"/><Relationship Id="rId149" Type="http://schemas.openxmlformats.org/officeDocument/2006/relationships/hyperlink" Target="http://msdn.microsoft.com/en-us/library/system.numerics.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stackpanel.aspx" TargetMode="External"/><Relationship Id="rId160" Type="http://schemas.openxmlformats.org/officeDocument/2006/relationships/hyperlink" Target="http://msdn.microsoft.com/en-us/library/gg145021.aspx" TargetMode="External"/><Relationship Id="rId181" Type="http://schemas.openxmlformats.org/officeDocument/2006/relationships/hyperlink" Target="http://msdn.microsoft.com/en-us/library/gg145009.aspx" TargetMode="External"/><Relationship Id="rId216" Type="http://schemas.openxmlformats.org/officeDocument/2006/relationships/hyperlink" Target="http://en.wikipedia.org/wiki/Java_(programming_language)" TargetMode="External"/><Relationship Id="rId237" Type="http://schemas.openxmlformats.org/officeDocument/2006/relationships/hyperlink" Target="http://www.developer.nokia.com/info/sw.nokia.com/id/054b94d5-4cdf-4b17-b268-bedcfc421ba6/Nokia_Web_Tools_1_2_for_Symbian.html" TargetMode="External"/><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virtualizingstackpanel.aspx" TargetMode="External"/><Relationship Id="rId139" Type="http://schemas.openxmlformats.org/officeDocument/2006/relationships/hyperlink" Target="http://msdn.microsoft.com/en-us/library/gg145047.aspx" TargetMode="External"/><Relationship Id="rId85" Type="http://schemas.openxmlformats.org/officeDocument/2006/relationships/hyperlink" Target="http://msdn.microsoft.com/en-IN/library/system.windows.controls.expander.aspx" TargetMode="External"/><Relationship Id="rId150" Type="http://schemas.openxmlformats.org/officeDocument/2006/relationships/hyperlink" Target="http://msdn.microsoft.com/en-us/library/system.byte.aspx" TargetMode="External"/><Relationship Id="rId171" Type="http://schemas.openxmlformats.org/officeDocument/2006/relationships/hyperlink" Target="http://msdn.microsoft.com/en-us/library/accessibility.aspx" TargetMode="External"/><Relationship Id="rId192" Type="http://schemas.openxmlformats.org/officeDocument/2006/relationships/hyperlink" Target="http://en.wikipedia.org/wiki/Multi-paradigm_programming_language" TargetMode="External"/><Relationship Id="rId206" Type="http://schemas.openxmlformats.org/officeDocument/2006/relationships/hyperlink" Target="http://en.wikipedia.org/wiki/General_purpose_programming_language" TargetMode="External"/><Relationship Id="rId227" Type="http://schemas.openxmlformats.org/officeDocument/2006/relationships/hyperlink" Target="http://en.wikipedia.org/wiki/Library_(computing)" TargetMode="External"/><Relationship Id="rId201" Type="http://schemas.openxmlformats.org/officeDocument/2006/relationships/hyperlink" Target="http://en.wikipedia.org/wiki/.NET_Framework" TargetMode="External"/><Relationship Id="rId222" Type="http://schemas.openxmlformats.org/officeDocument/2006/relationships/hyperlink" Target="http://en.wikipedia.org/wiki/C_(programming_language)" TargetMode="External"/><Relationship Id="rId243" Type="http://schemas.openxmlformats.org/officeDocument/2006/relationships/image" Target="media/image38.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frame.aspx" TargetMode="External"/><Relationship Id="rId108" Type="http://schemas.openxmlformats.org/officeDocument/2006/relationships/hyperlink" Target="http://msdn.microsoft.com/en-IN/library/system.windows.controls.label.aspx" TargetMode="External"/><Relationship Id="rId124" Type="http://schemas.openxmlformats.org/officeDocument/2006/relationships/hyperlink" Target="http://msdn.microsoft.com/en-us/library/system.aspx" TargetMode="External"/><Relationship Id="rId129" Type="http://schemas.openxmlformats.org/officeDocument/2006/relationships/hyperlink" Target="http://msdn.microsoft.com/en-us/library/gg145035.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resizegrip.aspx" TargetMode="External"/><Relationship Id="rId96" Type="http://schemas.openxmlformats.org/officeDocument/2006/relationships/hyperlink" Target="http://msdn.microsoft.com/en-IN/library/system.windows.controls.primitives.thumb.aspx" TargetMode="External"/><Relationship Id="rId140" Type="http://schemas.openxmlformats.org/officeDocument/2006/relationships/hyperlink" Target="http://msdn.microsoft.com/en-us/library/system.globalization.aspx" TargetMode="External"/><Relationship Id="rId145" Type="http://schemas.openxmlformats.org/officeDocument/2006/relationships/hyperlink" Target="http://msdn.microsoft.com/en-us/library/gg145024.aspx" TargetMode="External"/><Relationship Id="rId161" Type="http://schemas.openxmlformats.org/officeDocument/2006/relationships/hyperlink" Target="http://msdn.microsoft.com/en-us/library/gg145012.aspx" TargetMode="External"/><Relationship Id="rId166" Type="http://schemas.openxmlformats.org/officeDocument/2006/relationships/hyperlink" Target="http://msdn.microsoft.com/en-us/library/gg145018.aspx" TargetMode="External"/><Relationship Id="rId182" Type="http://schemas.openxmlformats.org/officeDocument/2006/relationships/hyperlink" Target="http://msdn.microsoft.com/en-us/library/gg145040.aspx" TargetMode="External"/><Relationship Id="rId187" Type="http://schemas.openxmlformats.org/officeDocument/2006/relationships/image" Target="media/image28.jpeg"/><Relationship Id="rId217" Type="http://schemas.openxmlformats.org/officeDocument/2006/relationships/hyperlink" Target="http://en.wikipedia.org/wiki/James_Gosling"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en.wikipedia.org/wiki/Class_(file_format)" TargetMode="External"/><Relationship Id="rId233" Type="http://schemas.openxmlformats.org/officeDocument/2006/relationships/image" Target="media/image33.png"/><Relationship Id="rId238" Type="http://schemas.openxmlformats.org/officeDocument/2006/relationships/hyperlink" Target="http://www.developer.nokia.com/Resources/Library/Series_40_web_apps_library/"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canvas.aspx" TargetMode="External"/><Relationship Id="rId119" Type="http://schemas.openxmlformats.org/officeDocument/2006/relationships/hyperlink" Target="http://msdn.microsoft.com/en-IN/library/system.windows.controls.wrappanel.aspx" TargetMode="External"/><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border.aspx" TargetMode="External"/><Relationship Id="rId86" Type="http://schemas.openxmlformats.org/officeDocument/2006/relationships/hyperlink" Target="http://msdn.microsoft.com/en-IN/library/system.windows.controls.grid.aspx" TargetMode="External"/><Relationship Id="rId130" Type="http://schemas.openxmlformats.org/officeDocument/2006/relationships/hyperlink" Target="http://msdn.microsoft.com/en-us/library/gg145042.aspx" TargetMode="External"/><Relationship Id="rId135" Type="http://schemas.openxmlformats.org/officeDocument/2006/relationships/hyperlink" Target="http://msdn.microsoft.com/en-us/library/gg145030.aspx" TargetMode="External"/><Relationship Id="rId151" Type="http://schemas.openxmlformats.org/officeDocument/2006/relationships/hyperlink" Target="http://msdn.microsoft.com/en-us/library/system.double.aspx" TargetMode="External"/><Relationship Id="rId156" Type="http://schemas.openxmlformats.org/officeDocument/2006/relationships/hyperlink" Target="http://msdn.microsoft.com/en-us/library/gg145017.aspx" TargetMode="External"/><Relationship Id="rId177" Type="http://schemas.openxmlformats.org/officeDocument/2006/relationships/hyperlink" Target="http://msdn.microsoft.com/en-us/library/gg145015.aspx" TargetMode="External"/><Relationship Id="rId198" Type="http://schemas.openxmlformats.org/officeDocument/2006/relationships/hyperlink" Target="http://en.wikipedia.org/wiki/Class_(computer_science)" TargetMode="External"/><Relationship Id="rId172" Type="http://schemas.openxmlformats.org/officeDocument/2006/relationships/hyperlink" Target="http://msdn.microsoft.com/en-us/library/accessibility.aspx" TargetMode="External"/><Relationship Id="rId193" Type="http://schemas.openxmlformats.org/officeDocument/2006/relationships/hyperlink" Target="http://en.wikipedia.org/wiki/Imperative_programming" TargetMode="External"/><Relationship Id="rId202" Type="http://schemas.openxmlformats.org/officeDocument/2006/relationships/hyperlink" Target="http://en.wikipedia.org/wiki/Ecma_International" TargetMode="External"/><Relationship Id="rId207" Type="http://schemas.openxmlformats.org/officeDocument/2006/relationships/hyperlink" Target="http://en.wikipedia.org/wiki/Concurrent_computing" TargetMode="External"/><Relationship Id="rId223" Type="http://schemas.openxmlformats.org/officeDocument/2006/relationships/hyperlink" Target="http://en.wikipedia.org/wiki/C%2B%2B" TargetMode="External"/><Relationship Id="rId228" Type="http://schemas.openxmlformats.org/officeDocument/2006/relationships/hyperlink" Target="http://en.wikipedia.org/wiki/Java_Community_Process" TargetMode="External"/><Relationship Id="rId244"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primitives.popup.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controls.viewbox.aspx" TargetMode="External"/><Relationship Id="rId104" Type="http://schemas.openxmlformats.org/officeDocument/2006/relationships/hyperlink" Target="http://msdn.microsoft.com/en-IN/library/system.windows.documents.hyperlink.aspx" TargetMode="External"/><Relationship Id="rId120" Type="http://schemas.openxmlformats.org/officeDocument/2006/relationships/hyperlink" Target="javascript:void(0)" TargetMode="External"/><Relationship Id="rId125" Type="http://schemas.openxmlformats.org/officeDocument/2006/relationships/hyperlink" Target="http://msdn.microsoft.com/en-us/library/system.aspx" TargetMode="External"/><Relationship Id="rId141" Type="http://schemas.openxmlformats.org/officeDocument/2006/relationships/hyperlink" Target="http://msdn.microsoft.com/en-us/library/system.globalization.textinfo.aspx" TargetMode="External"/><Relationship Id="rId146" Type="http://schemas.openxmlformats.org/officeDocument/2006/relationships/hyperlink" Target="http://msdn.microsoft.com/en-us/library/system.media.aspx" TargetMode="External"/><Relationship Id="rId167" Type="http://schemas.openxmlformats.org/officeDocument/2006/relationships/hyperlink" Target="http://msdn.microsoft.com/en-us/library/gg145013.aspx" TargetMode="External"/><Relationship Id="rId188" Type="http://schemas.openxmlformats.org/officeDocument/2006/relationships/hyperlink" Target="http://searchenterpriselinux.techtarget.com/definition/MySQL-Connector-ODBC"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separator.aspx" TargetMode="External"/><Relationship Id="rId162" Type="http://schemas.openxmlformats.org/officeDocument/2006/relationships/hyperlink" Target="http://msdn.microsoft.com/en-us/library/gg145014.aspx" TargetMode="External"/><Relationship Id="rId183" Type="http://schemas.openxmlformats.org/officeDocument/2006/relationships/hyperlink" Target="http://msdn.microsoft.com/en-us/library/gg145011.aspx" TargetMode="External"/><Relationship Id="rId213" Type="http://schemas.openxmlformats.org/officeDocument/2006/relationships/hyperlink" Target="http://en.wikipedia.org/wiki/Java_virtual_machine" TargetMode="External"/><Relationship Id="rId218" Type="http://schemas.openxmlformats.org/officeDocument/2006/relationships/hyperlink" Target="http://en.wikipedia.org/wiki/Sun_Microsystems" TargetMode="External"/><Relationship Id="rId234" Type="http://schemas.openxmlformats.org/officeDocument/2006/relationships/image" Target="media/image34.png"/><Relationship Id="rId239" Type="http://schemas.openxmlformats.org/officeDocument/2006/relationships/hyperlink" Target="http://www.nokia.com/nokiasuite"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gridview.aspx" TargetMode="External"/><Relationship Id="rId110" Type="http://schemas.openxmlformats.org/officeDocument/2006/relationships/hyperlink" Target="http://msdn.microsoft.com/en-IN/library/system.windows.controls.progressbar.aspx" TargetMode="External"/><Relationship Id="rId115" Type="http://schemas.openxmlformats.org/officeDocument/2006/relationships/hyperlink" Target="http://msdn.microsoft.com/en-IN/library/system.windows.controls.dockpanel.aspx" TargetMode="External"/><Relationship Id="rId131" Type="http://schemas.openxmlformats.org/officeDocument/2006/relationships/hyperlink" Target="http://msdn.microsoft.com/en-us/library/gg145027.aspx" TargetMode="External"/><Relationship Id="rId136" Type="http://schemas.openxmlformats.org/officeDocument/2006/relationships/hyperlink" Target="http://msdn.microsoft.com/en-us/library/gg145037.aspx" TargetMode="External"/><Relationship Id="rId157" Type="http://schemas.openxmlformats.org/officeDocument/2006/relationships/hyperlink" Target="http://msdn.microsoft.com/en-us/library/gg145025.aspx" TargetMode="External"/><Relationship Id="rId178" Type="http://schemas.openxmlformats.org/officeDocument/2006/relationships/hyperlink" Target="http://msdn.microsoft.com/en-us/library/microsoft.data.entity.build.tasks.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system.windows.controls.primitives.bulletdecorator.aspx" TargetMode="External"/><Relationship Id="rId152" Type="http://schemas.openxmlformats.org/officeDocument/2006/relationships/hyperlink" Target="http://msdn.microsoft.com/en-us/library/system.int32.aspx" TargetMode="External"/><Relationship Id="rId173" Type="http://schemas.openxmlformats.org/officeDocument/2006/relationships/hyperlink" Target="http://msdn.microsoft.com/en-us/library/hh135392.aspx" TargetMode="External"/><Relationship Id="rId194" Type="http://schemas.openxmlformats.org/officeDocument/2006/relationships/hyperlink" Target="http://en.wikipedia.org/wiki/Declarative_programming" TargetMode="External"/><Relationship Id="rId199" Type="http://schemas.openxmlformats.org/officeDocument/2006/relationships/hyperlink" Target="http://en.wikipedia.org/wiki/Component-based_software_engineering" TargetMode="External"/><Relationship Id="rId203" Type="http://schemas.openxmlformats.org/officeDocument/2006/relationships/hyperlink" Target="http://en.wikipedia.org/wiki/International_Organization_for_Standardization" TargetMode="External"/><Relationship Id="rId208" Type="http://schemas.openxmlformats.org/officeDocument/2006/relationships/hyperlink" Target="http://en.wikipedia.org/wiki/Class-based" TargetMode="External"/><Relationship Id="rId229" Type="http://schemas.openxmlformats.org/officeDocument/2006/relationships/hyperlink" Target="http://en.wikipedia.org/wiki/GNU_General_Public_License" TargetMode="External"/><Relationship Id="rId19" Type="http://schemas.openxmlformats.org/officeDocument/2006/relationships/image" Target="media/image11.png"/><Relationship Id="rId224" Type="http://schemas.openxmlformats.org/officeDocument/2006/relationships/hyperlink" Target="http://en.wikipedia.org/wiki/Low-level_programming_language" TargetMode="External"/><Relationship Id="rId240" Type="http://schemas.openxmlformats.org/officeDocument/2006/relationships/hyperlink" Target="http://www.nokia.com/global/support/nokia-pc-suite/" TargetMode="External"/><Relationship Id="rId245" Type="http://schemas.openxmlformats.org/officeDocument/2006/relationships/theme" Target="theme/theme1.xm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wrappanel.aspx" TargetMode="External"/><Relationship Id="rId105" Type="http://schemas.openxmlformats.org/officeDocument/2006/relationships/hyperlink" Target="http://msdn.microsoft.com/en-IN/library/system.windows.controls.page.aspx" TargetMode="External"/><Relationship Id="rId126" Type="http://schemas.openxmlformats.org/officeDocument/2006/relationships/hyperlink" Target="http://msdn.microsoft.com/en-us/library/gg145022.aspx" TargetMode="External"/><Relationship Id="rId147" Type="http://schemas.openxmlformats.org/officeDocument/2006/relationships/hyperlink" Target="http://msdn.microsoft.com/en-us/library/gg145046.aspx" TargetMode="External"/><Relationship Id="rId168" Type="http://schemas.openxmlformats.org/officeDocument/2006/relationships/hyperlink" Target="http://msdn.microsoft.com/en-us/library/gg145026.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primitives.scrollbar.aspx" TargetMode="External"/><Relationship Id="rId98" Type="http://schemas.openxmlformats.org/officeDocument/2006/relationships/hyperlink" Target="http://msdn.microsoft.com/en-IN/library/system.windows.controls.virtualizingstackpanel.aspx" TargetMode="External"/><Relationship Id="rId121" Type="http://schemas.openxmlformats.org/officeDocument/2006/relationships/image" Target="media/image25.jpeg"/><Relationship Id="rId142" Type="http://schemas.openxmlformats.org/officeDocument/2006/relationships/hyperlink" Target="http://msdn.microsoft.com/en-us/library/gg145031.aspx" TargetMode="External"/><Relationship Id="rId163" Type="http://schemas.openxmlformats.org/officeDocument/2006/relationships/hyperlink" Target="http://msdn.microsoft.com/en-us/library/system.timers.aspx" TargetMode="External"/><Relationship Id="rId184" Type="http://schemas.openxmlformats.org/officeDocument/2006/relationships/hyperlink" Target="http://msdn.microsoft.com/en-us/library/hh135393.aspx" TargetMode="External"/><Relationship Id="rId189" Type="http://schemas.openxmlformats.org/officeDocument/2006/relationships/image" Target="media/image29.jpeg"/><Relationship Id="rId219" Type="http://schemas.openxmlformats.org/officeDocument/2006/relationships/hyperlink" Target="http://en.wikipedia.org/wiki/Sun_acquisition_by_Oracle" TargetMode="External"/><Relationship Id="rId3" Type="http://schemas.openxmlformats.org/officeDocument/2006/relationships/numbering" Target="numbering.xml"/><Relationship Id="rId214" Type="http://schemas.openxmlformats.org/officeDocument/2006/relationships/hyperlink" Target="http://en.wikipedia.org/wiki/Computer_architecture" TargetMode="External"/><Relationship Id="rId230" Type="http://schemas.openxmlformats.org/officeDocument/2006/relationships/hyperlink" Target="http://en.wikipedia.org/wiki/GNU_Compiler_for_Java" TargetMode="External"/><Relationship Id="rId235" Type="http://schemas.openxmlformats.org/officeDocument/2006/relationships/image" Target="media/image35.png"/><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grid.aspx" TargetMode="External"/><Relationship Id="rId137" Type="http://schemas.openxmlformats.org/officeDocument/2006/relationships/hyperlink" Target="http://msdn.microsoft.com/en-us/library/gg145023.aspx" TargetMode="External"/><Relationship Id="rId158" Type="http://schemas.openxmlformats.org/officeDocument/2006/relationships/hyperlink" Target="http://msdn.microsoft.com/en-us/library/gg145010.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canvas.aspx" TargetMode="External"/><Relationship Id="rId88" Type="http://schemas.openxmlformats.org/officeDocument/2006/relationships/hyperlink" Target="http://msdn.microsoft.com/en-IN/library/system.windows.controls.gridsplitter.aspx" TargetMode="External"/><Relationship Id="rId111" Type="http://schemas.openxmlformats.org/officeDocument/2006/relationships/hyperlink" Target="http://msdn.microsoft.com/en-IN/library/system.windows.controls.primitives.statusbar.aspx" TargetMode="External"/><Relationship Id="rId132" Type="http://schemas.openxmlformats.org/officeDocument/2006/relationships/hyperlink" Target="http://msdn.microsoft.com/en-us/library/gg145028.aspx" TargetMode="External"/><Relationship Id="rId153" Type="http://schemas.openxmlformats.org/officeDocument/2006/relationships/hyperlink" Target="http://msdn.microsoft.com/en-us/library/gg145044.aspx" TargetMode="External"/><Relationship Id="rId174" Type="http://schemas.openxmlformats.org/officeDocument/2006/relationships/hyperlink" Target="http://msdn.microsoft.com/en-us/library/microsoft.aspnet.snapin.aspx" TargetMode="External"/><Relationship Id="rId179" Type="http://schemas.openxmlformats.org/officeDocument/2006/relationships/hyperlink" Target="http://msdn.microsoft.com/en-us/library/gg145041.aspx" TargetMode="External"/><Relationship Id="rId195" Type="http://schemas.openxmlformats.org/officeDocument/2006/relationships/hyperlink" Target="http://en.wikipedia.org/wiki/Functional_programming" TargetMode="External"/><Relationship Id="rId209" Type="http://schemas.openxmlformats.org/officeDocument/2006/relationships/hyperlink" Target="http://en.wikipedia.org/wiki/Object-oriented_programming" TargetMode="External"/><Relationship Id="rId190" Type="http://schemas.openxmlformats.org/officeDocument/2006/relationships/hyperlink" Target="http://www.mysql.com/products/workbench/" TargetMode="External"/><Relationship Id="rId204" Type="http://schemas.openxmlformats.org/officeDocument/2006/relationships/hyperlink" Target="http://en.wikipedia.org/wiki/Common_Language_Infrastructure" TargetMode="External"/><Relationship Id="rId220" Type="http://schemas.openxmlformats.org/officeDocument/2006/relationships/hyperlink" Target="http://en.wikipedia.org/wiki/Java_(software_platform)" TargetMode="External"/><Relationship Id="rId225" Type="http://schemas.openxmlformats.org/officeDocument/2006/relationships/hyperlink" Target="http://en.wikipedia.org/wiki/Reference_implementation_(computing)" TargetMode="External"/><Relationship Id="rId241" Type="http://schemas.openxmlformats.org/officeDocument/2006/relationships/hyperlink" Target="http://www.developer.nokia.com/NAX" TargetMode="External"/><Relationship Id="rId246" Type="http://schemas.microsoft.com/office/2007/relationships/stylesWithEffects" Target="stylesWithEffects.xm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lider.aspx" TargetMode="External"/><Relationship Id="rId127" Type="http://schemas.openxmlformats.org/officeDocument/2006/relationships/hyperlink" Target="http://msdn.microsoft.com/en-us/library/gg145020.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scrollviewer.aspx" TargetMode="External"/><Relationship Id="rId99" Type="http://schemas.openxmlformats.org/officeDocument/2006/relationships/hyperlink" Target="http://msdn.microsoft.com/en-IN/library/system.windows.window.aspx" TargetMode="External"/><Relationship Id="rId101" Type="http://schemas.openxmlformats.org/officeDocument/2006/relationships/hyperlink" Target="http://msdn.microsoft.com/en-IN/library/system.windows.controls.image.aspx" TargetMode="External"/><Relationship Id="rId122" Type="http://schemas.openxmlformats.org/officeDocument/2006/relationships/image" Target="media/image26.png"/><Relationship Id="rId143" Type="http://schemas.openxmlformats.org/officeDocument/2006/relationships/hyperlink" Target="http://msdn.microsoft.com/en-us/library/gg145019.aspx" TargetMode="External"/><Relationship Id="rId148" Type="http://schemas.openxmlformats.org/officeDocument/2006/relationships/hyperlink" Target="http://msdn.microsoft.com/en-us/library/gg145039.aspx" TargetMode="External"/><Relationship Id="rId164" Type="http://schemas.openxmlformats.org/officeDocument/2006/relationships/hyperlink" Target="http://msdn.microsoft.com/en-us/library/system.timers.timer.aspx" TargetMode="External"/><Relationship Id="rId169" Type="http://schemas.openxmlformats.org/officeDocument/2006/relationships/hyperlink" Target="http://msdn.microsoft.com/en-us/library/gg145048.aspx" TargetMode="External"/><Relationship Id="rId185" Type="http://schemas.openxmlformats.org/officeDocument/2006/relationships/hyperlink" Target="http://msdn.microsoft.com/en-us/library/uiautomationclientsideproviders.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microsoft.sqlserver.server.aspx" TargetMode="External"/><Relationship Id="rId210" Type="http://schemas.openxmlformats.org/officeDocument/2006/relationships/hyperlink" Target="http://en.wikipedia.org/wiki/Computer_programming_language" TargetMode="External"/><Relationship Id="rId215" Type="http://schemas.openxmlformats.org/officeDocument/2006/relationships/hyperlink" Target="http://en.wikipedia.org/wiki/Java_(programming_language)" TargetMode="External"/><Relationship Id="rId236" Type="http://schemas.openxmlformats.org/officeDocument/2006/relationships/image" Target="media/image36.png"/><Relationship Id="rId26" Type="http://schemas.openxmlformats.org/officeDocument/2006/relationships/image" Target="media/image18.png"/><Relationship Id="rId231" Type="http://schemas.openxmlformats.org/officeDocument/2006/relationships/hyperlink" Target="http://en.wikipedia.org/wiki/GNU_Classpath" TargetMode="External"/><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groupbox.aspx" TargetMode="External"/><Relationship Id="rId112" Type="http://schemas.openxmlformats.org/officeDocument/2006/relationships/hyperlink" Target="http://msdn.microsoft.com/en-IN/library/system.windows.controls.textblock.aspx" TargetMode="External"/><Relationship Id="rId133" Type="http://schemas.openxmlformats.org/officeDocument/2006/relationships/hyperlink" Target="http://msdn.microsoft.com/en-us/library/gg145029.aspx" TargetMode="External"/><Relationship Id="rId154" Type="http://schemas.openxmlformats.org/officeDocument/2006/relationships/hyperlink" Target="http://msdn.microsoft.com/en-us/library/gg145033.aspx" TargetMode="External"/><Relationship Id="rId175" Type="http://schemas.openxmlformats.org/officeDocument/2006/relationships/hyperlink" Target="http://go.microsoft.com/fwlink/?linkid=37118" TargetMode="External"/><Relationship Id="rId196" Type="http://schemas.openxmlformats.org/officeDocument/2006/relationships/hyperlink" Target="http://en.wikipedia.org/wiki/Generic_programming" TargetMode="External"/><Relationship Id="rId200" Type="http://schemas.openxmlformats.org/officeDocument/2006/relationships/hyperlink" Target="http://en.wikipedia.org/wiki/Microsoft" TargetMode="External"/><Relationship Id="rId16" Type="http://schemas.openxmlformats.org/officeDocument/2006/relationships/image" Target="media/image8.png"/><Relationship Id="rId221" Type="http://schemas.openxmlformats.org/officeDocument/2006/relationships/hyperlink" Target="http://en.wikipedia.org/wiki/Syntax_(programming_languages)" TargetMode="External"/><Relationship Id="rId242" Type="http://schemas.openxmlformats.org/officeDocument/2006/relationships/image" Target="media/image37.jpeg"/><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flowdocumentscrollviewer.aspx" TargetMode="External"/><Relationship Id="rId102" Type="http://schemas.openxmlformats.org/officeDocument/2006/relationships/hyperlink" Target="http://msdn.microsoft.com/en-IN/library/system.windows.controls.menu.aspx" TargetMode="External"/><Relationship Id="rId123" Type="http://schemas.openxmlformats.org/officeDocument/2006/relationships/image" Target="media/image27.jpeg"/><Relationship Id="rId144" Type="http://schemas.openxmlformats.org/officeDocument/2006/relationships/hyperlink" Target="http://msdn.microsoft.com/en-us/library/gg145016.aspx" TargetMode="External"/><Relationship Id="rId90" Type="http://schemas.openxmlformats.org/officeDocument/2006/relationships/hyperlink" Target="http://msdn.microsoft.com/en-IN/library/system.windows.controls.panel.aspx" TargetMode="External"/><Relationship Id="rId165" Type="http://schemas.openxmlformats.org/officeDocument/2006/relationships/hyperlink" Target="http://msdn.microsoft.com/en-us/library/gg145032.aspx" TargetMode="External"/><Relationship Id="rId186" Type="http://schemas.openxmlformats.org/officeDocument/2006/relationships/hyperlink" Target="http://msdn.microsoft.com/en-us/library/xamlgeneratednamespace.aspx" TargetMode="External"/><Relationship Id="rId211" Type="http://schemas.openxmlformats.org/officeDocument/2006/relationships/hyperlink" Target="http://en.wikipedia.org/wiki/Compiler" TargetMode="External"/><Relationship Id="rId232" Type="http://schemas.openxmlformats.org/officeDocument/2006/relationships/image" Target="media/image32.png"/><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controls.tooltip.aspx" TargetMode="External"/><Relationship Id="rId134" Type="http://schemas.openxmlformats.org/officeDocument/2006/relationships/hyperlink" Target="http://msdn.microsoft.com/en-us/library/system.device.location.aspx" TargetMode="External"/><Relationship Id="rId80" Type="http://schemas.openxmlformats.org/officeDocument/2006/relationships/hyperlink" Target="http://msdn.microsoft.com/en-IN/library/system.windows.controls.stickynotecontrol.aspx" TargetMode="External"/><Relationship Id="rId155" Type="http://schemas.openxmlformats.org/officeDocument/2006/relationships/hyperlink" Target="http://msdn.microsoft.com/en-us/library/gg145043.aspx" TargetMode="External"/><Relationship Id="rId176" Type="http://schemas.openxmlformats.org/officeDocument/2006/relationships/hyperlink" Target="http://msdn.microsoft.com/en-us/library/gg145008.aspx" TargetMode="External"/><Relationship Id="rId197" Type="http://schemas.openxmlformats.org/officeDocument/2006/relationships/hyperlink" Target="http://en.wikipedia.org/wiki/Object-oriented_programming"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9CAB3A-A016-414F-B733-004A161A9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81</Pages>
  <Words>21122</Words>
  <Characters>120397</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141237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165</cp:revision>
  <dcterms:created xsi:type="dcterms:W3CDTF">2013-01-18T10:03:00Z</dcterms:created>
  <dcterms:modified xsi:type="dcterms:W3CDTF">2013-03-24T05:12:00Z</dcterms:modified>
</cp:coreProperties>
</file>