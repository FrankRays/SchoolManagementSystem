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57D5C">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496565" w:rsidRDefault="0049656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496565" w:rsidRDefault="00496565">
                            <w:pPr>
                              <w:pStyle w:val="NoSpacing"/>
                              <w:spacing w:line="360" w:lineRule="auto"/>
                              <w:rPr>
                                <w:color w:val="FFFFFF" w:themeColor="background1"/>
                              </w:rPr>
                            </w:pPr>
                            <w:r w:rsidRPr="0073478C">
                              <w:rPr>
                                <w:b/>
                                <w:color w:val="FFFFFF" w:themeColor="background1"/>
                                <w:sz w:val="52"/>
                                <w:szCs w:val="52"/>
                              </w:rPr>
                              <w:t>SUSMITA PODDER</w:t>
                            </w:r>
                          </w:p>
                        </w:sdtContent>
                      </w:sdt>
                      <w:p w:rsidR="00496565" w:rsidRDefault="0049656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496565" w:rsidRDefault="0049656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57D5C">
          <w:pPr>
            <w:rPr>
              <w:rFonts w:asciiTheme="majorHAnsi" w:eastAsiaTheme="majorEastAsia" w:hAnsiTheme="majorHAnsi" w:cstheme="majorBidi"/>
              <w:b/>
              <w:bCs/>
              <w:color w:val="21798E" w:themeColor="accent1" w:themeShade="BF"/>
              <w:sz w:val="48"/>
              <w:szCs w:val="48"/>
            </w:rPr>
          </w:pPr>
          <w:r w:rsidRPr="00857D5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96565" w:rsidRDefault="0049656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57D5C">
          <w:pPr>
            <w:pStyle w:val="TOC1"/>
            <w:tabs>
              <w:tab w:val="right" w:leader="dot" w:pos="9350"/>
            </w:tabs>
            <w:rPr>
              <w:noProof/>
            </w:rPr>
          </w:pPr>
          <w:r w:rsidRPr="00857D5C">
            <w:fldChar w:fldCharType="begin"/>
          </w:r>
          <w:r w:rsidR="005660EA">
            <w:instrText xml:space="preserve"> TOC \o "1-3" \h \z \u </w:instrText>
          </w:r>
          <w:r w:rsidRPr="00857D5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57D5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857D5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57D5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57D5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57D5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57D5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57D5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57D5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857D5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The software must have a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 xml:space="preserve">CLASS DIAGRAM </w:t>
      </w:r>
      <w:bookmarkEnd w:id="21"/>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CD5C2E" w:rsidRPr="00CD5C2E" w:rsidRDefault="00CD5C2E" w:rsidP="00CD5C2E"/>
    <w:tbl>
      <w:tblPr>
        <w:tblStyle w:val="MediumGrid3-Accent1"/>
        <w:tblW w:w="0" w:type="auto"/>
        <w:tblLook w:val="04A0"/>
      </w:tblPr>
      <w:tblGrid>
        <w:gridCol w:w="1129"/>
        <w:gridCol w:w="1179"/>
        <w:gridCol w:w="1130"/>
        <w:gridCol w:w="1332"/>
        <w:gridCol w:w="1142"/>
        <w:gridCol w:w="1332"/>
        <w:gridCol w:w="1180"/>
        <w:gridCol w:w="1152"/>
      </w:tblGrid>
      <w:tr w:rsidR="006402FF" w:rsidTr="00CD5C2E">
        <w:trPr>
          <w:cnfStyle w:val="100000000000"/>
        </w:trPr>
        <w:tc>
          <w:tcPr>
            <w:cnfStyle w:val="001000000000"/>
            <w:tcW w:w="1129" w:type="dxa"/>
          </w:tcPr>
          <w:p w:rsidR="00FE5BD0" w:rsidRDefault="00153CD7" w:rsidP="0015575B">
            <w:r>
              <w:t>TEST CASE ID</w:t>
            </w:r>
          </w:p>
        </w:tc>
        <w:tc>
          <w:tcPr>
            <w:tcW w:w="1179" w:type="dxa"/>
          </w:tcPr>
          <w:p w:rsidR="00FE5BD0" w:rsidRDefault="00153CD7" w:rsidP="0015575B">
            <w:pPr>
              <w:cnfStyle w:val="100000000000"/>
            </w:pPr>
            <w:r>
              <w:t>TEST NAME</w:t>
            </w:r>
          </w:p>
        </w:tc>
        <w:tc>
          <w:tcPr>
            <w:tcW w:w="1130" w:type="dxa"/>
          </w:tcPr>
          <w:p w:rsidR="00FE5BD0" w:rsidRDefault="00153CD7" w:rsidP="0015575B">
            <w:pPr>
              <w:cnfStyle w:val="100000000000"/>
            </w:pPr>
            <w:r>
              <w:t>TEST ITEM</w:t>
            </w:r>
          </w:p>
        </w:tc>
        <w:tc>
          <w:tcPr>
            <w:tcW w:w="1332" w:type="dxa"/>
          </w:tcPr>
          <w:p w:rsidR="00FE5BD0" w:rsidRDefault="00153CD7" w:rsidP="0015575B">
            <w:pPr>
              <w:cnfStyle w:val="100000000000"/>
            </w:pPr>
            <w:r>
              <w:t>TEST DESCRIPTION</w:t>
            </w:r>
          </w:p>
        </w:tc>
        <w:tc>
          <w:tcPr>
            <w:tcW w:w="1142" w:type="dxa"/>
          </w:tcPr>
          <w:p w:rsidR="00FE5BD0" w:rsidRDefault="00153CD7" w:rsidP="0015575B">
            <w:pPr>
              <w:cnfStyle w:val="100000000000"/>
            </w:pPr>
            <w:r>
              <w:t>STEP NAME</w:t>
            </w:r>
          </w:p>
        </w:tc>
        <w:tc>
          <w:tcPr>
            <w:tcW w:w="1332" w:type="dxa"/>
          </w:tcPr>
          <w:p w:rsidR="00FE5BD0" w:rsidRDefault="00153CD7" w:rsidP="0015575B">
            <w:pPr>
              <w:cnfStyle w:val="100000000000"/>
            </w:pPr>
            <w:r>
              <w:t>DESCRIPTION</w:t>
            </w:r>
          </w:p>
        </w:tc>
        <w:tc>
          <w:tcPr>
            <w:tcW w:w="1180" w:type="dxa"/>
          </w:tcPr>
          <w:p w:rsidR="00FE5BD0" w:rsidRDefault="00153CD7" w:rsidP="0015575B">
            <w:pPr>
              <w:cnfStyle w:val="100000000000"/>
            </w:pPr>
            <w:r>
              <w:t>EXPECTED RESULT</w:t>
            </w:r>
          </w:p>
        </w:tc>
        <w:tc>
          <w:tcPr>
            <w:tcW w:w="1152" w:type="dxa"/>
          </w:tcPr>
          <w:p w:rsidR="00FE5BD0" w:rsidRDefault="00153CD7" w:rsidP="0015575B">
            <w:pPr>
              <w:cnfStyle w:val="100000000000"/>
            </w:pPr>
            <w:r>
              <w:t>TESTED BY</w:t>
            </w:r>
          </w:p>
        </w:tc>
      </w:tr>
      <w:tr w:rsidR="00153CD7" w:rsidTr="00CD5C2E">
        <w:trPr>
          <w:cnfStyle w:val="000000100000"/>
        </w:trPr>
        <w:tc>
          <w:tcPr>
            <w:cnfStyle w:val="001000000000"/>
            <w:tcW w:w="1129" w:type="dxa"/>
          </w:tcPr>
          <w:p w:rsidR="00153CD7" w:rsidRDefault="00957890" w:rsidP="0015575B">
            <w:r>
              <w:t>SMS – 001</w:t>
            </w:r>
          </w:p>
        </w:tc>
        <w:tc>
          <w:tcPr>
            <w:tcW w:w="1179" w:type="dxa"/>
          </w:tcPr>
          <w:p w:rsidR="00153CD7" w:rsidRDefault="00153CD7" w:rsidP="00CD5C2E">
            <w:pPr>
              <w:cnfStyle w:val="000000100000"/>
            </w:pPr>
            <w:r>
              <w:t>Check</w:t>
            </w:r>
            <w:r w:rsidR="006402FF">
              <w:t xml:space="preserve"> Successful</w:t>
            </w:r>
            <w:r>
              <w:t xml:space="preserve"> Login</w:t>
            </w:r>
            <w:r w:rsidR="006402FF">
              <w:t xml:space="preserve"> for SMS.</w:t>
            </w:r>
          </w:p>
        </w:tc>
        <w:tc>
          <w:tcPr>
            <w:tcW w:w="1130" w:type="dxa"/>
          </w:tcPr>
          <w:p w:rsidR="00153CD7" w:rsidRDefault="00153CD7" w:rsidP="0015575B">
            <w:pPr>
              <w:cnfStyle w:val="000000100000"/>
            </w:pPr>
            <w:r>
              <w:t>Login</w:t>
            </w:r>
          </w:p>
        </w:tc>
        <w:tc>
          <w:tcPr>
            <w:tcW w:w="1332" w:type="dxa"/>
          </w:tcPr>
          <w:p w:rsidR="006402FF" w:rsidRDefault="006402FF" w:rsidP="006402FF">
            <w:pPr>
              <w:cnfStyle w:val="000000100000"/>
            </w:pPr>
            <w:r>
              <w:t>The</w:t>
            </w:r>
          </w:p>
          <w:p w:rsidR="006402FF" w:rsidRDefault="006402FF" w:rsidP="006402FF">
            <w:pPr>
              <w:cnfStyle w:val="000000100000"/>
            </w:pPr>
            <w:r>
              <w:t>purpose</w:t>
            </w:r>
          </w:p>
          <w:p w:rsidR="006402FF" w:rsidRDefault="006402FF" w:rsidP="006402FF">
            <w:pPr>
              <w:cnfStyle w:val="000000100000"/>
            </w:pPr>
            <w:r>
              <w:t>of this</w:t>
            </w:r>
          </w:p>
          <w:p w:rsidR="006402FF" w:rsidRDefault="006402FF" w:rsidP="006402FF">
            <w:pPr>
              <w:cnfStyle w:val="000000100000"/>
            </w:pPr>
            <w:r>
              <w:t>test is to</w:t>
            </w:r>
          </w:p>
          <w:p w:rsidR="006402FF" w:rsidRDefault="006402FF" w:rsidP="006402FF">
            <w:pPr>
              <w:cnfStyle w:val="000000100000"/>
            </w:pPr>
            <w:r>
              <w:t>verify that</w:t>
            </w:r>
          </w:p>
          <w:p w:rsidR="006402FF" w:rsidRDefault="006402FF" w:rsidP="006402FF">
            <w:pPr>
              <w:cnfStyle w:val="000000100000"/>
            </w:pPr>
            <w:r>
              <w:t>the User</w:t>
            </w:r>
          </w:p>
          <w:p w:rsidR="006402FF" w:rsidRDefault="006402FF" w:rsidP="006402FF">
            <w:pPr>
              <w:cnfStyle w:val="000000100000"/>
            </w:pPr>
            <w:r>
              <w:t>Id and</w:t>
            </w:r>
          </w:p>
          <w:p w:rsidR="006402FF" w:rsidRDefault="006402FF" w:rsidP="006402FF">
            <w:pPr>
              <w:cnfStyle w:val="000000100000"/>
            </w:pPr>
            <w:r>
              <w:t>Password</w:t>
            </w:r>
          </w:p>
          <w:p w:rsidR="006402FF" w:rsidRDefault="006402FF" w:rsidP="006402FF">
            <w:pPr>
              <w:cnfStyle w:val="000000100000"/>
            </w:pPr>
            <w:r>
              <w:t>of user is</w:t>
            </w:r>
          </w:p>
          <w:p w:rsidR="00153CD7" w:rsidRDefault="00CD5C2E" w:rsidP="006402FF">
            <w:pPr>
              <w:cnfStyle w:val="000000100000"/>
            </w:pPr>
            <w:r>
              <w:t>Valid</w:t>
            </w:r>
            <w:r w:rsidR="006402FF">
              <w:t>.</w:t>
            </w:r>
          </w:p>
          <w:p w:rsidR="00CD5C2E" w:rsidRDefault="00CD5C2E" w:rsidP="006402FF">
            <w:pPr>
              <w:cnfStyle w:val="000000100000"/>
            </w:pPr>
          </w:p>
        </w:tc>
        <w:tc>
          <w:tcPr>
            <w:tcW w:w="1142" w:type="dxa"/>
          </w:tcPr>
          <w:p w:rsidR="00153CD7" w:rsidRDefault="00153CD7" w:rsidP="0015575B">
            <w:pPr>
              <w:cnfStyle w:val="000000100000"/>
            </w:pPr>
            <w:r>
              <w:t>Step1</w:t>
            </w:r>
          </w:p>
        </w:tc>
        <w:tc>
          <w:tcPr>
            <w:tcW w:w="1332" w:type="dxa"/>
          </w:tcPr>
          <w:p w:rsidR="006402FF" w:rsidRDefault="006402FF" w:rsidP="006402FF">
            <w:pPr>
              <w:cnfStyle w:val="000000100000"/>
            </w:pPr>
            <w:r>
              <w:t>Insert wrong User</w:t>
            </w:r>
          </w:p>
          <w:p w:rsidR="006402FF" w:rsidRDefault="006402FF" w:rsidP="006402FF">
            <w:pPr>
              <w:cnfStyle w:val="000000100000"/>
            </w:pPr>
            <w:r>
              <w:t>Id and Password.</w:t>
            </w:r>
          </w:p>
          <w:p w:rsidR="006402FF" w:rsidRDefault="006402FF" w:rsidP="006402FF">
            <w:pPr>
              <w:cnfStyle w:val="000000100000"/>
            </w:pPr>
            <w:r>
              <w:t>And Click on Login</w:t>
            </w:r>
          </w:p>
          <w:p w:rsidR="00153CD7" w:rsidRDefault="006402FF" w:rsidP="006402FF">
            <w:pPr>
              <w:cnfStyle w:val="000000100000"/>
            </w:pPr>
            <w:r>
              <w:t>Button.</w:t>
            </w:r>
          </w:p>
        </w:tc>
        <w:tc>
          <w:tcPr>
            <w:tcW w:w="1180" w:type="dxa"/>
          </w:tcPr>
          <w:p w:rsidR="006402FF" w:rsidRDefault="006402FF" w:rsidP="006402FF">
            <w:pPr>
              <w:cnfStyle w:val="000000100000"/>
            </w:pPr>
            <w:r>
              <w:t>SMS will</w:t>
            </w:r>
          </w:p>
          <w:p w:rsidR="006402FF" w:rsidRDefault="00CD5C2E" w:rsidP="006402FF">
            <w:pPr>
              <w:cnfStyle w:val="000000100000"/>
            </w:pPr>
            <w:r>
              <w:t>display</w:t>
            </w:r>
            <w:r w:rsidR="006402FF">
              <w:t xml:space="preserve"> error message. And</w:t>
            </w:r>
          </w:p>
          <w:p w:rsidR="00153CD7" w:rsidRDefault="006402FF" w:rsidP="006402FF">
            <w:pPr>
              <w:cnfStyle w:val="000000100000"/>
            </w:pPr>
            <w:r>
              <w:t>Failed to Login.</w:t>
            </w:r>
          </w:p>
        </w:tc>
        <w:tc>
          <w:tcPr>
            <w:tcW w:w="1152" w:type="dxa"/>
          </w:tcPr>
          <w:p w:rsidR="00153CD7" w:rsidRDefault="00C009AE" w:rsidP="0015575B">
            <w:pPr>
              <w:cnfStyle w:val="000000100000"/>
            </w:pPr>
            <w:r>
              <w:t>Susmita</w:t>
            </w:r>
          </w:p>
        </w:tc>
      </w:tr>
      <w:tr w:rsidR="00153CD7" w:rsidTr="00CD5C2E">
        <w:tc>
          <w:tcPr>
            <w:cnfStyle w:val="001000000000"/>
            <w:tcW w:w="1129" w:type="dxa"/>
          </w:tcPr>
          <w:p w:rsidR="00153CD7" w:rsidRDefault="00957890" w:rsidP="0015575B">
            <w:r>
              <w:t>SMS – 002</w:t>
            </w:r>
          </w:p>
        </w:tc>
        <w:tc>
          <w:tcPr>
            <w:tcW w:w="1179" w:type="dxa"/>
          </w:tcPr>
          <w:p w:rsidR="00153CD7" w:rsidRDefault="00153CD7" w:rsidP="0015575B">
            <w:pPr>
              <w:cnfStyle w:val="000000000000"/>
            </w:pPr>
          </w:p>
        </w:tc>
        <w:tc>
          <w:tcPr>
            <w:tcW w:w="1130" w:type="dxa"/>
          </w:tcPr>
          <w:p w:rsidR="00153CD7" w:rsidRDefault="00153CD7" w:rsidP="0015575B">
            <w:pPr>
              <w:cnfStyle w:val="000000000000"/>
            </w:pPr>
          </w:p>
        </w:tc>
        <w:tc>
          <w:tcPr>
            <w:tcW w:w="1332" w:type="dxa"/>
          </w:tcPr>
          <w:p w:rsidR="00153CD7" w:rsidRDefault="00153CD7" w:rsidP="0015575B">
            <w:pPr>
              <w:cnfStyle w:val="000000000000"/>
            </w:pPr>
          </w:p>
        </w:tc>
        <w:tc>
          <w:tcPr>
            <w:tcW w:w="1142" w:type="dxa"/>
          </w:tcPr>
          <w:p w:rsidR="00153CD7" w:rsidRDefault="00153CD7" w:rsidP="0015575B">
            <w:pPr>
              <w:cnfStyle w:val="000000000000"/>
            </w:pPr>
            <w:r>
              <w:t>Step 2</w:t>
            </w:r>
          </w:p>
        </w:tc>
        <w:tc>
          <w:tcPr>
            <w:tcW w:w="1332" w:type="dxa"/>
          </w:tcPr>
          <w:p w:rsidR="006402FF" w:rsidRDefault="006402FF" w:rsidP="006402FF">
            <w:pPr>
              <w:cnfStyle w:val="000000000000"/>
            </w:pPr>
            <w:r>
              <w:t>Insert Wrong</w:t>
            </w:r>
          </w:p>
          <w:p w:rsidR="006402FF" w:rsidRDefault="006402FF" w:rsidP="006402FF">
            <w:pPr>
              <w:cnfStyle w:val="000000000000"/>
            </w:pPr>
            <w:r>
              <w:t>User Id and valid</w:t>
            </w:r>
          </w:p>
          <w:p w:rsidR="006402FF" w:rsidRDefault="006402FF" w:rsidP="006402FF">
            <w:pPr>
              <w:cnfStyle w:val="000000000000"/>
            </w:pPr>
            <w:r>
              <w:t>Password. And</w:t>
            </w:r>
          </w:p>
          <w:p w:rsidR="006402FF" w:rsidRDefault="006402FF" w:rsidP="006402FF">
            <w:pPr>
              <w:cnfStyle w:val="000000000000"/>
            </w:pPr>
            <w:r>
              <w:t>Click on Login</w:t>
            </w:r>
          </w:p>
          <w:p w:rsidR="00153CD7" w:rsidRDefault="006402FF" w:rsidP="006402FF">
            <w:pPr>
              <w:cnfStyle w:val="000000000000"/>
            </w:pPr>
            <w:r>
              <w:t>Button.</w:t>
            </w:r>
          </w:p>
          <w:p w:rsidR="00CD5C2E" w:rsidRDefault="00CD5C2E" w:rsidP="006402FF">
            <w:pPr>
              <w:cnfStyle w:val="000000000000"/>
            </w:pPr>
          </w:p>
        </w:tc>
        <w:tc>
          <w:tcPr>
            <w:tcW w:w="1180" w:type="dxa"/>
          </w:tcPr>
          <w:p w:rsidR="006402FF" w:rsidRDefault="006402FF" w:rsidP="006402FF">
            <w:pPr>
              <w:cnfStyle w:val="000000000000"/>
            </w:pPr>
            <w:r>
              <w:t>SMS will</w:t>
            </w:r>
            <w:r w:rsidR="00CD5C2E">
              <w:t xml:space="preserve"> </w:t>
            </w:r>
            <w:r>
              <w:t>display error</w:t>
            </w:r>
            <w:r w:rsidR="00CD5C2E">
              <w:t xml:space="preserve"> </w:t>
            </w:r>
            <w:r>
              <w:t>message. And</w:t>
            </w:r>
          </w:p>
          <w:p w:rsidR="00153CD7" w:rsidRDefault="006402FF" w:rsidP="006402FF">
            <w:pPr>
              <w:cnfStyle w:val="000000000000"/>
            </w:pPr>
            <w:r>
              <w:t>Failed to Login.</w:t>
            </w:r>
          </w:p>
        </w:tc>
        <w:tc>
          <w:tcPr>
            <w:tcW w:w="1152" w:type="dxa"/>
          </w:tcPr>
          <w:p w:rsidR="00153CD7" w:rsidRDefault="00957890" w:rsidP="0015575B">
            <w:pPr>
              <w:cnfStyle w:val="000000000000"/>
            </w:pPr>
            <w:r>
              <w:t>Susmita</w:t>
            </w:r>
          </w:p>
        </w:tc>
      </w:tr>
      <w:tr w:rsidR="00153CD7" w:rsidTr="00CD5C2E">
        <w:trPr>
          <w:cnfStyle w:val="000000100000"/>
        </w:trPr>
        <w:tc>
          <w:tcPr>
            <w:cnfStyle w:val="001000000000"/>
            <w:tcW w:w="1129" w:type="dxa"/>
          </w:tcPr>
          <w:p w:rsidR="00153CD7" w:rsidRDefault="00957890" w:rsidP="0015575B">
            <w:r>
              <w:t>SMS – 003</w:t>
            </w:r>
          </w:p>
        </w:tc>
        <w:tc>
          <w:tcPr>
            <w:tcW w:w="1179" w:type="dxa"/>
          </w:tcPr>
          <w:p w:rsidR="00153CD7" w:rsidRDefault="00153CD7" w:rsidP="00153CD7">
            <w:pPr>
              <w:cnfStyle w:val="000000100000"/>
            </w:pPr>
          </w:p>
        </w:tc>
        <w:tc>
          <w:tcPr>
            <w:tcW w:w="1130" w:type="dxa"/>
          </w:tcPr>
          <w:p w:rsidR="00153CD7" w:rsidRDefault="00153CD7" w:rsidP="0015575B">
            <w:pPr>
              <w:cnfStyle w:val="000000100000"/>
            </w:pPr>
          </w:p>
        </w:tc>
        <w:tc>
          <w:tcPr>
            <w:tcW w:w="1332" w:type="dxa"/>
          </w:tcPr>
          <w:p w:rsidR="00153CD7" w:rsidRDefault="00153CD7" w:rsidP="006402FF">
            <w:pPr>
              <w:cnfStyle w:val="000000100000"/>
            </w:pPr>
          </w:p>
        </w:tc>
        <w:tc>
          <w:tcPr>
            <w:tcW w:w="1142" w:type="dxa"/>
          </w:tcPr>
          <w:p w:rsidR="00153CD7" w:rsidRDefault="006402FF" w:rsidP="0015575B">
            <w:pPr>
              <w:cnfStyle w:val="000000100000"/>
            </w:pPr>
            <w:r>
              <w:t>Step 3</w:t>
            </w:r>
          </w:p>
        </w:tc>
        <w:tc>
          <w:tcPr>
            <w:tcW w:w="1332" w:type="dxa"/>
          </w:tcPr>
          <w:p w:rsidR="006402FF" w:rsidRDefault="006402FF" w:rsidP="006402FF">
            <w:pPr>
              <w:cnfStyle w:val="000000100000"/>
            </w:pPr>
            <w:r>
              <w:t>Insert Valid User</w:t>
            </w:r>
          </w:p>
          <w:p w:rsidR="006402FF" w:rsidRDefault="006402FF" w:rsidP="006402FF">
            <w:pPr>
              <w:cnfStyle w:val="000000100000"/>
            </w:pPr>
            <w:r>
              <w:t>Id and Wrong</w:t>
            </w:r>
          </w:p>
          <w:p w:rsidR="006402FF" w:rsidRDefault="006402FF" w:rsidP="006402FF">
            <w:pPr>
              <w:cnfStyle w:val="000000100000"/>
            </w:pPr>
            <w:r>
              <w:t>Password. And</w:t>
            </w:r>
          </w:p>
          <w:p w:rsidR="006402FF" w:rsidRDefault="006402FF" w:rsidP="006402FF">
            <w:pPr>
              <w:cnfStyle w:val="000000100000"/>
            </w:pPr>
            <w:r>
              <w:t>Click on Login</w:t>
            </w:r>
          </w:p>
          <w:p w:rsidR="00153CD7" w:rsidRDefault="006402FF" w:rsidP="006402FF">
            <w:pPr>
              <w:cnfStyle w:val="000000100000"/>
            </w:pPr>
            <w:r>
              <w:t>Button.</w:t>
            </w:r>
          </w:p>
          <w:p w:rsidR="00CD5C2E" w:rsidRDefault="00CD5C2E" w:rsidP="006402FF">
            <w:pPr>
              <w:cnfStyle w:val="000000100000"/>
            </w:pPr>
          </w:p>
        </w:tc>
        <w:tc>
          <w:tcPr>
            <w:tcW w:w="1180" w:type="dxa"/>
          </w:tcPr>
          <w:p w:rsidR="006402FF" w:rsidRDefault="006402FF" w:rsidP="006402FF">
            <w:pPr>
              <w:cnfStyle w:val="000000100000"/>
            </w:pPr>
            <w:r>
              <w:t>SMS will</w:t>
            </w:r>
          </w:p>
          <w:p w:rsidR="006402FF" w:rsidRDefault="006402FF" w:rsidP="006402FF">
            <w:pPr>
              <w:cnfStyle w:val="000000100000"/>
            </w:pPr>
            <w:r>
              <w:t>display error</w:t>
            </w:r>
            <w:r w:rsidR="00CD5C2E">
              <w:t xml:space="preserve"> </w:t>
            </w:r>
            <w:r>
              <w:t>message. And</w:t>
            </w:r>
          </w:p>
          <w:p w:rsidR="00153CD7" w:rsidRDefault="006402FF" w:rsidP="006402FF">
            <w:pPr>
              <w:cnfStyle w:val="000000100000"/>
            </w:pPr>
            <w:r>
              <w:t>Failed to Login.</w:t>
            </w:r>
          </w:p>
        </w:tc>
        <w:tc>
          <w:tcPr>
            <w:tcW w:w="1152" w:type="dxa"/>
          </w:tcPr>
          <w:p w:rsidR="00153CD7" w:rsidRDefault="00957890" w:rsidP="006402FF">
            <w:pPr>
              <w:cnfStyle w:val="000000100000"/>
            </w:pPr>
            <w:r>
              <w:t>Susmita</w:t>
            </w:r>
          </w:p>
        </w:tc>
      </w:tr>
      <w:tr w:rsidR="006402FF" w:rsidTr="00CD5C2E">
        <w:tc>
          <w:tcPr>
            <w:cnfStyle w:val="001000000000"/>
            <w:tcW w:w="1129" w:type="dxa"/>
          </w:tcPr>
          <w:p w:rsidR="006402FF" w:rsidRDefault="00957890" w:rsidP="0015575B">
            <w:r>
              <w:t>SMS – 004</w:t>
            </w:r>
          </w:p>
        </w:tc>
        <w:tc>
          <w:tcPr>
            <w:tcW w:w="1179" w:type="dxa"/>
          </w:tcPr>
          <w:p w:rsidR="006402FF" w:rsidRDefault="006402FF" w:rsidP="00153CD7">
            <w:pPr>
              <w:cnfStyle w:val="000000000000"/>
            </w:pPr>
          </w:p>
        </w:tc>
        <w:tc>
          <w:tcPr>
            <w:tcW w:w="1130" w:type="dxa"/>
          </w:tcPr>
          <w:p w:rsidR="006402FF" w:rsidRDefault="006402FF" w:rsidP="0015575B">
            <w:pPr>
              <w:cnfStyle w:val="000000000000"/>
            </w:pPr>
          </w:p>
        </w:tc>
        <w:tc>
          <w:tcPr>
            <w:tcW w:w="1332" w:type="dxa"/>
          </w:tcPr>
          <w:p w:rsidR="006402FF" w:rsidRDefault="006402FF" w:rsidP="006402FF">
            <w:pPr>
              <w:cnfStyle w:val="000000000000"/>
            </w:pPr>
          </w:p>
        </w:tc>
        <w:tc>
          <w:tcPr>
            <w:tcW w:w="1142" w:type="dxa"/>
          </w:tcPr>
          <w:p w:rsidR="006402FF" w:rsidRDefault="006402FF" w:rsidP="0015575B">
            <w:pPr>
              <w:cnfStyle w:val="000000000000"/>
            </w:pPr>
            <w:r>
              <w:t>Step 4</w:t>
            </w:r>
          </w:p>
        </w:tc>
        <w:tc>
          <w:tcPr>
            <w:tcW w:w="1332" w:type="dxa"/>
          </w:tcPr>
          <w:p w:rsidR="006402FF" w:rsidRDefault="006402FF" w:rsidP="006402FF">
            <w:pPr>
              <w:cnfStyle w:val="000000000000"/>
            </w:pPr>
            <w:r>
              <w:t>Insert Nothing</w:t>
            </w:r>
          </w:p>
          <w:p w:rsidR="006402FF" w:rsidRDefault="006402FF" w:rsidP="006402FF">
            <w:pPr>
              <w:cnfStyle w:val="000000000000"/>
            </w:pPr>
            <w:r>
              <w:t>in User Id and</w:t>
            </w:r>
          </w:p>
          <w:p w:rsidR="006402FF" w:rsidRDefault="006402FF" w:rsidP="006402FF">
            <w:pPr>
              <w:cnfStyle w:val="000000000000"/>
            </w:pPr>
            <w:r>
              <w:t>Password fields.</w:t>
            </w:r>
          </w:p>
          <w:p w:rsidR="006402FF" w:rsidRDefault="006402FF" w:rsidP="006402FF">
            <w:pPr>
              <w:cnfStyle w:val="000000000000"/>
            </w:pPr>
            <w:r>
              <w:t>And Click on Login</w:t>
            </w:r>
          </w:p>
          <w:p w:rsidR="006402FF" w:rsidRDefault="006402FF" w:rsidP="006402FF">
            <w:pPr>
              <w:cnfStyle w:val="000000000000"/>
            </w:pPr>
            <w:r>
              <w:t>Button.</w:t>
            </w:r>
          </w:p>
          <w:p w:rsidR="00CD5C2E" w:rsidRDefault="00CD5C2E" w:rsidP="006402FF">
            <w:pPr>
              <w:cnfStyle w:val="000000000000"/>
            </w:pPr>
          </w:p>
          <w:p w:rsidR="00CD5C2E" w:rsidRDefault="00CD5C2E" w:rsidP="006402FF">
            <w:pPr>
              <w:cnfStyle w:val="000000000000"/>
            </w:pPr>
          </w:p>
        </w:tc>
        <w:tc>
          <w:tcPr>
            <w:tcW w:w="1180" w:type="dxa"/>
          </w:tcPr>
          <w:p w:rsidR="006402FF" w:rsidRDefault="006402FF" w:rsidP="006402FF">
            <w:pPr>
              <w:cnfStyle w:val="000000000000"/>
            </w:pPr>
            <w:r>
              <w:t>SMS will</w:t>
            </w:r>
          </w:p>
          <w:p w:rsidR="006402FF" w:rsidRDefault="006402FF" w:rsidP="006402FF">
            <w:pPr>
              <w:cnfStyle w:val="000000000000"/>
            </w:pPr>
            <w:r>
              <w:t>display error</w:t>
            </w:r>
          </w:p>
          <w:p w:rsidR="006402FF" w:rsidRDefault="006402FF" w:rsidP="006402FF">
            <w:pPr>
              <w:cnfStyle w:val="000000000000"/>
            </w:pPr>
            <w:r>
              <w:t>message. And</w:t>
            </w:r>
          </w:p>
          <w:p w:rsidR="006402FF" w:rsidRDefault="006402FF" w:rsidP="006402FF">
            <w:pPr>
              <w:cnfStyle w:val="000000000000"/>
            </w:pPr>
            <w:r>
              <w:t>Failed to Login.</w:t>
            </w:r>
          </w:p>
        </w:tc>
        <w:tc>
          <w:tcPr>
            <w:tcW w:w="1152" w:type="dxa"/>
          </w:tcPr>
          <w:p w:rsidR="006402FF" w:rsidRDefault="00957890" w:rsidP="006402FF">
            <w:pPr>
              <w:cnfStyle w:val="000000000000"/>
            </w:pPr>
            <w:r>
              <w:t>Susmita</w:t>
            </w:r>
          </w:p>
        </w:tc>
      </w:tr>
      <w:tr w:rsidR="006402FF" w:rsidTr="00CD5C2E">
        <w:trPr>
          <w:cnfStyle w:val="000000100000"/>
        </w:trPr>
        <w:tc>
          <w:tcPr>
            <w:cnfStyle w:val="001000000000"/>
            <w:tcW w:w="1129" w:type="dxa"/>
          </w:tcPr>
          <w:p w:rsidR="006402FF" w:rsidRDefault="00957890" w:rsidP="0015575B">
            <w:r>
              <w:lastRenderedPageBreak/>
              <w:t>SMS – 005</w:t>
            </w:r>
          </w:p>
        </w:tc>
        <w:tc>
          <w:tcPr>
            <w:tcW w:w="1179" w:type="dxa"/>
          </w:tcPr>
          <w:p w:rsidR="006402FF" w:rsidRDefault="006402FF" w:rsidP="00153CD7">
            <w:pPr>
              <w:cnfStyle w:val="000000100000"/>
            </w:pPr>
          </w:p>
        </w:tc>
        <w:tc>
          <w:tcPr>
            <w:tcW w:w="1130" w:type="dxa"/>
          </w:tcPr>
          <w:p w:rsidR="006402FF" w:rsidRDefault="006402FF" w:rsidP="0015575B">
            <w:pPr>
              <w:cnfStyle w:val="000000100000"/>
            </w:pPr>
          </w:p>
        </w:tc>
        <w:tc>
          <w:tcPr>
            <w:tcW w:w="1332" w:type="dxa"/>
          </w:tcPr>
          <w:p w:rsidR="006402FF" w:rsidRDefault="006402FF" w:rsidP="006402FF">
            <w:pPr>
              <w:cnfStyle w:val="000000100000"/>
            </w:pPr>
          </w:p>
        </w:tc>
        <w:tc>
          <w:tcPr>
            <w:tcW w:w="1142" w:type="dxa"/>
          </w:tcPr>
          <w:p w:rsidR="006402FF" w:rsidRDefault="006402FF" w:rsidP="0015575B">
            <w:pPr>
              <w:cnfStyle w:val="000000100000"/>
            </w:pPr>
            <w:r>
              <w:t>Step 5</w:t>
            </w:r>
          </w:p>
        </w:tc>
        <w:tc>
          <w:tcPr>
            <w:tcW w:w="1332" w:type="dxa"/>
          </w:tcPr>
          <w:p w:rsidR="006402FF" w:rsidRDefault="006402FF" w:rsidP="006402FF">
            <w:pPr>
              <w:cnfStyle w:val="000000100000"/>
            </w:pPr>
            <w:r>
              <w:t>Insert Nothing in</w:t>
            </w:r>
          </w:p>
          <w:p w:rsidR="006402FF" w:rsidRDefault="006402FF" w:rsidP="006402FF">
            <w:pPr>
              <w:cnfStyle w:val="000000100000"/>
            </w:pPr>
            <w:r>
              <w:t>User Id and insert</w:t>
            </w:r>
          </w:p>
          <w:p w:rsidR="006402FF" w:rsidRDefault="006402FF" w:rsidP="006402FF">
            <w:pPr>
              <w:cnfStyle w:val="000000100000"/>
            </w:pPr>
            <w:r>
              <w:t>Valid Password</w:t>
            </w:r>
          </w:p>
          <w:p w:rsidR="006402FF" w:rsidRDefault="006402FF" w:rsidP="006402FF">
            <w:pPr>
              <w:cnfStyle w:val="000000100000"/>
            </w:pPr>
            <w:r>
              <w:t>fields. And Click</w:t>
            </w:r>
          </w:p>
          <w:p w:rsidR="006402FF" w:rsidRDefault="006402FF" w:rsidP="006402FF">
            <w:pPr>
              <w:cnfStyle w:val="000000100000"/>
            </w:pPr>
            <w:r>
              <w:t>on Login Button.</w:t>
            </w:r>
          </w:p>
          <w:p w:rsidR="00CD5C2E" w:rsidRDefault="00CD5C2E" w:rsidP="006402FF">
            <w:pPr>
              <w:cnfStyle w:val="000000100000"/>
            </w:pPr>
          </w:p>
        </w:tc>
        <w:tc>
          <w:tcPr>
            <w:tcW w:w="1180" w:type="dxa"/>
          </w:tcPr>
          <w:p w:rsidR="00097289" w:rsidRDefault="00097289" w:rsidP="00097289">
            <w:pPr>
              <w:cnfStyle w:val="000000100000"/>
            </w:pPr>
            <w:r>
              <w:t>SMS will</w:t>
            </w:r>
          </w:p>
          <w:p w:rsidR="00097289" w:rsidRDefault="00097289" w:rsidP="00097289">
            <w:pPr>
              <w:cnfStyle w:val="000000100000"/>
            </w:pPr>
            <w:r>
              <w:t>display error</w:t>
            </w:r>
          </w:p>
          <w:p w:rsidR="00097289" w:rsidRDefault="00097289" w:rsidP="00097289">
            <w:pPr>
              <w:cnfStyle w:val="000000100000"/>
            </w:pPr>
            <w:r>
              <w:t>message. And</w:t>
            </w:r>
          </w:p>
          <w:p w:rsidR="006402FF" w:rsidRDefault="00097289" w:rsidP="00097289">
            <w:pPr>
              <w:cnfStyle w:val="000000100000"/>
            </w:pPr>
            <w:r>
              <w:t>Failed to Login.</w:t>
            </w:r>
          </w:p>
        </w:tc>
        <w:tc>
          <w:tcPr>
            <w:tcW w:w="1152" w:type="dxa"/>
          </w:tcPr>
          <w:p w:rsidR="006402FF" w:rsidRDefault="00957890" w:rsidP="006402FF">
            <w:pPr>
              <w:cnfStyle w:val="000000100000"/>
            </w:pPr>
            <w:r>
              <w:t>Susmita</w:t>
            </w:r>
          </w:p>
        </w:tc>
      </w:tr>
      <w:tr w:rsidR="00097289" w:rsidTr="00CD5C2E">
        <w:tc>
          <w:tcPr>
            <w:cnfStyle w:val="001000000000"/>
            <w:tcW w:w="1129" w:type="dxa"/>
          </w:tcPr>
          <w:p w:rsidR="00097289" w:rsidRDefault="00957890" w:rsidP="0015575B">
            <w:r>
              <w:t>SMS – 006</w:t>
            </w:r>
          </w:p>
        </w:tc>
        <w:tc>
          <w:tcPr>
            <w:tcW w:w="1179" w:type="dxa"/>
          </w:tcPr>
          <w:p w:rsidR="00097289" w:rsidRDefault="00097289" w:rsidP="00153CD7">
            <w:pPr>
              <w:cnfStyle w:val="000000000000"/>
            </w:pPr>
          </w:p>
        </w:tc>
        <w:tc>
          <w:tcPr>
            <w:tcW w:w="1130" w:type="dxa"/>
          </w:tcPr>
          <w:p w:rsidR="00097289" w:rsidRDefault="00097289" w:rsidP="0015575B">
            <w:pPr>
              <w:cnfStyle w:val="000000000000"/>
            </w:pPr>
          </w:p>
        </w:tc>
        <w:tc>
          <w:tcPr>
            <w:tcW w:w="1332" w:type="dxa"/>
          </w:tcPr>
          <w:p w:rsidR="00097289" w:rsidRDefault="00097289" w:rsidP="006402FF">
            <w:pPr>
              <w:cnfStyle w:val="000000000000"/>
            </w:pPr>
          </w:p>
        </w:tc>
        <w:tc>
          <w:tcPr>
            <w:tcW w:w="1142" w:type="dxa"/>
          </w:tcPr>
          <w:p w:rsidR="00097289" w:rsidRDefault="00097289" w:rsidP="0015575B">
            <w:pPr>
              <w:cnfStyle w:val="000000000000"/>
            </w:pPr>
            <w:r>
              <w:t>Step 6</w:t>
            </w:r>
          </w:p>
        </w:tc>
        <w:tc>
          <w:tcPr>
            <w:tcW w:w="1332" w:type="dxa"/>
          </w:tcPr>
          <w:p w:rsidR="00097289" w:rsidRDefault="00097289" w:rsidP="00097289">
            <w:pPr>
              <w:cnfStyle w:val="000000000000"/>
            </w:pPr>
            <w:r>
              <w:t>Insert Nothing</w:t>
            </w:r>
          </w:p>
          <w:p w:rsidR="00097289" w:rsidRDefault="00097289" w:rsidP="00097289">
            <w:pPr>
              <w:cnfStyle w:val="000000000000"/>
            </w:pPr>
            <w:r>
              <w:t>in Password and</w:t>
            </w:r>
          </w:p>
          <w:p w:rsidR="00097289" w:rsidRDefault="00097289" w:rsidP="00097289">
            <w:pPr>
              <w:cnfStyle w:val="000000000000"/>
            </w:pPr>
            <w:r>
              <w:t>insert Valid User</w:t>
            </w:r>
          </w:p>
          <w:p w:rsidR="00097289" w:rsidRDefault="00097289" w:rsidP="00097289">
            <w:pPr>
              <w:cnfStyle w:val="000000000000"/>
            </w:pPr>
            <w:r>
              <w:t>Id fields. And Click</w:t>
            </w:r>
          </w:p>
          <w:p w:rsidR="00097289" w:rsidRDefault="00097289" w:rsidP="00097289">
            <w:pPr>
              <w:cnfStyle w:val="000000000000"/>
            </w:pPr>
            <w:r>
              <w:t>on Login Button.</w:t>
            </w:r>
          </w:p>
          <w:p w:rsidR="00CD5C2E" w:rsidRDefault="00CD5C2E" w:rsidP="00097289">
            <w:pPr>
              <w:cnfStyle w:val="000000000000"/>
            </w:pPr>
          </w:p>
        </w:tc>
        <w:tc>
          <w:tcPr>
            <w:tcW w:w="1180" w:type="dxa"/>
          </w:tcPr>
          <w:p w:rsidR="00097289" w:rsidRDefault="00097289" w:rsidP="00097289">
            <w:pPr>
              <w:cnfStyle w:val="000000000000"/>
            </w:pPr>
            <w:r>
              <w:t>SMS will</w:t>
            </w:r>
          </w:p>
          <w:p w:rsidR="00097289" w:rsidRDefault="00097289" w:rsidP="00097289">
            <w:pPr>
              <w:cnfStyle w:val="000000000000"/>
            </w:pPr>
            <w:r>
              <w:t>display error</w:t>
            </w:r>
          </w:p>
          <w:p w:rsidR="00097289" w:rsidRDefault="00097289" w:rsidP="00097289">
            <w:pPr>
              <w:cnfStyle w:val="000000000000"/>
            </w:pPr>
            <w:r>
              <w:t>message. And</w:t>
            </w:r>
          </w:p>
          <w:p w:rsidR="00097289" w:rsidRDefault="00097289" w:rsidP="00097289">
            <w:pPr>
              <w:cnfStyle w:val="000000000000"/>
            </w:pPr>
            <w:r>
              <w:t>Failed to Login.</w:t>
            </w:r>
          </w:p>
        </w:tc>
        <w:tc>
          <w:tcPr>
            <w:tcW w:w="1152" w:type="dxa"/>
          </w:tcPr>
          <w:p w:rsidR="00097289" w:rsidRDefault="00957890" w:rsidP="006402FF">
            <w:pPr>
              <w:cnfStyle w:val="000000000000"/>
            </w:pPr>
            <w:r>
              <w:t>Susmita</w:t>
            </w:r>
          </w:p>
        </w:tc>
      </w:tr>
      <w:tr w:rsidR="00097289" w:rsidTr="00CD5C2E">
        <w:trPr>
          <w:cnfStyle w:val="000000100000"/>
        </w:trPr>
        <w:tc>
          <w:tcPr>
            <w:cnfStyle w:val="001000000000"/>
            <w:tcW w:w="1129" w:type="dxa"/>
          </w:tcPr>
          <w:p w:rsidR="00097289" w:rsidRDefault="00957890" w:rsidP="0015575B">
            <w:r>
              <w:t>SMS – 007</w:t>
            </w:r>
          </w:p>
        </w:tc>
        <w:tc>
          <w:tcPr>
            <w:tcW w:w="1179" w:type="dxa"/>
          </w:tcPr>
          <w:p w:rsidR="00097289" w:rsidRDefault="00097289" w:rsidP="00153CD7">
            <w:pPr>
              <w:cnfStyle w:val="000000100000"/>
            </w:pPr>
          </w:p>
        </w:tc>
        <w:tc>
          <w:tcPr>
            <w:tcW w:w="1130" w:type="dxa"/>
          </w:tcPr>
          <w:p w:rsidR="00097289" w:rsidRDefault="00097289" w:rsidP="0015575B">
            <w:pPr>
              <w:cnfStyle w:val="000000100000"/>
            </w:pPr>
          </w:p>
        </w:tc>
        <w:tc>
          <w:tcPr>
            <w:tcW w:w="1332" w:type="dxa"/>
          </w:tcPr>
          <w:p w:rsidR="00097289" w:rsidRDefault="00097289" w:rsidP="006402FF">
            <w:pPr>
              <w:cnfStyle w:val="000000100000"/>
            </w:pPr>
          </w:p>
        </w:tc>
        <w:tc>
          <w:tcPr>
            <w:tcW w:w="1142" w:type="dxa"/>
          </w:tcPr>
          <w:p w:rsidR="00097289" w:rsidRDefault="00097289" w:rsidP="0015575B">
            <w:pPr>
              <w:cnfStyle w:val="000000100000"/>
            </w:pPr>
            <w:r>
              <w:t>Step 7</w:t>
            </w:r>
          </w:p>
        </w:tc>
        <w:tc>
          <w:tcPr>
            <w:tcW w:w="1332" w:type="dxa"/>
          </w:tcPr>
          <w:p w:rsidR="00097289" w:rsidRDefault="00097289" w:rsidP="00097289">
            <w:pPr>
              <w:cnfStyle w:val="000000100000"/>
            </w:pPr>
            <w:r>
              <w:t>Insert Nothing in</w:t>
            </w:r>
          </w:p>
          <w:p w:rsidR="00097289" w:rsidRDefault="00097289" w:rsidP="00097289">
            <w:pPr>
              <w:cnfStyle w:val="000000100000"/>
            </w:pPr>
            <w:r>
              <w:t>User Id and insert</w:t>
            </w:r>
          </w:p>
          <w:p w:rsidR="00097289" w:rsidRDefault="00097289" w:rsidP="00097289">
            <w:pPr>
              <w:cnfStyle w:val="000000100000"/>
            </w:pPr>
            <w:r>
              <w:t>invalid Password</w:t>
            </w:r>
          </w:p>
          <w:p w:rsidR="00097289" w:rsidRDefault="00097289" w:rsidP="00097289">
            <w:pPr>
              <w:cnfStyle w:val="000000100000"/>
            </w:pPr>
            <w:r>
              <w:t>fields. And Click</w:t>
            </w:r>
          </w:p>
          <w:p w:rsidR="00097289" w:rsidRDefault="00097289" w:rsidP="00097289">
            <w:pPr>
              <w:cnfStyle w:val="000000100000"/>
            </w:pPr>
            <w:r>
              <w:t>on Login Button.</w:t>
            </w:r>
          </w:p>
          <w:p w:rsidR="00CD5C2E" w:rsidRDefault="00CD5C2E" w:rsidP="00097289">
            <w:pPr>
              <w:cnfStyle w:val="000000100000"/>
            </w:pPr>
          </w:p>
        </w:tc>
        <w:tc>
          <w:tcPr>
            <w:tcW w:w="1180" w:type="dxa"/>
          </w:tcPr>
          <w:p w:rsidR="00097289" w:rsidRDefault="00097289" w:rsidP="00097289">
            <w:pPr>
              <w:cnfStyle w:val="000000100000"/>
            </w:pPr>
            <w:r>
              <w:t>SMS will</w:t>
            </w:r>
          </w:p>
          <w:p w:rsidR="00097289" w:rsidRDefault="00097289" w:rsidP="00097289">
            <w:pPr>
              <w:cnfStyle w:val="000000100000"/>
            </w:pPr>
            <w:r>
              <w:t>display error</w:t>
            </w:r>
          </w:p>
          <w:p w:rsidR="00097289" w:rsidRDefault="00097289" w:rsidP="00097289">
            <w:pPr>
              <w:cnfStyle w:val="000000100000"/>
            </w:pPr>
            <w:r>
              <w:t>message. And</w:t>
            </w:r>
          </w:p>
          <w:p w:rsidR="00097289" w:rsidRDefault="00097289" w:rsidP="00097289">
            <w:pPr>
              <w:cnfStyle w:val="000000100000"/>
            </w:pPr>
            <w:r>
              <w:t>Failed to Login.</w:t>
            </w:r>
          </w:p>
        </w:tc>
        <w:tc>
          <w:tcPr>
            <w:tcW w:w="1152" w:type="dxa"/>
          </w:tcPr>
          <w:p w:rsidR="00097289" w:rsidRDefault="00957890" w:rsidP="006402FF">
            <w:pPr>
              <w:cnfStyle w:val="000000100000"/>
            </w:pPr>
            <w:r>
              <w:t>Susmita</w:t>
            </w:r>
          </w:p>
        </w:tc>
      </w:tr>
    </w:tbl>
    <w:p w:rsidR="007974F0" w:rsidRDefault="007974F0" w:rsidP="00032C33">
      <w:pPr>
        <w:pStyle w:val="Heading3"/>
      </w:pPr>
      <w:bookmarkStart w:id="33" w:name="_Toc346626351"/>
      <w:r>
        <w:t>SYSTEM TEST CASES</w:t>
      </w:r>
      <w:bookmarkEnd w:id="33"/>
    </w:p>
    <w:p w:rsidR="00153CD7" w:rsidRPr="00153CD7" w:rsidRDefault="00153CD7" w:rsidP="00153CD7"/>
    <w:tbl>
      <w:tblPr>
        <w:tblStyle w:val="MediumGrid3-Accent1"/>
        <w:tblW w:w="0" w:type="auto"/>
        <w:tblLook w:val="04A0"/>
      </w:tblPr>
      <w:tblGrid>
        <w:gridCol w:w="1081"/>
        <w:gridCol w:w="1199"/>
        <w:gridCol w:w="1173"/>
        <w:gridCol w:w="1332"/>
        <w:gridCol w:w="1103"/>
        <w:gridCol w:w="1332"/>
        <w:gridCol w:w="1233"/>
        <w:gridCol w:w="1123"/>
      </w:tblGrid>
      <w:tr w:rsidR="0022340E" w:rsidTr="00B33CF0">
        <w:trPr>
          <w:cnfStyle w:val="100000000000"/>
        </w:trPr>
        <w:tc>
          <w:tcPr>
            <w:cnfStyle w:val="001000000000"/>
            <w:tcW w:w="1097" w:type="dxa"/>
          </w:tcPr>
          <w:p w:rsidR="00153CD7" w:rsidRDefault="00153CD7" w:rsidP="00496565">
            <w:r>
              <w:t>TEST CASE ID</w:t>
            </w:r>
          </w:p>
        </w:tc>
        <w:tc>
          <w:tcPr>
            <w:tcW w:w="1199" w:type="dxa"/>
          </w:tcPr>
          <w:p w:rsidR="00153CD7" w:rsidRDefault="00153CD7" w:rsidP="00496565">
            <w:pPr>
              <w:cnfStyle w:val="100000000000"/>
            </w:pPr>
            <w:r>
              <w:t>TEST NAME</w:t>
            </w:r>
          </w:p>
        </w:tc>
        <w:tc>
          <w:tcPr>
            <w:tcW w:w="1133" w:type="dxa"/>
          </w:tcPr>
          <w:p w:rsidR="00153CD7" w:rsidRDefault="00153CD7" w:rsidP="00496565">
            <w:pPr>
              <w:cnfStyle w:val="100000000000"/>
            </w:pPr>
            <w:r>
              <w:t>TEST ITEM</w:t>
            </w:r>
          </w:p>
        </w:tc>
        <w:tc>
          <w:tcPr>
            <w:tcW w:w="1332" w:type="dxa"/>
          </w:tcPr>
          <w:p w:rsidR="00153CD7" w:rsidRDefault="00153CD7" w:rsidP="00496565">
            <w:pPr>
              <w:cnfStyle w:val="100000000000"/>
            </w:pPr>
            <w:r>
              <w:t>TEST DESCRIPTION</w:t>
            </w:r>
          </w:p>
        </w:tc>
        <w:tc>
          <w:tcPr>
            <w:tcW w:w="1117" w:type="dxa"/>
          </w:tcPr>
          <w:p w:rsidR="00153CD7" w:rsidRDefault="00153CD7" w:rsidP="00496565">
            <w:pPr>
              <w:cnfStyle w:val="100000000000"/>
            </w:pPr>
            <w:r>
              <w:t>STEP NAME</w:t>
            </w:r>
          </w:p>
        </w:tc>
        <w:tc>
          <w:tcPr>
            <w:tcW w:w="1332" w:type="dxa"/>
          </w:tcPr>
          <w:p w:rsidR="00153CD7" w:rsidRDefault="00153CD7" w:rsidP="00496565">
            <w:pPr>
              <w:cnfStyle w:val="100000000000"/>
            </w:pPr>
            <w:r>
              <w:t>DESCRIPTION</w:t>
            </w:r>
          </w:p>
        </w:tc>
        <w:tc>
          <w:tcPr>
            <w:tcW w:w="1233" w:type="dxa"/>
          </w:tcPr>
          <w:p w:rsidR="00153CD7" w:rsidRDefault="00153CD7" w:rsidP="00496565">
            <w:pPr>
              <w:cnfStyle w:val="100000000000"/>
            </w:pPr>
            <w:r>
              <w:t>EXPECTED RESULT</w:t>
            </w:r>
          </w:p>
        </w:tc>
        <w:tc>
          <w:tcPr>
            <w:tcW w:w="1133" w:type="dxa"/>
          </w:tcPr>
          <w:p w:rsidR="00153CD7" w:rsidRDefault="00153CD7" w:rsidP="00496565">
            <w:pPr>
              <w:cnfStyle w:val="100000000000"/>
            </w:pPr>
            <w:r>
              <w:t>TESTED BY</w:t>
            </w:r>
          </w:p>
        </w:tc>
      </w:tr>
      <w:tr w:rsidR="0022340E" w:rsidTr="00B33CF0">
        <w:trPr>
          <w:cnfStyle w:val="000000100000"/>
        </w:trPr>
        <w:tc>
          <w:tcPr>
            <w:cnfStyle w:val="001000000000"/>
            <w:tcW w:w="1097" w:type="dxa"/>
          </w:tcPr>
          <w:p w:rsidR="00153CD7" w:rsidRDefault="00957890" w:rsidP="00496565">
            <w:r>
              <w:t>SMS – 001</w:t>
            </w:r>
          </w:p>
        </w:tc>
        <w:tc>
          <w:tcPr>
            <w:tcW w:w="1199" w:type="dxa"/>
          </w:tcPr>
          <w:p w:rsidR="00153CD7" w:rsidRDefault="00153CD7" w:rsidP="00496565">
            <w:pPr>
              <w:cnfStyle w:val="000000100000"/>
            </w:pPr>
            <w:r>
              <w:t>Check Login</w:t>
            </w:r>
          </w:p>
        </w:tc>
        <w:tc>
          <w:tcPr>
            <w:tcW w:w="1133" w:type="dxa"/>
          </w:tcPr>
          <w:p w:rsidR="00153CD7" w:rsidRDefault="00153CD7" w:rsidP="00496565">
            <w:pPr>
              <w:cnfStyle w:val="000000100000"/>
            </w:pPr>
            <w:r>
              <w:t>Login</w:t>
            </w:r>
          </w:p>
        </w:tc>
        <w:tc>
          <w:tcPr>
            <w:tcW w:w="1332" w:type="dxa"/>
          </w:tcPr>
          <w:p w:rsidR="00153CD7" w:rsidRDefault="00153CD7" w:rsidP="00496565">
            <w:pPr>
              <w:cnfStyle w:val="000000100000"/>
            </w:pPr>
            <w:r>
              <w:t>It is to check that Login works properly.</w:t>
            </w:r>
          </w:p>
        </w:tc>
        <w:tc>
          <w:tcPr>
            <w:tcW w:w="1117" w:type="dxa"/>
          </w:tcPr>
          <w:p w:rsidR="00153CD7" w:rsidRDefault="00153CD7" w:rsidP="00496565">
            <w:pPr>
              <w:cnfStyle w:val="000000100000"/>
            </w:pPr>
            <w:r>
              <w:t>Step1</w:t>
            </w:r>
          </w:p>
        </w:tc>
        <w:tc>
          <w:tcPr>
            <w:tcW w:w="1332" w:type="dxa"/>
          </w:tcPr>
          <w:p w:rsidR="00097289" w:rsidRDefault="00097289" w:rsidP="00097289">
            <w:pPr>
              <w:cnfStyle w:val="000000100000"/>
            </w:pPr>
            <w:r>
              <w:t>Click on Login</w:t>
            </w:r>
          </w:p>
          <w:p w:rsidR="00097289" w:rsidRDefault="00097289" w:rsidP="00097289">
            <w:pPr>
              <w:cnfStyle w:val="000000100000"/>
            </w:pPr>
            <w:r>
              <w:t>button after</w:t>
            </w:r>
          </w:p>
          <w:p w:rsidR="00097289" w:rsidRDefault="00097289" w:rsidP="00097289">
            <w:pPr>
              <w:cnfStyle w:val="000000100000"/>
            </w:pPr>
            <w:r>
              <w:t>inserting invalid</w:t>
            </w:r>
          </w:p>
          <w:p w:rsidR="00097289" w:rsidRDefault="00097289" w:rsidP="00097289">
            <w:pPr>
              <w:cnfStyle w:val="000000100000"/>
            </w:pPr>
            <w:r>
              <w:t>User id and</w:t>
            </w:r>
          </w:p>
          <w:p w:rsidR="00097289" w:rsidRDefault="00097289" w:rsidP="00097289">
            <w:pPr>
              <w:cnfStyle w:val="000000100000"/>
            </w:pPr>
            <w:r>
              <w:t>password from</w:t>
            </w:r>
          </w:p>
          <w:p w:rsidR="00153CD7" w:rsidRDefault="00097289" w:rsidP="00097289">
            <w:pPr>
              <w:cnfStyle w:val="000000100000"/>
            </w:pPr>
            <w:r>
              <w:t>DNBSN.</w:t>
            </w:r>
          </w:p>
          <w:p w:rsidR="00CD5C2E" w:rsidRDefault="00CD5C2E" w:rsidP="00097289">
            <w:pPr>
              <w:cnfStyle w:val="000000100000"/>
            </w:pPr>
          </w:p>
        </w:tc>
        <w:tc>
          <w:tcPr>
            <w:tcW w:w="1233" w:type="dxa"/>
          </w:tcPr>
          <w:p w:rsidR="00097289" w:rsidRDefault="00097289" w:rsidP="00097289">
            <w:pPr>
              <w:cnfStyle w:val="000000100000"/>
            </w:pPr>
            <w:r>
              <w:t>Login failed</w:t>
            </w:r>
          </w:p>
          <w:p w:rsidR="00097289" w:rsidRDefault="00097289" w:rsidP="00097289">
            <w:pPr>
              <w:cnfStyle w:val="000000100000"/>
            </w:pPr>
            <w:r>
              <w:t>to SMS.</w:t>
            </w:r>
          </w:p>
          <w:p w:rsidR="00097289" w:rsidRDefault="00097289" w:rsidP="00097289">
            <w:pPr>
              <w:cnfStyle w:val="000000100000"/>
            </w:pPr>
            <w:r>
              <w:t>And can’t able</w:t>
            </w:r>
          </w:p>
          <w:p w:rsidR="00097289" w:rsidRDefault="00097289" w:rsidP="00097289">
            <w:pPr>
              <w:cnfStyle w:val="000000100000"/>
            </w:pPr>
            <w:r>
              <w:t>to use the</w:t>
            </w:r>
          </w:p>
          <w:p w:rsidR="00153CD7" w:rsidRDefault="00097289" w:rsidP="00097289">
            <w:pPr>
              <w:cnfStyle w:val="000000100000"/>
            </w:pPr>
            <w:r>
              <w:t>feature.</w:t>
            </w:r>
          </w:p>
        </w:tc>
        <w:tc>
          <w:tcPr>
            <w:tcW w:w="1133" w:type="dxa"/>
          </w:tcPr>
          <w:p w:rsidR="00153CD7" w:rsidRDefault="00957890" w:rsidP="00496565">
            <w:pPr>
              <w:cnfStyle w:val="000000100000"/>
            </w:pPr>
            <w:r>
              <w:t>Susmita</w:t>
            </w:r>
          </w:p>
        </w:tc>
      </w:tr>
      <w:tr w:rsidR="0022340E" w:rsidTr="00B33CF0">
        <w:tc>
          <w:tcPr>
            <w:cnfStyle w:val="001000000000"/>
            <w:tcW w:w="1097" w:type="dxa"/>
          </w:tcPr>
          <w:p w:rsidR="00097289" w:rsidRDefault="00957890" w:rsidP="00496565">
            <w:r>
              <w:t>SMS – 002</w:t>
            </w:r>
          </w:p>
        </w:tc>
        <w:tc>
          <w:tcPr>
            <w:tcW w:w="1199" w:type="dxa"/>
          </w:tcPr>
          <w:p w:rsidR="00097289" w:rsidRDefault="00097289" w:rsidP="00496565">
            <w:pPr>
              <w:cnfStyle w:val="000000000000"/>
            </w:pPr>
          </w:p>
        </w:tc>
        <w:tc>
          <w:tcPr>
            <w:tcW w:w="1133" w:type="dxa"/>
          </w:tcPr>
          <w:p w:rsidR="00097289" w:rsidRDefault="00097289" w:rsidP="00496565">
            <w:pPr>
              <w:cnfStyle w:val="000000000000"/>
            </w:pPr>
          </w:p>
        </w:tc>
        <w:tc>
          <w:tcPr>
            <w:tcW w:w="1332" w:type="dxa"/>
          </w:tcPr>
          <w:p w:rsidR="00097289" w:rsidRDefault="00097289" w:rsidP="00496565">
            <w:pPr>
              <w:cnfStyle w:val="000000000000"/>
            </w:pPr>
          </w:p>
        </w:tc>
        <w:tc>
          <w:tcPr>
            <w:tcW w:w="1117" w:type="dxa"/>
          </w:tcPr>
          <w:p w:rsidR="00097289" w:rsidRDefault="00097289" w:rsidP="00496565">
            <w:pPr>
              <w:cnfStyle w:val="000000000000"/>
            </w:pPr>
            <w:r>
              <w:t>Step 2</w:t>
            </w:r>
          </w:p>
        </w:tc>
        <w:tc>
          <w:tcPr>
            <w:tcW w:w="1332" w:type="dxa"/>
          </w:tcPr>
          <w:p w:rsidR="00097289" w:rsidRDefault="00097289" w:rsidP="00097289">
            <w:pPr>
              <w:cnfStyle w:val="000000000000"/>
            </w:pPr>
            <w:r>
              <w:t>Click on Login</w:t>
            </w:r>
          </w:p>
          <w:p w:rsidR="00097289" w:rsidRDefault="00097289" w:rsidP="00097289">
            <w:pPr>
              <w:cnfStyle w:val="000000000000"/>
            </w:pPr>
            <w:r>
              <w:t>button after</w:t>
            </w:r>
          </w:p>
          <w:p w:rsidR="00097289" w:rsidRDefault="00097289" w:rsidP="00097289">
            <w:pPr>
              <w:cnfStyle w:val="000000000000"/>
            </w:pPr>
            <w:r>
              <w:lastRenderedPageBreak/>
              <w:t>inserting valid</w:t>
            </w:r>
          </w:p>
          <w:p w:rsidR="00097289" w:rsidRDefault="00097289" w:rsidP="00097289">
            <w:pPr>
              <w:cnfStyle w:val="000000000000"/>
            </w:pPr>
            <w:r>
              <w:t>User id and</w:t>
            </w:r>
          </w:p>
          <w:p w:rsidR="00097289" w:rsidRDefault="00097289" w:rsidP="00097289">
            <w:pPr>
              <w:cnfStyle w:val="000000000000"/>
            </w:pPr>
            <w:r>
              <w:t>password from</w:t>
            </w:r>
          </w:p>
          <w:p w:rsidR="00097289" w:rsidRDefault="00097289" w:rsidP="00097289">
            <w:pPr>
              <w:cnfStyle w:val="000000000000"/>
            </w:pPr>
            <w:r>
              <w:t>SMS.</w:t>
            </w:r>
          </w:p>
          <w:p w:rsidR="00CD5C2E" w:rsidRDefault="00CD5C2E" w:rsidP="00097289">
            <w:pPr>
              <w:cnfStyle w:val="000000000000"/>
            </w:pPr>
          </w:p>
        </w:tc>
        <w:tc>
          <w:tcPr>
            <w:tcW w:w="1233" w:type="dxa"/>
          </w:tcPr>
          <w:p w:rsidR="00097289" w:rsidRDefault="00097289" w:rsidP="00097289">
            <w:pPr>
              <w:cnfStyle w:val="000000000000"/>
            </w:pPr>
            <w:r>
              <w:lastRenderedPageBreak/>
              <w:t>Successfully</w:t>
            </w:r>
          </w:p>
          <w:p w:rsidR="00097289" w:rsidRDefault="00097289" w:rsidP="00097289">
            <w:pPr>
              <w:cnfStyle w:val="000000000000"/>
            </w:pPr>
            <w:r>
              <w:t>Login to</w:t>
            </w:r>
          </w:p>
          <w:p w:rsidR="00097289" w:rsidRDefault="00097289" w:rsidP="00097289">
            <w:pPr>
              <w:cnfStyle w:val="000000000000"/>
            </w:pPr>
            <w:r>
              <w:lastRenderedPageBreak/>
              <w:t>SMS. And</w:t>
            </w:r>
          </w:p>
          <w:p w:rsidR="00097289" w:rsidRDefault="00097289" w:rsidP="00097289">
            <w:pPr>
              <w:cnfStyle w:val="000000000000"/>
            </w:pPr>
            <w:r>
              <w:t>can able to use</w:t>
            </w:r>
          </w:p>
          <w:p w:rsidR="00097289" w:rsidRDefault="00097289" w:rsidP="00097289">
            <w:pPr>
              <w:cnfStyle w:val="000000000000"/>
            </w:pPr>
            <w:r>
              <w:t>the feature.</w:t>
            </w:r>
          </w:p>
        </w:tc>
        <w:tc>
          <w:tcPr>
            <w:tcW w:w="1133" w:type="dxa"/>
          </w:tcPr>
          <w:p w:rsidR="00097289" w:rsidRDefault="00957890" w:rsidP="00496565">
            <w:pPr>
              <w:cnfStyle w:val="000000000000"/>
            </w:pPr>
            <w:r>
              <w:lastRenderedPageBreak/>
              <w:t>Susmita</w:t>
            </w:r>
          </w:p>
        </w:tc>
      </w:tr>
      <w:tr w:rsidR="0022340E" w:rsidTr="00B33CF0">
        <w:trPr>
          <w:cnfStyle w:val="000000100000"/>
        </w:trPr>
        <w:tc>
          <w:tcPr>
            <w:cnfStyle w:val="001000000000"/>
            <w:tcW w:w="1097" w:type="dxa"/>
          </w:tcPr>
          <w:p w:rsidR="00097289" w:rsidRDefault="00957890" w:rsidP="00496565">
            <w:r>
              <w:lastRenderedPageBreak/>
              <w:t>SMS – 003</w:t>
            </w:r>
          </w:p>
        </w:tc>
        <w:tc>
          <w:tcPr>
            <w:tcW w:w="1199" w:type="dxa"/>
          </w:tcPr>
          <w:p w:rsidR="00097289" w:rsidRDefault="00097289" w:rsidP="00097289">
            <w:pPr>
              <w:cnfStyle w:val="000000100000"/>
            </w:pPr>
            <w:r>
              <w:t>Check</w:t>
            </w:r>
          </w:p>
          <w:p w:rsidR="00097289" w:rsidRDefault="00097289" w:rsidP="00097289">
            <w:pPr>
              <w:cnfStyle w:val="000000100000"/>
            </w:pPr>
            <w:r>
              <w:t>Successful</w:t>
            </w:r>
          </w:p>
          <w:p w:rsidR="00097289" w:rsidRDefault="00097289" w:rsidP="00097289">
            <w:pPr>
              <w:cnfStyle w:val="000000100000"/>
            </w:pPr>
            <w:r>
              <w:t>Registration</w:t>
            </w:r>
          </w:p>
          <w:p w:rsidR="00097289" w:rsidRDefault="00097289" w:rsidP="00097289">
            <w:pPr>
              <w:cnfStyle w:val="000000100000"/>
            </w:pPr>
            <w:r>
              <w:t>for New</w:t>
            </w:r>
          </w:p>
          <w:p w:rsidR="00097289" w:rsidRDefault="00097289" w:rsidP="00097289">
            <w:pPr>
              <w:cnfStyle w:val="000000100000"/>
            </w:pPr>
            <w:r>
              <w:t>SMS</w:t>
            </w:r>
          </w:p>
          <w:p w:rsidR="00097289" w:rsidRDefault="00097289" w:rsidP="00097289">
            <w:pPr>
              <w:cnfStyle w:val="000000100000"/>
            </w:pPr>
            <w:r>
              <w:t>Student.</w:t>
            </w:r>
          </w:p>
        </w:tc>
        <w:tc>
          <w:tcPr>
            <w:tcW w:w="1133" w:type="dxa"/>
          </w:tcPr>
          <w:p w:rsidR="00097289" w:rsidRDefault="00B3714E" w:rsidP="00496565">
            <w:pPr>
              <w:cnfStyle w:val="000000100000"/>
            </w:pPr>
            <w:r>
              <w:t>Admission</w:t>
            </w:r>
          </w:p>
        </w:tc>
        <w:tc>
          <w:tcPr>
            <w:tcW w:w="1332" w:type="dxa"/>
          </w:tcPr>
          <w:p w:rsidR="00097289" w:rsidRDefault="00097289" w:rsidP="00097289">
            <w:pPr>
              <w:cnfStyle w:val="000000100000"/>
            </w:pPr>
            <w:r>
              <w:t>The</w:t>
            </w:r>
          </w:p>
          <w:p w:rsidR="00097289" w:rsidRDefault="00097289" w:rsidP="00097289">
            <w:pPr>
              <w:cnfStyle w:val="000000100000"/>
            </w:pPr>
            <w:r>
              <w:t>purpose</w:t>
            </w:r>
          </w:p>
          <w:p w:rsidR="00097289" w:rsidRDefault="00097289" w:rsidP="00097289">
            <w:pPr>
              <w:cnfStyle w:val="000000100000"/>
            </w:pPr>
            <w:r>
              <w:t>of this test</w:t>
            </w:r>
          </w:p>
          <w:p w:rsidR="00097289" w:rsidRDefault="00097289" w:rsidP="00097289">
            <w:pPr>
              <w:cnfStyle w:val="000000100000"/>
            </w:pPr>
            <w:r>
              <w:t>is to verify</w:t>
            </w:r>
          </w:p>
          <w:p w:rsidR="00097289" w:rsidRDefault="00097289" w:rsidP="00097289">
            <w:pPr>
              <w:cnfStyle w:val="000000100000"/>
            </w:pPr>
            <w:r>
              <w:t>that the</w:t>
            </w:r>
          </w:p>
          <w:p w:rsidR="00097289" w:rsidRDefault="00097289" w:rsidP="00097289">
            <w:pPr>
              <w:cnfStyle w:val="000000100000"/>
            </w:pPr>
            <w:r>
              <w:t>all new</w:t>
            </w:r>
          </w:p>
          <w:p w:rsidR="00097289" w:rsidRDefault="00097289" w:rsidP="00097289">
            <w:pPr>
              <w:cnfStyle w:val="000000100000"/>
            </w:pPr>
            <w:r>
              <w:t>connection could be</w:t>
            </w:r>
          </w:p>
          <w:p w:rsidR="00097289" w:rsidRDefault="00097289" w:rsidP="00097289">
            <w:pPr>
              <w:cnfStyle w:val="000000100000"/>
            </w:pPr>
            <w:r>
              <w:t>creating</w:t>
            </w:r>
          </w:p>
          <w:p w:rsidR="00097289" w:rsidRDefault="00097289" w:rsidP="00097289">
            <w:pPr>
              <w:cnfStyle w:val="000000100000"/>
            </w:pPr>
            <w:r>
              <w:t>new</w:t>
            </w:r>
          </w:p>
          <w:p w:rsidR="00097289" w:rsidRDefault="00097289" w:rsidP="00097289">
            <w:pPr>
              <w:cnfStyle w:val="000000100000"/>
            </w:pPr>
            <w:r>
              <w:t>Account</w:t>
            </w:r>
          </w:p>
          <w:p w:rsidR="00097289" w:rsidRDefault="00097289" w:rsidP="00097289">
            <w:pPr>
              <w:cnfStyle w:val="000000100000"/>
            </w:pPr>
            <w:r>
              <w:t>By</w:t>
            </w:r>
          </w:p>
          <w:p w:rsidR="00097289" w:rsidRDefault="00097289" w:rsidP="00B3714E">
            <w:pPr>
              <w:cnfStyle w:val="000000100000"/>
            </w:pPr>
            <w:r>
              <w:t>Registration.</w:t>
            </w:r>
          </w:p>
          <w:p w:rsidR="00CD5C2E" w:rsidRDefault="00CD5C2E" w:rsidP="00B3714E">
            <w:pPr>
              <w:cnfStyle w:val="000000100000"/>
            </w:pPr>
          </w:p>
        </w:tc>
        <w:tc>
          <w:tcPr>
            <w:tcW w:w="1117" w:type="dxa"/>
          </w:tcPr>
          <w:p w:rsidR="00097289" w:rsidRDefault="00097289" w:rsidP="00496565">
            <w:pPr>
              <w:cnfStyle w:val="000000100000"/>
            </w:pPr>
            <w:r>
              <w:t>Step 1</w:t>
            </w:r>
          </w:p>
        </w:tc>
        <w:tc>
          <w:tcPr>
            <w:tcW w:w="1332" w:type="dxa"/>
          </w:tcPr>
          <w:p w:rsidR="00982DC5" w:rsidRDefault="00982DC5" w:rsidP="00982DC5">
            <w:pPr>
              <w:cnfStyle w:val="000000100000"/>
            </w:pPr>
            <w:r>
              <w:t>Click on</w:t>
            </w:r>
          </w:p>
          <w:p w:rsidR="00097289" w:rsidRDefault="00982DC5" w:rsidP="00982DC5">
            <w:pPr>
              <w:cnfStyle w:val="000000100000"/>
            </w:pPr>
            <w:r>
              <w:t>Admission button.</w:t>
            </w:r>
          </w:p>
        </w:tc>
        <w:tc>
          <w:tcPr>
            <w:tcW w:w="1233" w:type="dxa"/>
          </w:tcPr>
          <w:p w:rsidR="00097289" w:rsidRDefault="00982DC5" w:rsidP="00982DC5">
            <w:pPr>
              <w:cnfStyle w:val="000000100000"/>
            </w:pPr>
            <w:r>
              <w:t>New Admission window opened.</w:t>
            </w:r>
          </w:p>
        </w:tc>
        <w:tc>
          <w:tcPr>
            <w:tcW w:w="1133" w:type="dxa"/>
          </w:tcPr>
          <w:p w:rsidR="00097289" w:rsidRDefault="00957890" w:rsidP="00496565">
            <w:pPr>
              <w:cnfStyle w:val="000000100000"/>
            </w:pPr>
            <w:r>
              <w:t>Susmita</w:t>
            </w:r>
          </w:p>
        </w:tc>
      </w:tr>
      <w:tr w:rsidR="0022340E" w:rsidTr="00B33CF0">
        <w:tc>
          <w:tcPr>
            <w:cnfStyle w:val="001000000000"/>
            <w:tcW w:w="1097" w:type="dxa"/>
          </w:tcPr>
          <w:p w:rsidR="00982DC5" w:rsidRDefault="00957890" w:rsidP="00496565">
            <w:r>
              <w:t>SMS – 004</w:t>
            </w:r>
          </w:p>
        </w:tc>
        <w:tc>
          <w:tcPr>
            <w:tcW w:w="1199" w:type="dxa"/>
          </w:tcPr>
          <w:p w:rsidR="00982DC5" w:rsidRDefault="00982DC5" w:rsidP="00097289">
            <w:pPr>
              <w:cnfStyle w:val="000000000000"/>
            </w:pPr>
          </w:p>
        </w:tc>
        <w:tc>
          <w:tcPr>
            <w:tcW w:w="1133" w:type="dxa"/>
          </w:tcPr>
          <w:p w:rsidR="00982DC5" w:rsidRDefault="00CD5C2E" w:rsidP="00496565">
            <w:pPr>
              <w:cnfStyle w:val="000000000000"/>
            </w:pPr>
            <w:r>
              <w:t>Submit</w:t>
            </w:r>
          </w:p>
        </w:tc>
        <w:tc>
          <w:tcPr>
            <w:tcW w:w="1332" w:type="dxa"/>
          </w:tcPr>
          <w:p w:rsidR="00982DC5" w:rsidRDefault="00982DC5" w:rsidP="00097289">
            <w:pPr>
              <w:cnfStyle w:val="000000000000"/>
            </w:pPr>
          </w:p>
        </w:tc>
        <w:tc>
          <w:tcPr>
            <w:tcW w:w="1117" w:type="dxa"/>
          </w:tcPr>
          <w:p w:rsidR="00982DC5" w:rsidRDefault="00982DC5" w:rsidP="00496565">
            <w:pPr>
              <w:cnfStyle w:val="000000000000"/>
            </w:pPr>
            <w:r>
              <w:t>Step 2</w:t>
            </w:r>
          </w:p>
        </w:tc>
        <w:tc>
          <w:tcPr>
            <w:tcW w:w="1332" w:type="dxa"/>
          </w:tcPr>
          <w:p w:rsidR="00982DC5" w:rsidRDefault="00982DC5" w:rsidP="00982DC5">
            <w:pPr>
              <w:cnfStyle w:val="000000000000"/>
            </w:pPr>
            <w:r>
              <w:t>Click on</w:t>
            </w:r>
          </w:p>
          <w:p w:rsidR="00982DC5" w:rsidRDefault="00982DC5" w:rsidP="00982DC5">
            <w:pPr>
              <w:cnfStyle w:val="000000000000"/>
            </w:pPr>
            <w:r>
              <w:t>Submit</w:t>
            </w:r>
          </w:p>
          <w:p w:rsidR="00982DC5" w:rsidRDefault="00982DC5" w:rsidP="00982DC5">
            <w:pPr>
              <w:cnfStyle w:val="000000000000"/>
            </w:pPr>
            <w:r>
              <w:t>button after</w:t>
            </w:r>
          </w:p>
          <w:p w:rsidR="00982DC5" w:rsidRDefault="00982DC5" w:rsidP="00982DC5">
            <w:pPr>
              <w:cnfStyle w:val="000000000000"/>
            </w:pPr>
            <w:r>
              <w:t>inserting invalid</w:t>
            </w:r>
          </w:p>
          <w:p w:rsidR="00982DC5" w:rsidRDefault="00982DC5" w:rsidP="00982DC5">
            <w:pPr>
              <w:cnfStyle w:val="000000000000"/>
            </w:pPr>
            <w:r>
              <w:t>information from</w:t>
            </w:r>
          </w:p>
          <w:p w:rsidR="00982DC5" w:rsidRDefault="00982DC5" w:rsidP="00982DC5">
            <w:pPr>
              <w:cnfStyle w:val="000000000000"/>
            </w:pPr>
            <w:r>
              <w:t>SMS.</w:t>
            </w:r>
          </w:p>
          <w:p w:rsidR="00CD5C2E" w:rsidRDefault="00CD5C2E" w:rsidP="00982DC5">
            <w:pPr>
              <w:cnfStyle w:val="000000000000"/>
            </w:pPr>
          </w:p>
        </w:tc>
        <w:tc>
          <w:tcPr>
            <w:tcW w:w="1233" w:type="dxa"/>
          </w:tcPr>
          <w:p w:rsidR="00982DC5" w:rsidRDefault="00982DC5" w:rsidP="00982DC5">
            <w:pPr>
              <w:cnfStyle w:val="000000000000"/>
            </w:pPr>
            <w:r>
              <w:t>Registration</w:t>
            </w:r>
          </w:p>
          <w:p w:rsidR="00982DC5" w:rsidRDefault="00982DC5" w:rsidP="00982DC5">
            <w:pPr>
              <w:cnfStyle w:val="000000000000"/>
            </w:pPr>
            <w:r>
              <w:t>failed to</w:t>
            </w:r>
          </w:p>
          <w:p w:rsidR="00982DC5" w:rsidRDefault="00982DC5" w:rsidP="00982DC5">
            <w:pPr>
              <w:cnfStyle w:val="000000000000"/>
            </w:pPr>
            <w:r>
              <w:t>SMS. And</w:t>
            </w:r>
          </w:p>
          <w:p w:rsidR="00982DC5" w:rsidRDefault="00982DC5" w:rsidP="00982DC5">
            <w:pPr>
              <w:cnfStyle w:val="000000000000"/>
            </w:pPr>
            <w:r>
              <w:t>can’t able to use the feature.</w:t>
            </w:r>
          </w:p>
        </w:tc>
        <w:tc>
          <w:tcPr>
            <w:tcW w:w="1133" w:type="dxa"/>
          </w:tcPr>
          <w:p w:rsidR="00982DC5" w:rsidRDefault="00957890" w:rsidP="00496565">
            <w:pPr>
              <w:cnfStyle w:val="000000000000"/>
            </w:pPr>
            <w:r>
              <w:t>Susmita</w:t>
            </w:r>
          </w:p>
        </w:tc>
      </w:tr>
      <w:tr w:rsidR="0022340E" w:rsidTr="00B33CF0">
        <w:trPr>
          <w:cnfStyle w:val="000000100000"/>
        </w:trPr>
        <w:tc>
          <w:tcPr>
            <w:cnfStyle w:val="001000000000"/>
            <w:tcW w:w="1097" w:type="dxa"/>
          </w:tcPr>
          <w:p w:rsidR="00982DC5" w:rsidRDefault="00957890" w:rsidP="00496565">
            <w:r>
              <w:t>SMS – 005</w:t>
            </w:r>
          </w:p>
        </w:tc>
        <w:tc>
          <w:tcPr>
            <w:tcW w:w="1199" w:type="dxa"/>
          </w:tcPr>
          <w:p w:rsidR="00982DC5" w:rsidRDefault="00982DC5" w:rsidP="00097289">
            <w:pPr>
              <w:cnfStyle w:val="000000100000"/>
            </w:pPr>
          </w:p>
        </w:tc>
        <w:tc>
          <w:tcPr>
            <w:tcW w:w="1133" w:type="dxa"/>
          </w:tcPr>
          <w:p w:rsidR="00982DC5" w:rsidRDefault="00982DC5" w:rsidP="00496565">
            <w:pPr>
              <w:cnfStyle w:val="000000100000"/>
            </w:pPr>
          </w:p>
        </w:tc>
        <w:tc>
          <w:tcPr>
            <w:tcW w:w="1332" w:type="dxa"/>
          </w:tcPr>
          <w:p w:rsidR="00982DC5" w:rsidRDefault="00982DC5" w:rsidP="00097289">
            <w:pPr>
              <w:cnfStyle w:val="000000100000"/>
            </w:pPr>
          </w:p>
        </w:tc>
        <w:tc>
          <w:tcPr>
            <w:tcW w:w="1117" w:type="dxa"/>
          </w:tcPr>
          <w:p w:rsidR="00982DC5" w:rsidRDefault="00982DC5" w:rsidP="00496565">
            <w:pPr>
              <w:cnfStyle w:val="000000100000"/>
            </w:pPr>
            <w:r>
              <w:t>Step 3</w:t>
            </w:r>
          </w:p>
        </w:tc>
        <w:tc>
          <w:tcPr>
            <w:tcW w:w="1332" w:type="dxa"/>
          </w:tcPr>
          <w:p w:rsidR="00982DC5" w:rsidRDefault="00982DC5" w:rsidP="00982DC5">
            <w:pPr>
              <w:cnfStyle w:val="000000100000"/>
            </w:pPr>
            <w:r>
              <w:t>Click on</w:t>
            </w:r>
          </w:p>
          <w:p w:rsidR="00982DC5" w:rsidRDefault="00CD5C2E" w:rsidP="00982DC5">
            <w:pPr>
              <w:cnfStyle w:val="000000100000"/>
            </w:pPr>
            <w:r>
              <w:t>Submit</w:t>
            </w:r>
          </w:p>
          <w:p w:rsidR="00982DC5" w:rsidRDefault="00982DC5" w:rsidP="00982DC5">
            <w:pPr>
              <w:cnfStyle w:val="000000100000"/>
            </w:pPr>
            <w:r>
              <w:t>button after</w:t>
            </w:r>
          </w:p>
          <w:p w:rsidR="00982DC5" w:rsidRDefault="00982DC5" w:rsidP="00982DC5">
            <w:pPr>
              <w:cnfStyle w:val="000000100000"/>
            </w:pPr>
            <w:r>
              <w:t>inserting valid</w:t>
            </w:r>
          </w:p>
          <w:p w:rsidR="00982DC5" w:rsidRDefault="00982DC5" w:rsidP="00982DC5">
            <w:pPr>
              <w:cnfStyle w:val="000000100000"/>
            </w:pPr>
            <w:r>
              <w:t>information from</w:t>
            </w:r>
          </w:p>
          <w:p w:rsidR="00982DC5" w:rsidRDefault="00982DC5" w:rsidP="00982DC5">
            <w:pPr>
              <w:cnfStyle w:val="000000100000"/>
            </w:pPr>
            <w:r>
              <w:t>SMS.</w:t>
            </w:r>
          </w:p>
          <w:p w:rsidR="00CD5C2E" w:rsidRDefault="00CD5C2E" w:rsidP="00982DC5">
            <w:pPr>
              <w:cnfStyle w:val="000000100000"/>
            </w:pPr>
          </w:p>
        </w:tc>
        <w:tc>
          <w:tcPr>
            <w:tcW w:w="1233" w:type="dxa"/>
          </w:tcPr>
          <w:p w:rsidR="00982DC5" w:rsidRDefault="00982DC5" w:rsidP="00982DC5">
            <w:pPr>
              <w:cnfStyle w:val="000000100000"/>
            </w:pPr>
            <w:r>
              <w:t>Registration</w:t>
            </w:r>
          </w:p>
          <w:p w:rsidR="00982DC5" w:rsidRDefault="00982DC5" w:rsidP="00982DC5">
            <w:pPr>
              <w:cnfStyle w:val="000000100000"/>
            </w:pPr>
            <w:r>
              <w:t>Successfully</w:t>
            </w:r>
          </w:p>
          <w:p w:rsidR="00982DC5" w:rsidRDefault="00982DC5" w:rsidP="00982DC5">
            <w:pPr>
              <w:cnfStyle w:val="000000100000"/>
            </w:pPr>
            <w:r>
              <w:t>done to</w:t>
            </w:r>
          </w:p>
          <w:p w:rsidR="00982DC5" w:rsidRDefault="00982DC5" w:rsidP="00982DC5">
            <w:pPr>
              <w:cnfStyle w:val="000000100000"/>
            </w:pPr>
            <w:r>
              <w:t>SMS.</w:t>
            </w:r>
          </w:p>
        </w:tc>
        <w:tc>
          <w:tcPr>
            <w:tcW w:w="1133" w:type="dxa"/>
          </w:tcPr>
          <w:p w:rsidR="00982DC5" w:rsidRDefault="00957890" w:rsidP="00496565">
            <w:pPr>
              <w:cnfStyle w:val="000000100000"/>
            </w:pPr>
            <w:r>
              <w:t>Susmita</w:t>
            </w:r>
          </w:p>
        </w:tc>
      </w:tr>
      <w:tr w:rsidR="0022340E" w:rsidTr="00B33CF0">
        <w:tc>
          <w:tcPr>
            <w:cnfStyle w:val="001000000000"/>
            <w:tcW w:w="1097" w:type="dxa"/>
          </w:tcPr>
          <w:p w:rsidR="00982DC5" w:rsidRDefault="00957890" w:rsidP="00496565">
            <w:r>
              <w:t>SMS – 006</w:t>
            </w:r>
          </w:p>
        </w:tc>
        <w:tc>
          <w:tcPr>
            <w:tcW w:w="1199" w:type="dxa"/>
          </w:tcPr>
          <w:p w:rsidR="00982DC5" w:rsidRDefault="00982DC5" w:rsidP="00097289">
            <w:pPr>
              <w:cnfStyle w:val="000000000000"/>
            </w:pPr>
          </w:p>
        </w:tc>
        <w:tc>
          <w:tcPr>
            <w:tcW w:w="1133" w:type="dxa"/>
          </w:tcPr>
          <w:p w:rsidR="00982DC5" w:rsidRDefault="00982DC5" w:rsidP="00496565">
            <w:pPr>
              <w:cnfStyle w:val="000000000000"/>
            </w:pPr>
          </w:p>
        </w:tc>
        <w:tc>
          <w:tcPr>
            <w:tcW w:w="1332" w:type="dxa"/>
          </w:tcPr>
          <w:p w:rsidR="00982DC5" w:rsidRDefault="00982DC5" w:rsidP="00097289">
            <w:pPr>
              <w:cnfStyle w:val="000000000000"/>
            </w:pPr>
          </w:p>
        </w:tc>
        <w:tc>
          <w:tcPr>
            <w:tcW w:w="1117" w:type="dxa"/>
          </w:tcPr>
          <w:p w:rsidR="00982DC5" w:rsidRDefault="00982DC5" w:rsidP="00496565">
            <w:pPr>
              <w:cnfStyle w:val="000000000000"/>
            </w:pPr>
            <w:r>
              <w:t>Step 4</w:t>
            </w:r>
          </w:p>
        </w:tc>
        <w:tc>
          <w:tcPr>
            <w:tcW w:w="1332" w:type="dxa"/>
          </w:tcPr>
          <w:p w:rsidR="00982DC5" w:rsidRDefault="00982DC5" w:rsidP="00982DC5">
            <w:pPr>
              <w:cnfStyle w:val="000000000000"/>
            </w:pPr>
            <w:r>
              <w:t>Click on Login</w:t>
            </w:r>
          </w:p>
          <w:p w:rsidR="00982DC5" w:rsidRDefault="00982DC5" w:rsidP="00982DC5">
            <w:pPr>
              <w:cnfStyle w:val="000000000000"/>
            </w:pPr>
            <w:r>
              <w:t>button after</w:t>
            </w:r>
          </w:p>
          <w:p w:rsidR="00982DC5" w:rsidRDefault="00982DC5" w:rsidP="00982DC5">
            <w:pPr>
              <w:cnfStyle w:val="000000000000"/>
            </w:pPr>
            <w:r>
              <w:t>inserting newly</w:t>
            </w:r>
          </w:p>
          <w:p w:rsidR="00982DC5" w:rsidRDefault="00982DC5" w:rsidP="00982DC5">
            <w:pPr>
              <w:cnfStyle w:val="000000000000"/>
            </w:pPr>
            <w:r>
              <w:t>created valid User</w:t>
            </w:r>
          </w:p>
          <w:p w:rsidR="00982DC5" w:rsidRDefault="00982DC5" w:rsidP="00B3714E">
            <w:pPr>
              <w:cnfStyle w:val="000000000000"/>
            </w:pPr>
            <w:r>
              <w:t>id and password</w:t>
            </w:r>
            <w:r w:rsidR="00B3714E">
              <w:t xml:space="preserve"> </w:t>
            </w:r>
            <w:r>
              <w:t>from SMS.</w:t>
            </w:r>
          </w:p>
          <w:p w:rsidR="00CD5C2E" w:rsidRDefault="00CD5C2E" w:rsidP="00B3714E">
            <w:pPr>
              <w:cnfStyle w:val="000000000000"/>
            </w:pPr>
          </w:p>
        </w:tc>
        <w:tc>
          <w:tcPr>
            <w:tcW w:w="1233" w:type="dxa"/>
          </w:tcPr>
          <w:p w:rsidR="00982DC5" w:rsidRDefault="00982DC5" w:rsidP="00982DC5">
            <w:pPr>
              <w:cnfStyle w:val="000000000000"/>
            </w:pPr>
            <w:r>
              <w:t>Successfully</w:t>
            </w:r>
          </w:p>
          <w:p w:rsidR="00982DC5" w:rsidRDefault="00982DC5" w:rsidP="00982DC5">
            <w:pPr>
              <w:cnfStyle w:val="000000000000"/>
            </w:pPr>
            <w:r>
              <w:t>Login to by</w:t>
            </w:r>
          </w:p>
          <w:p w:rsidR="00982DC5" w:rsidRDefault="00982DC5" w:rsidP="00982DC5">
            <w:pPr>
              <w:cnfStyle w:val="000000000000"/>
            </w:pPr>
            <w:r>
              <w:t>new User Id</w:t>
            </w:r>
          </w:p>
          <w:p w:rsidR="00982DC5" w:rsidRDefault="00982DC5" w:rsidP="00982DC5">
            <w:pPr>
              <w:cnfStyle w:val="000000000000"/>
            </w:pPr>
            <w:r>
              <w:t>And password</w:t>
            </w:r>
          </w:p>
          <w:p w:rsidR="00982DC5" w:rsidRDefault="00982DC5" w:rsidP="00B3714E">
            <w:pPr>
              <w:cnfStyle w:val="000000000000"/>
            </w:pPr>
            <w:r>
              <w:t>SMS. And</w:t>
            </w:r>
            <w:r w:rsidR="00B3714E">
              <w:t xml:space="preserve"> </w:t>
            </w:r>
            <w:r>
              <w:t>can able to us</w:t>
            </w:r>
            <w:r w:rsidR="00B3714E">
              <w:t xml:space="preserve">e </w:t>
            </w:r>
            <w:r>
              <w:t>the feature.</w:t>
            </w:r>
          </w:p>
        </w:tc>
        <w:tc>
          <w:tcPr>
            <w:tcW w:w="1133" w:type="dxa"/>
          </w:tcPr>
          <w:p w:rsidR="00982DC5" w:rsidRDefault="00957890" w:rsidP="00496565">
            <w:pPr>
              <w:cnfStyle w:val="000000000000"/>
            </w:pPr>
            <w:r>
              <w:t>Susmita</w:t>
            </w:r>
          </w:p>
        </w:tc>
      </w:tr>
      <w:tr w:rsidR="0022340E" w:rsidTr="00B33CF0">
        <w:trPr>
          <w:cnfStyle w:val="000000100000"/>
        </w:trPr>
        <w:tc>
          <w:tcPr>
            <w:cnfStyle w:val="001000000000"/>
            <w:tcW w:w="1097" w:type="dxa"/>
          </w:tcPr>
          <w:p w:rsidR="00B3714E" w:rsidRDefault="00957890" w:rsidP="00496565">
            <w:r>
              <w:t>SMS – 007</w:t>
            </w:r>
          </w:p>
        </w:tc>
        <w:tc>
          <w:tcPr>
            <w:tcW w:w="1199" w:type="dxa"/>
          </w:tcPr>
          <w:p w:rsidR="00B3714E" w:rsidRDefault="00B3714E" w:rsidP="00B3714E">
            <w:pPr>
              <w:cnfStyle w:val="000000100000"/>
            </w:pPr>
            <w:r>
              <w:t>Check</w:t>
            </w:r>
          </w:p>
          <w:p w:rsidR="00B3714E" w:rsidRDefault="00B3714E" w:rsidP="00B3714E">
            <w:pPr>
              <w:cnfStyle w:val="000000100000"/>
            </w:pPr>
            <w:r>
              <w:t>Successful</w:t>
            </w:r>
          </w:p>
          <w:p w:rsidR="00B3714E" w:rsidRDefault="00B3714E" w:rsidP="00B3714E">
            <w:pPr>
              <w:cnfStyle w:val="000000100000"/>
            </w:pPr>
            <w:r>
              <w:t>Registration</w:t>
            </w:r>
          </w:p>
          <w:p w:rsidR="00B3714E" w:rsidRDefault="00B3714E" w:rsidP="00B3714E">
            <w:pPr>
              <w:cnfStyle w:val="000000100000"/>
            </w:pPr>
            <w:r>
              <w:lastRenderedPageBreak/>
              <w:t>for New</w:t>
            </w:r>
          </w:p>
          <w:p w:rsidR="00B3714E" w:rsidRDefault="00B3714E" w:rsidP="00B3714E">
            <w:pPr>
              <w:cnfStyle w:val="000000100000"/>
            </w:pPr>
            <w:r>
              <w:t>SMS</w:t>
            </w:r>
          </w:p>
          <w:p w:rsidR="00B3714E" w:rsidRDefault="00B3714E" w:rsidP="00B3714E">
            <w:pPr>
              <w:cnfStyle w:val="000000100000"/>
            </w:pPr>
            <w:r>
              <w:t>Faculty.</w:t>
            </w:r>
          </w:p>
        </w:tc>
        <w:tc>
          <w:tcPr>
            <w:tcW w:w="1133" w:type="dxa"/>
          </w:tcPr>
          <w:p w:rsidR="00B3714E" w:rsidRDefault="00B3714E" w:rsidP="00496565">
            <w:pPr>
              <w:cnfStyle w:val="000000100000"/>
            </w:pPr>
            <w:r>
              <w:lastRenderedPageBreak/>
              <w:t>Faculty</w:t>
            </w:r>
          </w:p>
        </w:tc>
        <w:tc>
          <w:tcPr>
            <w:tcW w:w="1332" w:type="dxa"/>
          </w:tcPr>
          <w:p w:rsidR="00B3714E" w:rsidRDefault="00B3714E" w:rsidP="00B3714E">
            <w:pPr>
              <w:cnfStyle w:val="000000100000"/>
            </w:pPr>
            <w:r>
              <w:t>The</w:t>
            </w:r>
          </w:p>
          <w:p w:rsidR="00B3714E" w:rsidRDefault="00B3714E" w:rsidP="00B3714E">
            <w:pPr>
              <w:cnfStyle w:val="000000100000"/>
            </w:pPr>
            <w:r>
              <w:t>purpose</w:t>
            </w:r>
          </w:p>
          <w:p w:rsidR="00B3714E" w:rsidRDefault="00B3714E" w:rsidP="00B3714E">
            <w:pPr>
              <w:cnfStyle w:val="000000100000"/>
            </w:pPr>
            <w:r>
              <w:t>of this test</w:t>
            </w:r>
          </w:p>
          <w:p w:rsidR="00B3714E" w:rsidRDefault="00B3714E" w:rsidP="00B3714E">
            <w:pPr>
              <w:cnfStyle w:val="000000100000"/>
            </w:pPr>
            <w:r>
              <w:lastRenderedPageBreak/>
              <w:t>is to verify</w:t>
            </w:r>
          </w:p>
          <w:p w:rsidR="00B3714E" w:rsidRDefault="00B3714E" w:rsidP="00B3714E">
            <w:pPr>
              <w:cnfStyle w:val="000000100000"/>
            </w:pPr>
            <w:r>
              <w:t>that the</w:t>
            </w:r>
          </w:p>
          <w:p w:rsidR="00B3714E" w:rsidRDefault="00B3714E" w:rsidP="00B3714E">
            <w:pPr>
              <w:cnfStyle w:val="000000100000"/>
            </w:pPr>
            <w:r>
              <w:t>all new</w:t>
            </w:r>
          </w:p>
          <w:p w:rsidR="00B3714E" w:rsidRDefault="00B3714E" w:rsidP="00B3714E">
            <w:pPr>
              <w:cnfStyle w:val="000000100000"/>
            </w:pPr>
            <w:r>
              <w:t>connection could be</w:t>
            </w:r>
          </w:p>
          <w:p w:rsidR="00B3714E" w:rsidRDefault="00B3714E" w:rsidP="00B3714E">
            <w:pPr>
              <w:cnfStyle w:val="000000100000"/>
            </w:pPr>
            <w:r>
              <w:t>creating</w:t>
            </w:r>
          </w:p>
          <w:p w:rsidR="00B3714E" w:rsidRDefault="00B3714E" w:rsidP="00B3714E">
            <w:pPr>
              <w:cnfStyle w:val="000000100000"/>
            </w:pPr>
            <w:r>
              <w:t>new</w:t>
            </w:r>
          </w:p>
          <w:p w:rsidR="00B3714E" w:rsidRDefault="00B3714E" w:rsidP="00B3714E">
            <w:pPr>
              <w:cnfStyle w:val="000000100000"/>
            </w:pPr>
            <w:r>
              <w:t>Account</w:t>
            </w:r>
          </w:p>
          <w:p w:rsidR="00B3714E" w:rsidRDefault="00B3714E" w:rsidP="00B3714E">
            <w:pPr>
              <w:cnfStyle w:val="000000100000"/>
            </w:pPr>
            <w:r>
              <w:t>By</w:t>
            </w:r>
          </w:p>
          <w:p w:rsidR="00B3714E" w:rsidRDefault="00B3714E" w:rsidP="00B3714E">
            <w:pPr>
              <w:cnfStyle w:val="000000100000"/>
            </w:pPr>
            <w:r>
              <w:t>Registration.</w:t>
            </w:r>
          </w:p>
          <w:p w:rsidR="00CD5C2E" w:rsidRDefault="00CD5C2E" w:rsidP="00B3714E">
            <w:pPr>
              <w:cnfStyle w:val="000000100000"/>
            </w:pPr>
          </w:p>
        </w:tc>
        <w:tc>
          <w:tcPr>
            <w:tcW w:w="1117" w:type="dxa"/>
          </w:tcPr>
          <w:p w:rsidR="00B3714E" w:rsidRDefault="00B3714E" w:rsidP="00496565">
            <w:pPr>
              <w:cnfStyle w:val="000000100000"/>
            </w:pPr>
            <w:r>
              <w:lastRenderedPageBreak/>
              <w:t>Step 1</w:t>
            </w:r>
          </w:p>
        </w:tc>
        <w:tc>
          <w:tcPr>
            <w:tcW w:w="1332" w:type="dxa"/>
          </w:tcPr>
          <w:p w:rsidR="00B3714E" w:rsidRDefault="00B3714E" w:rsidP="00B3714E">
            <w:pPr>
              <w:cnfStyle w:val="000000100000"/>
            </w:pPr>
            <w:r>
              <w:t>Click on</w:t>
            </w:r>
          </w:p>
          <w:p w:rsidR="00B3714E" w:rsidRDefault="00B3714E" w:rsidP="00B3714E">
            <w:pPr>
              <w:cnfStyle w:val="000000100000"/>
            </w:pPr>
            <w:r>
              <w:t>Faculty button.</w:t>
            </w:r>
          </w:p>
        </w:tc>
        <w:tc>
          <w:tcPr>
            <w:tcW w:w="1233" w:type="dxa"/>
          </w:tcPr>
          <w:p w:rsidR="00B3714E" w:rsidRDefault="00B3714E" w:rsidP="00B3714E">
            <w:pPr>
              <w:cnfStyle w:val="000000100000"/>
            </w:pPr>
            <w:r>
              <w:t>New Faculty window opened.</w:t>
            </w:r>
          </w:p>
        </w:tc>
        <w:tc>
          <w:tcPr>
            <w:tcW w:w="1133" w:type="dxa"/>
          </w:tcPr>
          <w:p w:rsidR="00B3714E" w:rsidRDefault="00957890" w:rsidP="00496565">
            <w:pPr>
              <w:cnfStyle w:val="000000100000"/>
            </w:pPr>
            <w:r>
              <w:t>Susmita</w:t>
            </w:r>
          </w:p>
        </w:tc>
      </w:tr>
      <w:tr w:rsidR="0022340E" w:rsidTr="00B33CF0">
        <w:tc>
          <w:tcPr>
            <w:cnfStyle w:val="001000000000"/>
            <w:tcW w:w="1097" w:type="dxa"/>
          </w:tcPr>
          <w:p w:rsidR="00B3714E" w:rsidRDefault="00957890" w:rsidP="00496565">
            <w:r>
              <w:lastRenderedPageBreak/>
              <w:t>SMS – 008</w:t>
            </w:r>
          </w:p>
        </w:tc>
        <w:tc>
          <w:tcPr>
            <w:tcW w:w="1199" w:type="dxa"/>
          </w:tcPr>
          <w:p w:rsidR="00B3714E" w:rsidRDefault="00B3714E" w:rsidP="00B3714E">
            <w:pPr>
              <w:cnfStyle w:val="000000000000"/>
            </w:pPr>
          </w:p>
        </w:tc>
        <w:tc>
          <w:tcPr>
            <w:tcW w:w="1133" w:type="dxa"/>
          </w:tcPr>
          <w:p w:rsidR="00B3714E" w:rsidRDefault="00CD5C2E" w:rsidP="00496565">
            <w:pPr>
              <w:cnfStyle w:val="000000000000"/>
            </w:pPr>
            <w:r>
              <w:t>Submit</w:t>
            </w:r>
          </w:p>
        </w:tc>
        <w:tc>
          <w:tcPr>
            <w:tcW w:w="1332" w:type="dxa"/>
          </w:tcPr>
          <w:p w:rsidR="00B3714E" w:rsidRDefault="00B3714E" w:rsidP="00B3714E">
            <w:pPr>
              <w:cnfStyle w:val="000000000000"/>
            </w:pPr>
          </w:p>
        </w:tc>
        <w:tc>
          <w:tcPr>
            <w:tcW w:w="1117" w:type="dxa"/>
          </w:tcPr>
          <w:p w:rsidR="00B3714E" w:rsidRDefault="00B3714E" w:rsidP="00496565">
            <w:pPr>
              <w:cnfStyle w:val="000000000000"/>
            </w:pPr>
            <w:r>
              <w:t>Step 2</w:t>
            </w:r>
          </w:p>
        </w:tc>
        <w:tc>
          <w:tcPr>
            <w:tcW w:w="1332" w:type="dxa"/>
          </w:tcPr>
          <w:p w:rsidR="00B3714E" w:rsidRDefault="00B3714E" w:rsidP="00B3714E">
            <w:pPr>
              <w:cnfStyle w:val="000000000000"/>
            </w:pPr>
            <w:r>
              <w:t>Click on</w:t>
            </w:r>
          </w:p>
          <w:p w:rsidR="00B3714E" w:rsidRDefault="00B3714E" w:rsidP="00B3714E">
            <w:pPr>
              <w:cnfStyle w:val="000000000000"/>
            </w:pPr>
            <w:r>
              <w:t>Submit</w:t>
            </w:r>
          </w:p>
          <w:p w:rsidR="00B3714E" w:rsidRDefault="00B3714E" w:rsidP="00B3714E">
            <w:pPr>
              <w:cnfStyle w:val="000000000000"/>
            </w:pPr>
            <w:r>
              <w:t>button after</w:t>
            </w:r>
          </w:p>
          <w:p w:rsidR="00B3714E" w:rsidRDefault="00B3714E" w:rsidP="00B3714E">
            <w:pPr>
              <w:cnfStyle w:val="000000000000"/>
            </w:pPr>
            <w:r>
              <w:t>inserting invalid</w:t>
            </w:r>
          </w:p>
          <w:p w:rsidR="00B3714E" w:rsidRDefault="00B3714E" w:rsidP="00B3714E">
            <w:pPr>
              <w:cnfStyle w:val="000000000000"/>
            </w:pPr>
            <w:r>
              <w:t>information of Faculty from</w:t>
            </w:r>
          </w:p>
          <w:p w:rsidR="00B3714E" w:rsidRDefault="00B3714E" w:rsidP="00B3714E">
            <w:pPr>
              <w:cnfStyle w:val="000000000000"/>
            </w:pPr>
            <w:r>
              <w:t>SMS.</w:t>
            </w:r>
          </w:p>
          <w:p w:rsidR="00CD5C2E" w:rsidRDefault="00CD5C2E" w:rsidP="00B3714E">
            <w:pPr>
              <w:cnfStyle w:val="000000000000"/>
            </w:pPr>
          </w:p>
        </w:tc>
        <w:tc>
          <w:tcPr>
            <w:tcW w:w="1233" w:type="dxa"/>
          </w:tcPr>
          <w:p w:rsidR="00B3714E" w:rsidRDefault="00B3714E" w:rsidP="00B3714E">
            <w:pPr>
              <w:cnfStyle w:val="000000000000"/>
            </w:pPr>
            <w:r>
              <w:t>Registration</w:t>
            </w:r>
          </w:p>
          <w:p w:rsidR="00B3714E" w:rsidRDefault="00B3714E" w:rsidP="00B3714E">
            <w:pPr>
              <w:cnfStyle w:val="000000000000"/>
            </w:pPr>
            <w:r>
              <w:t>failed to</w:t>
            </w:r>
          </w:p>
          <w:p w:rsidR="00B3714E" w:rsidRDefault="00B3714E" w:rsidP="00B3714E">
            <w:pPr>
              <w:cnfStyle w:val="000000000000"/>
            </w:pPr>
            <w:r>
              <w:t>SMS. And</w:t>
            </w:r>
          </w:p>
          <w:p w:rsidR="00B3714E" w:rsidRDefault="00B3714E" w:rsidP="00B3714E">
            <w:pPr>
              <w:cnfStyle w:val="000000000000"/>
            </w:pPr>
            <w:r>
              <w:t>can’t able to use the feature.</w:t>
            </w:r>
          </w:p>
        </w:tc>
        <w:tc>
          <w:tcPr>
            <w:tcW w:w="1133" w:type="dxa"/>
          </w:tcPr>
          <w:p w:rsidR="00B3714E" w:rsidRDefault="00957890" w:rsidP="00496565">
            <w:pPr>
              <w:cnfStyle w:val="000000000000"/>
            </w:pPr>
            <w:r>
              <w:t>Susmita</w:t>
            </w:r>
          </w:p>
        </w:tc>
      </w:tr>
      <w:tr w:rsidR="0022340E" w:rsidTr="00B33CF0">
        <w:trPr>
          <w:cnfStyle w:val="000000100000"/>
        </w:trPr>
        <w:tc>
          <w:tcPr>
            <w:cnfStyle w:val="001000000000"/>
            <w:tcW w:w="1097" w:type="dxa"/>
          </w:tcPr>
          <w:p w:rsidR="00B3714E" w:rsidRDefault="00957890" w:rsidP="00496565">
            <w:r>
              <w:t>SMS – 009</w:t>
            </w:r>
          </w:p>
        </w:tc>
        <w:tc>
          <w:tcPr>
            <w:tcW w:w="1199" w:type="dxa"/>
          </w:tcPr>
          <w:p w:rsidR="00B3714E" w:rsidRDefault="00B3714E" w:rsidP="00B3714E">
            <w:pPr>
              <w:cnfStyle w:val="000000100000"/>
            </w:pPr>
          </w:p>
        </w:tc>
        <w:tc>
          <w:tcPr>
            <w:tcW w:w="1133" w:type="dxa"/>
          </w:tcPr>
          <w:p w:rsidR="00B3714E" w:rsidRDefault="00B3714E" w:rsidP="00496565">
            <w:pPr>
              <w:cnfStyle w:val="000000100000"/>
            </w:pPr>
          </w:p>
        </w:tc>
        <w:tc>
          <w:tcPr>
            <w:tcW w:w="1332" w:type="dxa"/>
          </w:tcPr>
          <w:p w:rsidR="00B3714E" w:rsidRDefault="00B3714E" w:rsidP="00B3714E">
            <w:pPr>
              <w:cnfStyle w:val="000000100000"/>
            </w:pPr>
          </w:p>
        </w:tc>
        <w:tc>
          <w:tcPr>
            <w:tcW w:w="1117" w:type="dxa"/>
          </w:tcPr>
          <w:p w:rsidR="00B3714E" w:rsidRDefault="00B3714E" w:rsidP="00496565">
            <w:pPr>
              <w:cnfStyle w:val="000000100000"/>
            </w:pPr>
            <w:r>
              <w:t>Step 3</w:t>
            </w:r>
          </w:p>
        </w:tc>
        <w:tc>
          <w:tcPr>
            <w:tcW w:w="1332" w:type="dxa"/>
          </w:tcPr>
          <w:p w:rsidR="00B3714E" w:rsidRDefault="00B3714E" w:rsidP="00B3714E">
            <w:pPr>
              <w:cnfStyle w:val="000000100000"/>
            </w:pPr>
            <w:r>
              <w:t>Click on</w:t>
            </w:r>
          </w:p>
          <w:p w:rsidR="00B3714E" w:rsidRDefault="00CD5C2E" w:rsidP="00B3714E">
            <w:pPr>
              <w:cnfStyle w:val="000000100000"/>
            </w:pPr>
            <w:r>
              <w:t>Submit</w:t>
            </w:r>
          </w:p>
          <w:p w:rsidR="00B3714E" w:rsidRDefault="00B3714E" w:rsidP="00B3714E">
            <w:pPr>
              <w:cnfStyle w:val="000000100000"/>
            </w:pPr>
            <w:r>
              <w:t>button after</w:t>
            </w:r>
          </w:p>
          <w:p w:rsidR="00B3714E" w:rsidRDefault="00B3714E" w:rsidP="00B3714E">
            <w:pPr>
              <w:cnfStyle w:val="000000100000"/>
            </w:pPr>
            <w:r>
              <w:t>inserting valid</w:t>
            </w:r>
          </w:p>
          <w:p w:rsidR="00B3714E" w:rsidRDefault="00B3714E" w:rsidP="00B3714E">
            <w:pPr>
              <w:cnfStyle w:val="000000100000"/>
            </w:pPr>
            <w:r>
              <w:t>information of Faculty from</w:t>
            </w:r>
          </w:p>
          <w:p w:rsidR="00B3714E" w:rsidRDefault="00B3714E" w:rsidP="00B3714E">
            <w:pPr>
              <w:cnfStyle w:val="000000100000"/>
            </w:pPr>
            <w:r>
              <w:t>SMS.</w:t>
            </w:r>
          </w:p>
          <w:p w:rsidR="00CD5C2E" w:rsidRDefault="00CD5C2E" w:rsidP="00B3714E">
            <w:pPr>
              <w:cnfStyle w:val="000000100000"/>
            </w:pPr>
          </w:p>
        </w:tc>
        <w:tc>
          <w:tcPr>
            <w:tcW w:w="1233" w:type="dxa"/>
          </w:tcPr>
          <w:p w:rsidR="00B3714E" w:rsidRDefault="00B3714E" w:rsidP="00496565">
            <w:pPr>
              <w:cnfStyle w:val="000000100000"/>
            </w:pPr>
            <w:r>
              <w:t>Registration</w:t>
            </w:r>
          </w:p>
          <w:p w:rsidR="00B3714E" w:rsidRDefault="00B3714E" w:rsidP="00496565">
            <w:pPr>
              <w:cnfStyle w:val="000000100000"/>
            </w:pPr>
            <w:r>
              <w:t>Successfully</w:t>
            </w:r>
          </w:p>
          <w:p w:rsidR="00B3714E" w:rsidRDefault="00B3714E" w:rsidP="00496565">
            <w:pPr>
              <w:cnfStyle w:val="000000100000"/>
            </w:pPr>
            <w:r>
              <w:t>done to</w:t>
            </w:r>
          </w:p>
          <w:p w:rsidR="00B3714E" w:rsidRDefault="00B3714E" w:rsidP="00496565">
            <w:pPr>
              <w:cnfStyle w:val="000000100000"/>
            </w:pPr>
            <w:r>
              <w:t>SMS.</w:t>
            </w:r>
          </w:p>
        </w:tc>
        <w:tc>
          <w:tcPr>
            <w:tcW w:w="1133" w:type="dxa"/>
          </w:tcPr>
          <w:p w:rsidR="00B3714E" w:rsidRDefault="00957890" w:rsidP="00496565">
            <w:pPr>
              <w:cnfStyle w:val="000000100000"/>
            </w:pPr>
            <w:r>
              <w:t>Susmita</w:t>
            </w:r>
          </w:p>
        </w:tc>
      </w:tr>
      <w:tr w:rsidR="0022340E" w:rsidTr="00B33CF0">
        <w:tc>
          <w:tcPr>
            <w:cnfStyle w:val="001000000000"/>
            <w:tcW w:w="1097" w:type="dxa"/>
          </w:tcPr>
          <w:p w:rsidR="00B3714E" w:rsidRDefault="00957890" w:rsidP="00496565">
            <w:r>
              <w:t>SMS – 010</w:t>
            </w:r>
          </w:p>
        </w:tc>
        <w:tc>
          <w:tcPr>
            <w:tcW w:w="1199" w:type="dxa"/>
          </w:tcPr>
          <w:p w:rsidR="00B3714E" w:rsidRDefault="00B3714E" w:rsidP="00B3714E">
            <w:pPr>
              <w:cnfStyle w:val="000000000000"/>
            </w:pPr>
          </w:p>
        </w:tc>
        <w:tc>
          <w:tcPr>
            <w:tcW w:w="1133" w:type="dxa"/>
          </w:tcPr>
          <w:p w:rsidR="00B3714E" w:rsidRDefault="00B3714E" w:rsidP="00496565">
            <w:pPr>
              <w:cnfStyle w:val="000000000000"/>
            </w:pPr>
          </w:p>
        </w:tc>
        <w:tc>
          <w:tcPr>
            <w:tcW w:w="1332" w:type="dxa"/>
          </w:tcPr>
          <w:p w:rsidR="00B3714E" w:rsidRDefault="00B3714E" w:rsidP="00B3714E">
            <w:pPr>
              <w:cnfStyle w:val="000000000000"/>
            </w:pPr>
          </w:p>
        </w:tc>
        <w:tc>
          <w:tcPr>
            <w:tcW w:w="1117" w:type="dxa"/>
          </w:tcPr>
          <w:p w:rsidR="00B3714E" w:rsidRDefault="00B3714E" w:rsidP="00496565">
            <w:pPr>
              <w:cnfStyle w:val="000000000000"/>
            </w:pPr>
            <w:r>
              <w:t>Step 4</w:t>
            </w:r>
          </w:p>
        </w:tc>
        <w:tc>
          <w:tcPr>
            <w:tcW w:w="1332" w:type="dxa"/>
          </w:tcPr>
          <w:p w:rsidR="00337B76" w:rsidRDefault="00337B76" w:rsidP="00337B76">
            <w:pPr>
              <w:cnfStyle w:val="000000000000"/>
            </w:pPr>
            <w:r>
              <w:t>Click on Login</w:t>
            </w:r>
          </w:p>
          <w:p w:rsidR="00337B76" w:rsidRDefault="00337B76" w:rsidP="00337B76">
            <w:pPr>
              <w:cnfStyle w:val="000000000000"/>
            </w:pPr>
            <w:r>
              <w:t>button after</w:t>
            </w:r>
          </w:p>
          <w:p w:rsidR="00337B76" w:rsidRDefault="00337B76" w:rsidP="00337B76">
            <w:pPr>
              <w:cnfStyle w:val="000000000000"/>
            </w:pPr>
            <w:r>
              <w:t>inserting newly</w:t>
            </w:r>
          </w:p>
          <w:p w:rsidR="00337B76" w:rsidRDefault="00337B76" w:rsidP="00337B76">
            <w:pPr>
              <w:cnfStyle w:val="000000000000"/>
            </w:pPr>
            <w:r>
              <w:t>created valid User</w:t>
            </w:r>
          </w:p>
          <w:p w:rsidR="00B3714E" w:rsidRDefault="00337B76" w:rsidP="00337B76">
            <w:pPr>
              <w:cnfStyle w:val="000000000000"/>
            </w:pPr>
            <w:r>
              <w:t>id and password from SMS.</w:t>
            </w:r>
          </w:p>
          <w:p w:rsidR="00CD5C2E" w:rsidRDefault="00CD5C2E" w:rsidP="00337B76">
            <w:pPr>
              <w:cnfStyle w:val="000000000000"/>
            </w:pPr>
          </w:p>
        </w:tc>
        <w:tc>
          <w:tcPr>
            <w:tcW w:w="1233" w:type="dxa"/>
          </w:tcPr>
          <w:p w:rsidR="00337B76" w:rsidRDefault="00337B76" w:rsidP="00337B76">
            <w:pPr>
              <w:cnfStyle w:val="000000000000"/>
            </w:pPr>
            <w:r>
              <w:t>Successfully</w:t>
            </w:r>
          </w:p>
          <w:p w:rsidR="00337B76" w:rsidRDefault="00337B76" w:rsidP="00337B76">
            <w:pPr>
              <w:cnfStyle w:val="000000000000"/>
            </w:pPr>
            <w:r>
              <w:t>Login to by</w:t>
            </w:r>
          </w:p>
          <w:p w:rsidR="00337B76" w:rsidRDefault="00337B76" w:rsidP="00337B76">
            <w:pPr>
              <w:cnfStyle w:val="000000000000"/>
            </w:pPr>
            <w:r>
              <w:t>new User Id</w:t>
            </w:r>
          </w:p>
          <w:p w:rsidR="00337B76" w:rsidRDefault="00337B76" w:rsidP="00337B76">
            <w:pPr>
              <w:cnfStyle w:val="000000000000"/>
            </w:pPr>
            <w:r>
              <w:t>And password</w:t>
            </w:r>
          </w:p>
          <w:p w:rsidR="00B3714E" w:rsidRDefault="00337B76" w:rsidP="00337B76">
            <w:pPr>
              <w:cnfStyle w:val="000000000000"/>
            </w:pPr>
            <w:r>
              <w:t>SMS. And can able to use the feature.</w:t>
            </w:r>
          </w:p>
        </w:tc>
        <w:tc>
          <w:tcPr>
            <w:tcW w:w="1133" w:type="dxa"/>
          </w:tcPr>
          <w:p w:rsidR="00B3714E" w:rsidRDefault="00957890" w:rsidP="00496565">
            <w:pPr>
              <w:cnfStyle w:val="000000000000"/>
            </w:pPr>
            <w:r>
              <w:t>Susmita</w:t>
            </w:r>
          </w:p>
        </w:tc>
      </w:tr>
      <w:tr w:rsidR="0022340E" w:rsidTr="00B33CF0">
        <w:trPr>
          <w:cnfStyle w:val="000000100000"/>
        </w:trPr>
        <w:tc>
          <w:tcPr>
            <w:cnfStyle w:val="001000000000"/>
            <w:tcW w:w="1097" w:type="dxa"/>
          </w:tcPr>
          <w:p w:rsidR="00337B76" w:rsidRDefault="00957890" w:rsidP="00496565">
            <w:r>
              <w:t>SMS – 011</w:t>
            </w:r>
          </w:p>
        </w:tc>
        <w:tc>
          <w:tcPr>
            <w:tcW w:w="1199" w:type="dxa"/>
          </w:tcPr>
          <w:p w:rsidR="00337B76" w:rsidRDefault="00337B76" w:rsidP="00337B76">
            <w:pPr>
              <w:cnfStyle w:val="000000100000"/>
            </w:pPr>
            <w:r>
              <w:t>Check</w:t>
            </w:r>
          </w:p>
          <w:p w:rsidR="00337B76" w:rsidRDefault="00337B76" w:rsidP="00337B76">
            <w:pPr>
              <w:cnfStyle w:val="000000100000"/>
            </w:pPr>
            <w:r>
              <w:t>for New</w:t>
            </w:r>
          </w:p>
          <w:p w:rsidR="00337B76" w:rsidRDefault="00337B76" w:rsidP="00337B76">
            <w:pPr>
              <w:cnfStyle w:val="000000100000"/>
            </w:pPr>
            <w:r>
              <w:t>SMS</w:t>
            </w:r>
          </w:p>
          <w:p w:rsidR="00337B76" w:rsidRDefault="00337B76" w:rsidP="00337B76">
            <w:pPr>
              <w:cnfStyle w:val="000000100000"/>
            </w:pPr>
            <w:r>
              <w:t>Course</w:t>
            </w:r>
          </w:p>
        </w:tc>
        <w:tc>
          <w:tcPr>
            <w:tcW w:w="1133" w:type="dxa"/>
          </w:tcPr>
          <w:p w:rsidR="00337B76" w:rsidRDefault="00337B76" w:rsidP="00496565">
            <w:pPr>
              <w:cnfStyle w:val="000000100000"/>
            </w:pPr>
            <w:r>
              <w:t>Course</w:t>
            </w:r>
          </w:p>
        </w:tc>
        <w:tc>
          <w:tcPr>
            <w:tcW w:w="1332" w:type="dxa"/>
          </w:tcPr>
          <w:p w:rsidR="00337B76" w:rsidRDefault="00337B76" w:rsidP="00337B76">
            <w:pPr>
              <w:cnfStyle w:val="000000100000"/>
            </w:pPr>
            <w:r>
              <w:t>The</w:t>
            </w:r>
          </w:p>
          <w:p w:rsidR="00337B76" w:rsidRDefault="00337B76" w:rsidP="00337B76">
            <w:pPr>
              <w:cnfStyle w:val="000000100000"/>
            </w:pPr>
            <w:r>
              <w:t>purpose</w:t>
            </w:r>
          </w:p>
          <w:p w:rsidR="00337B76" w:rsidRDefault="00337B76" w:rsidP="00337B76">
            <w:pPr>
              <w:cnfStyle w:val="000000100000"/>
            </w:pPr>
            <w:r>
              <w:t>of this test</w:t>
            </w:r>
          </w:p>
          <w:p w:rsidR="00337B76" w:rsidRDefault="00337B76" w:rsidP="00337B76">
            <w:pPr>
              <w:cnfStyle w:val="000000100000"/>
            </w:pPr>
            <w:r>
              <w:t>is to verify</w:t>
            </w:r>
          </w:p>
          <w:p w:rsidR="00337B76" w:rsidRDefault="00337B76" w:rsidP="00337B76">
            <w:pPr>
              <w:cnfStyle w:val="000000100000"/>
            </w:pPr>
            <w:r>
              <w:t>that all the</w:t>
            </w:r>
          </w:p>
          <w:p w:rsidR="00337B76" w:rsidRDefault="00B372AB" w:rsidP="00337B76">
            <w:pPr>
              <w:cnfStyle w:val="000000100000"/>
            </w:pPr>
            <w:r>
              <w:t>registered</w:t>
            </w:r>
            <w:r w:rsidR="00337B76">
              <w:t xml:space="preserve"> student has to be under a Course</w:t>
            </w:r>
            <w:r>
              <w:t xml:space="preserve"> </w:t>
            </w:r>
          </w:p>
          <w:p w:rsidR="00337B76" w:rsidRDefault="00337B76" w:rsidP="00337B76">
            <w:pPr>
              <w:cnfStyle w:val="000000100000"/>
            </w:pPr>
            <w:r>
              <w:t>By</w:t>
            </w:r>
          </w:p>
          <w:p w:rsidR="00B372AB" w:rsidRDefault="00337B76" w:rsidP="00CD5C2E">
            <w:pPr>
              <w:cnfStyle w:val="000000100000"/>
            </w:pPr>
            <w:r>
              <w:t>Registration.</w:t>
            </w:r>
          </w:p>
        </w:tc>
        <w:tc>
          <w:tcPr>
            <w:tcW w:w="1117" w:type="dxa"/>
          </w:tcPr>
          <w:p w:rsidR="00337B76" w:rsidRDefault="00B372AB" w:rsidP="00496565">
            <w:pPr>
              <w:cnfStyle w:val="000000100000"/>
            </w:pPr>
            <w:r>
              <w:t>Step 1</w:t>
            </w:r>
          </w:p>
        </w:tc>
        <w:tc>
          <w:tcPr>
            <w:tcW w:w="1332" w:type="dxa"/>
          </w:tcPr>
          <w:p w:rsidR="00B372AB" w:rsidRDefault="00B372AB" w:rsidP="00B372AB">
            <w:pPr>
              <w:cnfStyle w:val="000000100000"/>
            </w:pPr>
            <w:r>
              <w:t>Click on</w:t>
            </w:r>
          </w:p>
          <w:p w:rsidR="00337B76" w:rsidRDefault="00B372AB" w:rsidP="00B372AB">
            <w:pPr>
              <w:cnfStyle w:val="000000100000"/>
            </w:pPr>
            <w:r>
              <w:t>Course button.</w:t>
            </w:r>
          </w:p>
        </w:tc>
        <w:tc>
          <w:tcPr>
            <w:tcW w:w="1233" w:type="dxa"/>
          </w:tcPr>
          <w:p w:rsidR="00337B76" w:rsidRDefault="00B372AB" w:rsidP="00337B76">
            <w:pPr>
              <w:cnfStyle w:val="000000100000"/>
            </w:pPr>
            <w:r>
              <w:t>New Course window opened.</w:t>
            </w:r>
          </w:p>
        </w:tc>
        <w:tc>
          <w:tcPr>
            <w:tcW w:w="1133" w:type="dxa"/>
          </w:tcPr>
          <w:p w:rsidR="00337B76" w:rsidRDefault="00957890" w:rsidP="00496565">
            <w:pPr>
              <w:cnfStyle w:val="000000100000"/>
            </w:pPr>
            <w:r>
              <w:t>Susmita</w:t>
            </w:r>
          </w:p>
        </w:tc>
      </w:tr>
      <w:tr w:rsidR="0022340E" w:rsidTr="00B33CF0">
        <w:tc>
          <w:tcPr>
            <w:cnfStyle w:val="001000000000"/>
            <w:tcW w:w="1097" w:type="dxa"/>
          </w:tcPr>
          <w:p w:rsidR="00B372AB" w:rsidRDefault="00957890" w:rsidP="00496565">
            <w:r>
              <w:lastRenderedPageBreak/>
              <w:t>SMS – 012</w:t>
            </w:r>
          </w:p>
        </w:tc>
        <w:tc>
          <w:tcPr>
            <w:tcW w:w="1199" w:type="dxa"/>
          </w:tcPr>
          <w:p w:rsidR="00B372AB" w:rsidRDefault="00B372AB" w:rsidP="00337B76">
            <w:pPr>
              <w:cnfStyle w:val="000000000000"/>
            </w:pPr>
          </w:p>
        </w:tc>
        <w:tc>
          <w:tcPr>
            <w:tcW w:w="1133" w:type="dxa"/>
          </w:tcPr>
          <w:p w:rsidR="00B372AB" w:rsidRDefault="00CD5C2E" w:rsidP="00496565">
            <w:pPr>
              <w:cnfStyle w:val="000000000000"/>
            </w:pPr>
            <w:r>
              <w:t>Submit</w:t>
            </w:r>
          </w:p>
        </w:tc>
        <w:tc>
          <w:tcPr>
            <w:tcW w:w="1332" w:type="dxa"/>
          </w:tcPr>
          <w:p w:rsidR="00B372AB" w:rsidRDefault="00B372AB" w:rsidP="00337B76">
            <w:pPr>
              <w:cnfStyle w:val="000000000000"/>
            </w:pPr>
          </w:p>
        </w:tc>
        <w:tc>
          <w:tcPr>
            <w:tcW w:w="1117" w:type="dxa"/>
          </w:tcPr>
          <w:p w:rsidR="00B372AB" w:rsidRDefault="00B372AB" w:rsidP="00496565">
            <w:pPr>
              <w:cnfStyle w:val="000000000000"/>
            </w:pPr>
            <w:r>
              <w:t>Step 2</w:t>
            </w:r>
          </w:p>
        </w:tc>
        <w:tc>
          <w:tcPr>
            <w:tcW w:w="1332" w:type="dxa"/>
          </w:tcPr>
          <w:p w:rsidR="00B372AB" w:rsidRDefault="00B372AB" w:rsidP="00B372AB">
            <w:pPr>
              <w:cnfStyle w:val="000000000000"/>
            </w:pPr>
            <w:r>
              <w:t>Click on</w:t>
            </w:r>
          </w:p>
          <w:p w:rsidR="00B372AB" w:rsidRDefault="00B372AB" w:rsidP="00B372AB">
            <w:pPr>
              <w:cnfStyle w:val="000000000000"/>
            </w:pPr>
            <w:r>
              <w:t>Submit</w:t>
            </w:r>
          </w:p>
          <w:p w:rsidR="00B372AB" w:rsidRDefault="00B372AB" w:rsidP="00B372AB">
            <w:pPr>
              <w:cnfStyle w:val="000000000000"/>
            </w:pPr>
            <w:r>
              <w:t>button after</w:t>
            </w:r>
          </w:p>
          <w:p w:rsidR="00B372AB" w:rsidRDefault="00B372AB" w:rsidP="00B372AB">
            <w:pPr>
              <w:cnfStyle w:val="000000000000"/>
            </w:pPr>
            <w:r>
              <w:t>inserting invalid</w:t>
            </w:r>
          </w:p>
          <w:p w:rsidR="00B372AB" w:rsidRDefault="00B372AB" w:rsidP="00B372AB">
            <w:pPr>
              <w:cnfStyle w:val="000000000000"/>
            </w:pPr>
            <w:r>
              <w:t>information of Course from</w:t>
            </w:r>
          </w:p>
          <w:p w:rsidR="00B372AB" w:rsidRDefault="00B372AB" w:rsidP="00B372AB">
            <w:pPr>
              <w:cnfStyle w:val="000000000000"/>
            </w:pPr>
            <w:r>
              <w:t>SMS.</w:t>
            </w:r>
          </w:p>
          <w:p w:rsidR="00CD5C2E" w:rsidRDefault="00CD5C2E" w:rsidP="00B372AB">
            <w:pPr>
              <w:cnfStyle w:val="000000000000"/>
            </w:pPr>
          </w:p>
        </w:tc>
        <w:tc>
          <w:tcPr>
            <w:tcW w:w="1233" w:type="dxa"/>
          </w:tcPr>
          <w:p w:rsidR="00B372AB" w:rsidRDefault="00B372AB" w:rsidP="00B372AB">
            <w:pPr>
              <w:cnfStyle w:val="000000000000"/>
            </w:pPr>
            <w:r>
              <w:t>Registration</w:t>
            </w:r>
          </w:p>
          <w:p w:rsidR="00B372AB" w:rsidRDefault="00B372AB" w:rsidP="00B372AB">
            <w:pPr>
              <w:cnfStyle w:val="000000000000"/>
            </w:pPr>
            <w:r>
              <w:t>failed to</w:t>
            </w:r>
          </w:p>
          <w:p w:rsidR="00B372AB" w:rsidRDefault="00B372AB" w:rsidP="00B372AB">
            <w:pPr>
              <w:cnfStyle w:val="000000000000"/>
            </w:pPr>
            <w:r>
              <w:t>SMS. And</w:t>
            </w:r>
          </w:p>
          <w:p w:rsidR="00B372AB" w:rsidRDefault="00B372AB" w:rsidP="00B372AB">
            <w:pPr>
              <w:cnfStyle w:val="000000000000"/>
            </w:pPr>
            <w:r>
              <w:t>can’t able to use the feature.</w:t>
            </w:r>
          </w:p>
        </w:tc>
        <w:tc>
          <w:tcPr>
            <w:tcW w:w="1133" w:type="dxa"/>
          </w:tcPr>
          <w:p w:rsidR="00B372AB" w:rsidRDefault="00957890" w:rsidP="00496565">
            <w:pPr>
              <w:cnfStyle w:val="000000000000"/>
            </w:pPr>
            <w:r>
              <w:t>Susmita</w:t>
            </w:r>
          </w:p>
        </w:tc>
      </w:tr>
      <w:tr w:rsidR="0022340E" w:rsidTr="00B33CF0">
        <w:trPr>
          <w:cnfStyle w:val="000000100000"/>
        </w:trPr>
        <w:tc>
          <w:tcPr>
            <w:cnfStyle w:val="001000000000"/>
            <w:tcW w:w="1097" w:type="dxa"/>
          </w:tcPr>
          <w:p w:rsidR="00B372AB" w:rsidRDefault="00957890" w:rsidP="00496565">
            <w:r>
              <w:t>SMS – 013</w:t>
            </w:r>
          </w:p>
        </w:tc>
        <w:tc>
          <w:tcPr>
            <w:tcW w:w="1199" w:type="dxa"/>
          </w:tcPr>
          <w:p w:rsidR="00B372AB" w:rsidRDefault="00B372AB" w:rsidP="00337B76">
            <w:pPr>
              <w:cnfStyle w:val="000000100000"/>
            </w:pPr>
          </w:p>
        </w:tc>
        <w:tc>
          <w:tcPr>
            <w:tcW w:w="1133" w:type="dxa"/>
          </w:tcPr>
          <w:p w:rsidR="00B372AB" w:rsidRDefault="00C009AE" w:rsidP="00496565">
            <w:pPr>
              <w:cnfStyle w:val="000000100000"/>
            </w:pPr>
            <w:r>
              <w:t>EditCourse</w:t>
            </w:r>
          </w:p>
        </w:tc>
        <w:tc>
          <w:tcPr>
            <w:tcW w:w="1332" w:type="dxa"/>
          </w:tcPr>
          <w:p w:rsidR="00B372AB" w:rsidRDefault="00B372AB" w:rsidP="00337B76">
            <w:pPr>
              <w:cnfStyle w:val="000000100000"/>
            </w:pPr>
          </w:p>
        </w:tc>
        <w:tc>
          <w:tcPr>
            <w:tcW w:w="1117" w:type="dxa"/>
          </w:tcPr>
          <w:p w:rsidR="00B372AB" w:rsidRDefault="00B372AB" w:rsidP="00496565">
            <w:pPr>
              <w:cnfStyle w:val="000000100000"/>
            </w:pPr>
            <w:r>
              <w:t>Step 3</w:t>
            </w:r>
          </w:p>
        </w:tc>
        <w:tc>
          <w:tcPr>
            <w:tcW w:w="1332" w:type="dxa"/>
          </w:tcPr>
          <w:p w:rsidR="00B372AB" w:rsidRDefault="00B372AB" w:rsidP="00B372AB">
            <w:pPr>
              <w:cnfStyle w:val="000000100000"/>
            </w:pPr>
            <w:r>
              <w:t>Click on EditCourse Button to edit the invalid information. And then press the Submit button.</w:t>
            </w:r>
          </w:p>
          <w:p w:rsidR="00CD5C2E" w:rsidRDefault="00CD5C2E" w:rsidP="00B372AB">
            <w:pPr>
              <w:cnfStyle w:val="000000100000"/>
            </w:pPr>
          </w:p>
        </w:tc>
        <w:tc>
          <w:tcPr>
            <w:tcW w:w="1233" w:type="dxa"/>
          </w:tcPr>
          <w:p w:rsidR="00B372AB" w:rsidRDefault="00B372AB" w:rsidP="00B372AB">
            <w:pPr>
              <w:cnfStyle w:val="000000100000"/>
            </w:pPr>
            <w:r>
              <w:t xml:space="preserve">Successfully edited the invalid Course information. </w:t>
            </w:r>
            <w:r w:rsidR="00E96250">
              <w:t>Registration under Course can be done.</w:t>
            </w:r>
          </w:p>
        </w:tc>
        <w:tc>
          <w:tcPr>
            <w:tcW w:w="1133" w:type="dxa"/>
          </w:tcPr>
          <w:p w:rsidR="00B372AB" w:rsidRDefault="00957890" w:rsidP="00496565">
            <w:pPr>
              <w:cnfStyle w:val="000000100000"/>
            </w:pPr>
            <w:r>
              <w:t>Susmita</w:t>
            </w:r>
          </w:p>
        </w:tc>
      </w:tr>
      <w:tr w:rsidR="0022340E" w:rsidTr="00B33CF0">
        <w:tc>
          <w:tcPr>
            <w:cnfStyle w:val="001000000000"/>
            <w:tcW w:w="1097" w:type="dxa"/>
          </w:tcPr>
          <w:p w:rsidR="00B372AB" w:rsidRDefault="00957890" w:rsidP="00496565">
            <w:r>
              <w:t>SMS – 014</w:t>
            </w:r>
          </w:p>
        </w:tc>
        <w:tc>
          <w:tcPr>
            <w:tcW w:w="1199" w:type="dxa"/>
          </w:tcPr>
          <w:p w:rsidR="00B372AB" w:rsidRDefault="00B372AB" w:rsidP="00337B76">
            <w:pPr>
              <w:cnfStyle w:val="000000000000"/>
            </w:pPr>
          </w:p>
        </w:tc>
        <w:tc>
          <w:tcPr>
            <w:tcW w:w="1133" w:type="dxa"/>
          </w:tcPr>
          <w:p w:rsidR="00B372AB" w:rsidRDefault="00B372AB" w:rsidP="00496565">
            <w:pPr>
              <w:cnfStyle w:val="000000000000"/>
            </w:pPr>
          </w:p>
        </w:tc>
        <w:tc>
          <w:tcPr>
            <w:tcW w:w="1332" w:type="dxa"/>
          </w:tcPr>
          <w:p w:rsidR="00B372AB" w:rsidRDefault="00B372AB" w:rsidP="00337B76">
            <w:pPr>
              <w:cnfStyle w:val="000000000000"/>
            </w:pPr>
          </w:p>
        </w:tc>
        <w:tc>
          <w:tcPr>
            <w:tcW w:w="1117" w:type="dxa"/>
          </w:tcPr>
          <w:p w:rsidR="00B372AB" w:rsidRDefault="00E96250" w:rsidP="00496565">
            <w:pPr>
              <w:cnfStyle w:val="000000000000"/>
            </w:pPr>
            <w:r>
              <w:t>Step 4</w:t>
            </w:r>
          </w:p>
        </w:tc>
        <w:tc>
          <w:tcPr>
            <w:tcW w:w="1332" w:type="dxa"/>
          </w:tcPr>
          <w:p w:rsidR="00E96250" w:rsidRDefault="00E96250" w:rsidP="00E96250">
            <w:pPr>
              <w:cnfStyle w:val="000000000000"/>
            </w:pPr>
            <w:r>
              <w:t>Click on</w:t>
            </w:r>
          </w:p>
          <w:p w:rsidR="00E96250" w:rsidRDefault="00E96250" w:rsidP="00E96250">
            <w:pPr>
              <w:cnfStyle w:val="000000000000"/>
            </w:pPr>
            <w:r>
              <w:t>Submit</w:t>
            </w:r>
          </w:p>
          <w:p w:rsidR="00E96250" w:rsidRDefault="00E96250" w:rsidP="00E96250">
            <w:pPr>
              <w:cnfStyle w:val="000000000000"/>
            </w:pPr>
            <w:r>
              <w:t>button after</w:t>
            </w:r>
          </w:p>
          <w:p w:rsidR="00E96250" w:rsidRDefault="00E96250" w:rsidP="00E96250">
            <w:pPr>
              <w:cnfStyle w:val="000000000000"/>
            </w:pPr>
            <w:r>
              <w:t>inserting valid</w:t>
            </w:r>
          </w:p>
          <w:p w:rsidR="00E96250" w:rsidRDefault="00E96250" w:rsidP="00E96250">
            <w:pPr>
              <w:cnfStyle w:val="000000000000"/>
            </w:pPr>
            <w:r>
              <w:t>information of Course from</w:t>
            </w:r>
          </w:p>
          <w:p w:rsidR="00B372AB" w:rsidRDefault="00E96250" w:rsidP="00E96250">
            <w:pPr>
              <w:cnfStyle w:val="000000000000"/>
            </w:pPr>
            <w:r>
              <w:t>SMS.</w:t>
            </w:r>
          </w:p>
          <w:p w:rsidR="00CD5C2E" w:rsidRDefault="00CD5C2E" w:rsidP="00E96250">
            <w:pPr>
              <w:cnfStyle w:val="000000000000"/>
            </w:pPr>
          </w:p>
        </w:tc>
        <w:tc>
          <w:tcPr>
            <w:tcW w:w="1233" w:type="dxa"/>
          </w:tcPr>
          <w:p w:rsidR="00B372AB" w:rsidRDefault="00E96250" w:rsidP="00E96250">
            <w:pPr>
              <w:cnfStyle w:val="000000000000"/>
            </w:pPr>
            <w:r>
              <w:t xml:space="preserve">Successfully added the details of the Course into SMS.   </w:t>
            </w:r>
          </w:p>
        </w:tc>
        <w:tc>
          <w:tcPr>
            <w:tcW w:w="1133" w:type="dxa"/>
          </w:tcPr>
          <w:p w:rsidR="00B372AB" w:rsidRDefault="00957890" w:rsidP="00496565">
            <w:pPr>
              <w:cnfStyle w:val="000000000000"/>
            </w:pPr>
            <w:r>
              <w:t>Susmita</w:t>
            </w:r>
          </w:p>
        </w:tc>
      </w:tr>
      <w:tr w:rsidR="0022340E" w:rsidTr="00B33CF0">
        <w:trPr>
          <w:cnfStyle w:val="000000100000"/>
        </w:trPr>
        <w:tc>
          <w:tcPr>
            <w:cnfStyle w:val="001000000000"/>
            <w:tcW w:w="1097" w:type="dxa"/>
          </w:tcPr>
          <w:p w:rsidR="00E96250" w:rsidRDefault="00957890" w:rsidP="00496565">
            <w:r>
              <w:t>SMS – 015</w:t>
            </w:r>
          </w:p>
        </w:tc>
        <w:tc>
          <w:tcPr>
            <w:tcW w:w="1199" w:type="dxa"/>
          </w:tcPr>
          <w:p w:rsidR="00E96250" w:rsidRDefault="00E96250" w:rsidP="00337B76">
            <w:pPr>
              <w:cnfStyle w:val="000000100000"/>
            </w:pPr>
            <w:r>
              <w:t>Check for registered Student</w:t>
            </w:r>
          </w:p>
        </w:tc>
        <w:tc>
          <w:tcPr>
            <w:tcW w:w="1133" w:type="dxa"/>
          </w:tcPr>
          <w:p w:rsidR="00E96250" w:rsidRDefault="00E96250" w:rsidP="00496565">
            <w:pPr>
              <w:cnfStyle w:val="000000100000"/>
            </w:pPr>
            <w:r>
              <w:t>Student</w:t>
            </w:r>
          </w:p>
        </w:tc>
        <w:tc>
          <w:tcPr>
            <w:tcW w:w="1332" w:type="dxa"/>
          </w:tcPr>
          <w:p w:rsidR="00E96250" w:rsidRDefault="00E96250" w:rsidP="00E96250">
            <w:pPr>
              <w:cnfStyle w:val="000000100000"/>
            </w:pPr>
            <w:r>
              <w:t>The</w:t>
            </w:r>
          </w:p>
          <w:p w:rsidR="00E96250" w:rsidRDefault="00E96250" w:rsidP="00E96250">
            <w:pPr>
              <w:cnfStyle w:val="000000100000"/>
            </w:pPr>
            <w:r>
              <w:t>purpose</w:t>
            </w:r>
          </w:p>
          <w:p w:rsidR="00E96250" w:rsidRDefault="00E96250" w:rsidP="00E96250">
            <w:pPr>
              <w:cnfStyle w:val="000000100000"/>
            </w:pPr>
            <w:r>
              <w:t>of this test</w:t>
            </w:r>
          </w:p>
          <w:p w:rsidR="00E96250" w:rsidRDefault="00E96250" w:rsidP="00E96250">
            <w:pPr>
              <w:cnfStyle w:val="000000100000"/>
            </w:pPr>
            <w:r>
              <w:t>is to verify</w:t>
            </w:r>
          </w:p>
          <w:p w:rsidR="00E96250" w:rsidRDefault="00E96250" w:rsidP="00E96250">
            <w:pPr>
              <w:cnfStyle w:val="000000100000"/>
            </w:pPr>
            <w:r>
              <w:t>that all the</w:t>
            </w:r>
          </w:p>
          <w:p w:rsidR="00E96250" w:rsidRDefault="00E96250" w:rsidP="00E96250">
            <w:pPr>
              <w:cnfStyle w:val="000000100000"/>
            </w:pPr>
            <w:r>
              <w:t>registered student information successfully updated to SMS.</w:t>
            </w:r>
          </w:p>
          <w:p w:rsidR="00E96250" w:rsidRDefault="00E96250" w:rsidP="00337B76">
            <w:pPr>
              <w:cnfStyle w:val="000000100000"/>
            </w:pPr>
          </w:p>
        </w:tc>
        <w:tc>
          <w:tcPr>
            <w:tcW w:w="1117" w:type="dxa"/>
          </w:tcPr>
          <w:p w:rsidR="00E96250" w:rsidRDefault="00E96250" w:rsidP="00496565">
            <w:pPr>
              <w:cnfStyle w:val="000000100000"/>
            </w:pPr>
            <w:r>
              <w:t>Step 1</w:t>
            </w:r>
          </w:p>
        </w:tc>
        <w:tc>
          <w:tcPr>
            <w:tcW w:w="1332" w:type="dxa"/>
          </w:tcPr>
          <w:p w:rsidR="00E96250" w:rsidRDefault="00E96250" w:rsidP="00E96250">
            <w:pPr>
              <w:cnfStyle w:val="000000100000"/>
            </w:pPr>
            <w:r>
              <w:t>Click Student to open Student window.</w:t>
            </w:r>
          </w:p>
        </w:tc>
        <w:tc>
          <w:tcPr>
            <w:tcW w:w="1233" w:type="dxa"/>
          </w:tcPr>
          <w:p w:rsidR="00E96250" w:rsidRDefault="00E96250" w:rsidP="00E96250">
            <w:pPr>
              <w:cnfStyle w:val="000000100000"/>
            </w:pPr>
            <w:r>
              <w:t>Successfully opened Student window.</w:t>
            </w:r>
          </w:p>
        </w:tc>
        <w:tc>
          <w:tcPr>
            <w:tcW w:w="1133" w:type="dxa"/>
          </w:tcPr>
          <w:p w:rsidR="00E96250" w:rsidRDefault="00957890" w:rsidP="00496565">
            <w:pPr>
              <w:cnfStyle w:val="000000100000"/>
            </w:pPr>
            <w:r>
              <w:t>Susmita</w:t>
            </w:r>
          </w:p>
        </w:tc>
      </w:tr>
      <w:tr w:rsidR="0022340E" w:rsidTr="00B33CF0">
        <w:tc>
          <w:tcPr>
            <w:cnfStyle w:val="001000000000"/>
            <w:tcW w:w="1097" w:type="dxa"/>
          </w:tcPr>
          <w:p w:rsidR="00E96250" w:rsidRDefault="00957890" w:rsidP="00496565">
            <w:r>
              <w:t>SMS – 016</w:t>
            </w:r>
          </w:p>
        </w:tc>
        <w:tc>
          <w:tcPr>
            <w:tcW w:w="1199" w:type="dxa"/>
          </w:tcPr>
          <w:p w:rsidR="00E96250" w:rsidRDefault="00E96250" w:rsidP="00337B76">
            <w:pPr>
              <w:cnfStyle w:val="000000000000"/>
            </w:pPr>
          </w:p>
        </w:tc>
        <w:tc>
          <w:tcPr>
            <w:tcW w:w="1133" w:type="dxa"/>
          </w:tcPr>
          <w:p w:rsidR="00E96250" w:rsidRDefault="00C009AE" w:rsidP="00496565">
            <w:pPr>
              <w:cnfStyle w:val="000000000000"/>
            </w:pPr>
            <w:r>
              <w:t>Submit</w:t>
            </w:r>
          </w:p>
        </w:tc>
        <w:tc>
          <w:tcPr>
            <w:tcW w:w="1332" w:type="dxa"/>
          </w:tcPr>
          <w:p w:rsidR="00E96250" w:rsidRDefault="00E96250" w:rsidP="00E96250">
            <w:pPr>
              <w:cnfStyle w:val="000000000000"/>
            </w:pPr>
          </w:p>
        </w:tc>
        <w:tc>
          <w:tcPr>
            <w:tcW w:w="1117" w:type="dxa"/>
          </w:tcPr>
          <w:p w:rsidR="00E96250" w:rsidRDefault="00E96250" w:rsidP="00496565">
            <w:pPr>
              <w:cnfStyle w:val="000000000000"/>
            </w:pPr>
            <w:r>
              <w:t>Step 2</w:t>
            </w:r>
          </w:p>
        </w:tc>
        <w:tc>
          <w:tcPr>
            <w:tcW w:w="1332" w:type="dxa"/>
          </w:tcPr>
          <w:p w:rsidR="00E96250" w:rsidRDefault="00E96250" w:rsidP="00E96250">
            <w:pPr>
              <w:cnfStyle w:val="000000000000"/>
            </w:pPr>
            <w:r>
              <w:t>Click on</w:t>
            </w:r>
          </w:p>
          <w:p w:rsidR="00E96250" w:rsidRDefault="00E96250" w:rsidP="00E96250">
            <w:pPr>
              <w:cnfStyle w:val="000000000000"/>
            </w:pPr>
            <w:r>
              <w:t>Submit</w:t>
            </w:r>
          </w:p>
          <w:p w:rsidR="00E96250" w:rsidRDefault="00E96250" w:rsidP="00E96250">
            <w:pPr>
              <w:cnfStyle w:val="000000000000"/>
            </w:pPr>
            <w:r>
              <w:t>button after</w:t>
            </w:r>
          </w:p>
          <w:p w:rsidR="00E96250" w:rsidRDefault="00E96250" w:rsidP="00E96250">
            <w:pPr>
              <w:cnfStyle w:val="000000000000"/>
            </w:pPr>
            <w:r>
              <w:t>inserting invalid</w:t>
            </w:r>
          </w:p>
          <w:p w:rsidR="00E96250" w:rsidRDefault="00E96250" w:rsidP="00E96250">
            <w:pPr>
              <w:cnfStyle w:val="000000000000"/>
            </w:pPr>
            <w:r>
              <w:t xml:space="preserve">information of </w:t>
            </w:r>
            <w:r w:rsidR="00B33CF0">
              <w:t>Student</w:t>
            </w:r>
            <w:r>
              <w:t xml:space="preserve"> from</w:t>
            </w:r>
          </w:p>
          <w:p w:rsidR="00CD5C2E" w:rsidRDefault="00E96250" w:rsidP="00CD5C2E">
            <w:pPr>
              <w:cnfStyle w:val="000000000000"/>
            </w:pPr>
            <w:r>
              <w:t>SMS.</w:t>
            </w:r>
          </w:p>
        </w:tc>
        <w:tc>
          <w:tcPr>
            <w:tcW w:w="1233" w:type="dxa"/>
          </w:tcPr>
          <w:p w:rsidR="00E96250" w:rsidRDefault="00B33CF0" w:rsidP="00B33CF0">
            <w:pPr>
              <w:cnfStyle w:val="000000000000"/>
            </w:pPr>
            <w:r>
              <w:t xml:space="preserve">Can’t able to update the details of the Student for future use. </w:t>
            </w:r>
          </w:p>
        </w:tc>
        <w:tc>
          <w:tcPr>
            <w:tcW w:w="1133" w:type="dxa"/>
          </w:tcPr>
          <w:p w:rsidR="00E96250" w:rsidRDefault="00957890" w:rsidP="00496565">
            <w:pPr>
              <w:cnfStyle w:val="000000000000"/>
            </w:pPr>
            <w:r>
              <w:t>Susmita</w:t>
            </w:r>
          </w:p>
        </w:tc>
      </w:tr>
      <w:tr w:rsidR="0022340E" w:rsidTr="00B33CF0">
        <w:trPr>
          <w:cnfStyle w:val="000000100000"/>
        </w:trPr>
        <w:tc>
          <w:tcPr>
            <w:cnfStyle w:val="001000000000"/>
            <w:tcW w:w="1097" w:type="dxa"/>
          </w:tcPr>
          <w:p w:rsidR="00B33CF0" w:rsidRDefault="00957890" w:rsidP="00496565">
            <w:r>
              <w:lastRenderedPageBreak/>
              <w:t>SMS – 017</w:t>
            </w:r>
          </w:p>
        </w:tc>
        <w:tc>
          <w:tcPr>
            <w:tcW w:w="1199" w:type="dxa"/>
          </w:tcPr>
          <w:p w:rsidR="00B33CF0" w:rsidRDefault="00B33CF0" w:rsidP="00337B76">
            <w:pPr>
              <w:cnfStyle w:val="000000100000"/>
            </w:pPr>
          </w:p>
        </w:tc>
        <w:tc>
          <w:tcPr>
            <w:tcW w:w="1133" w:type="dxa"/>
          </w:tcPr>
          <w:p w:rsidR="00B33CF0" w:rsidRDefault="00C009AE" w:rsidP="00496565">
            <w:pPr>
              <w:cnfStyle w:val="000000100000"/>
            </w:pPr>
            <w:r>
              <w:t>EditStudent</w:t>
            </w:r>
          </w:p>
        </w:tc>
        <w:tc>
          <w:tcPr>
            <w:tcW w:w="1332" w:type="dxa"/>
          </w:tcPr>
          <w:p w:rsidR="00B33CF0" w:rsidRDefault="00B33CF0" w:rsidP="00E96250">
            <w:pPr>
              <w:cnfStyle w:val="000000100000"/>
            </w:pPr>
          </w:p>
        </w:tc>
        <w:tc>
          <w:tcPr>
            <w:tcW w:w="1117" w:type="dxa"/>
          </w:tcPr>
          <w:p w:rsidR="00B33CF0" w:rsidRDefault="00B33CF0" w:rsidP="00496565">
            <w:pPr>
              <w:cnfStyle w:val="000000100000"/>
            </w:pPr>
            <w:r>
              <w:t>Step 3</w:t>
            </w:r>
          </w:p>
        </w:tc>
        <w:tc>
          <w:tcPr>
            <w:tcW w:w="1332" w:type="dxa"/>
          </w:tcPr>
          <w:p w:rsidR="00B33CF0" w:rsidRDefault="00B33CF0" w:rsidP="00B33CF0">
            <w:pPr>
              <w:cnfStyle w:val="000000100000"/>
            </w:pPr>
            <w:r>
              <w:t>Click on EditStudent Button to edit the invalid information of the Student. And then press the Submit button.</w:t>
            </w:r>
          </w:p>
        </w:tc>
        <w:tc>
          <w:tcPr>
            <w:tcW w:w="1233" w:type="dxa"/>
          </w:tcPr>
          <w:p w:rsidR="00B33CF0" w:rsidRDefault="00B33CF0" w:rsidP="00B33CF0">
            <w:pPr>
              <w:cnfStyle w:val="000000100000"/>
            </w:pPr>
            <w:r>
              <w:t>Successfully edited the invalid Student information. Can able to update the details of the Student for future use.</w:t>
            </w:r>
          </w:p>
          <w:p w:rsidR="00B33CF0" w:rsidRDefault="00B33CF0" w:rsidP="00B33CF0">
            <w:pPr>
              <w:cnfStyle w:val="000000100000"/>
            </w:pPr>
          </w:p>
        </w:tc>
        <w:tc>
          <w:tcPr>
            <w:tcW w:w="1133" w:type="dxa"/>
          </w:tcPr>
          <w:p w:rsidR="00B33CF0" w:rsidRDefault="00957890" w:rsidP="00496565">
            <w:pPr>
              <w:cnfStyle w:val="000000100000"/>
            </w:pPr>
            <w:r>
              <w:t>Susmita</w:t>
            </w:r>
          </w:p>
        </w:tc>
      </w:tr>
      <w:tr w:rsidR="0022340E" w:rsidTr="00B33CF0">
        <w:tc>
          <w:tcPr>
            <w:cnfStyle w:val="001000000000"/>
            <w:tcW w:w="1097" w:type="dxa"/>
          </w:tcPr>
          <w:p w:rsidR="00B33CF0" w:rsidRDefault="00957890" w:rsidP="00496565">
            <w:r>
              <w:t>SMS – 018</w:t>
            </w:r>
          </w:p>
        </w:tc>
        <w:tc>
          <w:tcPr>
            <w:tcW w:w="1199" w:type="dxa"/>
          </w:tcPr>
          <w:p w:rsidR="00B33CF0" w:rsidRDefault="00B33CF0" w:rsidP="00337B76">
            <w:pPr>
              <w:cnfStyle w:val="000000000000"/>
            </w:pPr>
          </w:p>
        </w:tc>
        <w:tc>
          <w:tcPr>
            <w:tcW w:w="1133" w:type="dxa"/>
          </w:tcPr>
          <w:p w:rsidR="00B33CF0" w:rsidRDefault="00B33CF0" w:rsidP="00496565">
            <w:pPr>
              <w:cnfStyle w:val="000000000000"/>
            </w:pPr>
          </w:p>
        </w:tc>
        <w:tc>
          <w:tcPr>
            <w:tcW w:w="1332" w:type="dxa"/>
          </w:tcPr>
          <w:p w:rsidR="00B33CF0" w:rsidRDefault="00B33CF0" w:rsidP="00E96250">
            <w:pPr>
              <w:cnfStyle w:val="000000000000"/>
            </w:pPr>
          </w:p>
        </w:tc>
        <w:tc>
          <w:tcPr>
            <w:tcW w:w="1117" w:type="dxa"/>
          </w:tcPr>
          <w:p w:rsidR="00B33CF0" w:rsidRDefault="00B33CF0" w:rsidP="00496565">
            <w:pPr>
              <w:cnfStyle w:val="000000000000"/>
            </w:pPr>
            <w:r>
              <w:t>Step 4</w:t>
            </w:r>
          </w:p>
        </w:tc>
        <w:tc>
          <w:tcPr>
            <w:tcW w:w="1332" w:type="dxa"/>
          </w:tcPr>
          <w:p w:rsidR="00B33CF0" w:rsidRDefault="00B33CF0" w:rsidP="00B33CF0">
            <w:pPr>
              <w:cnfStyle w:val="000000000000"/>
            </w:pPr>
            <w:r>
              <w:t>Click on</w:t>
            </w:r>
          </w:p>
          <w:p w:rsidR="00B33CF0" w:rsidRDefault="00B33CF0" w:rsidP="00B33CF0">
            <w:pPr>
              <w:cnfStyle w:val="000000000000"/>
            </w:pPr>
            <w:r>
              <w:t>Submit</w:t>
            </w:r>
          </w:p>
          <w:p w:rsidR="00B33CF0" w:rsidRDefault="00B33CF0" w:rsidP="00B33CF0">
            <w:pPr>
              <w:cnfStyle w:val="000000000000"/>
            </w:pPr>
            <w:r>
              <w:t>button after</w:t>
            </w:r>
          </w:p>
          <w:p w:rsidR="00B33CF0" w:rsidRDefault="00B33CF0" w:rsidP="00B33CF0">
            <w:pPr>
              <w:cnfStyle w:val="000000000000"/>
            </w:pPr>
            <w:r>
              <w:t>inserting valid</w:t>
            </w:r>
          </w:p>
          <w:p w:rsidR="00B33CF0" w:rsidRDefault="00B33CF0" w:rsidP="00B33CF0">
            <w:pPr>
              <w:cnfStyle w:val="000000000000"/>
            </w:pPr>
            <w:r>
              <w:t>information of Student from</w:t>
            </w:r>
          </w:p>
          <w:p w:rsidR="00B33CF0" w:rsidRDefault="00B33CF0" w:rsidP="00B33CF0">
            <w:pPr>
              <w:cnfStyle w:val="000000000000"/>
            </w:pPr>
            <w:r>
              <w:t>SMS.</w:t>
            </w:r>
          </w:p>
          <w:p w:rsidR="00CD5C2E" w:rsidRDefault="00CD5C2E" w:rsidP="00B33CF0">
            <w:pPr>
              <w:cnfStyle w:val="000000000000"/>
            </w:pPr>
          </w:p>
        </w:tc>
        <w:tc>
          <w:tcPr>
            <w:tcW w:w="1233" w:type="dxa"/>
          </w:tcPr>
          <w:p w:rsidR="00B33CF0" w:rsidRDefault="00B33CF0" w:rsidP="00496565">
            <w:pPr>
              <w:cnfStyle w:val="000000000000"/>
            </w:pPr>
            <w:r>
              <w:t xml:space="preserve">Successfully added the details of the Student into SMS.   </w:t>
            </w:r>
          </w:p>
        </w:tc>
        <w:tc>
          <w:tcPr>
            <w:tcW w:w="1133" w:type="dxa"/>
          </w:tcPr>
          <w:p w:rsidR="00B33CF0" w:rsidRDefault="00957890" w:rsidP="00496565">
            <w:pPr>
              <w:cnfStyle w:val="000000000000"/>
            </w:pPr>
            <w:r>
              <w:t>Susmita</w:t>
            </w:r>
          </w:p>
        </w:tc>
      </w:tr>
      <w:tr w:rsidR="0022340E" w:rsidTr="00B33CF0">
        <w:trPr>
          <w:cnfStyle w:val="000000100000"/>
        </w:trPr>
        <w:tc>
          <w:tcPr>
            <w:cnfStyle w:val="001000000000"/>
            <w:tcW w:w="1097" w:type="dxa"/>
          </w:tcPr>
          <w:p w:rsidR="00B33CF0" w:rsidRDefault="00957890" w:rsidP="00496565">
            <w:r>
              <w:t>SMS – 019</w:t>
            </w:r>
          </w:p>
        </w:tc>
        <w:tc>
          <w:tcPr>
            <w:tcW w:w="1199" w:type="dxa"/>
          </w:tcPr>
          <w:p w:rsidR="00B33CF0" w:rsidRDefault="00B33CF0" w:rsidP="00337B76">
            <w:pPr>
              <w:cnfStyle w:val="000000100000"/>
            </w:pPr>
            <w:r>
              <w:t>Check for Books issuing for Student in Library</w:t>
            </w:r>
          </w:p>
        </w:tc>
        <w:tc>
          <w:tcPr>
            <w:tcW w:w="1133" w:type="dxa"/>
          </w:tcPr>
          <w:p w:rsidR="00B33CF0" w:rsidRDefault="00B33CF0" w:rsidP="00496565">
            <w:pPr>
              <w:cnfStyle w:val="000000100000"/>
            </w:pPr>
            <w:r>
              <w:t>Library</w:t>
            </w:r>
          </w:p>
        </w:tc>
        <w:tc>
          <w:tcPr>
            <w:tcW w:w="1332" w:type="dxa"/>
          </w:tcPr>
          <w:p w:rsidR="00496565" w:rsidRDefault="00496565" w:rsidP="00496565">
            <w:pPr>
              <w:cnfStyle w:val="000000100000"/>
            </w:pPr>
            <w:r>
              <w:t>The</w:t>
            </w:r>
          </w:p>
          <w:p w:rsidR="00496565" w:rsidRDefault="00496565" w:rsidP="00496565">
            <w:pPr>
              <w:cnfStyle w:val="000000100000"/>
            </w:pPr>
            <w:r>
              <w:t>purpose</w:t>
            </w:r>
          </w:p>
          <w:p w:rsidR="00496565" w:rsidRDefault="00496565" w:rsidP="00496565">
            <w:pPr>
              <w:cnfStyle w:val="000000100000"/>
            </w:pPr>
            <w:r>
              <w:t>of this test</w:t>
            </w:r>
          </w:p>
          <w:p w:rsidR="00496565" w:rsidRDefault="00496565" w:rsidP="00496565">
            <w:pPr>
              <w:cnfStyle w:val="000000100000"/>
            </w:pPr>
            <w:r>
              <w:t>is to verify</w:t>
            </w:r>
          </w:p>
          <w:p w:rsidR="00496565" w:rsidRDefault="00496565" w:rsidP="00496565">
            <w:pPr>
              <w:cnfStyle w:val="000000100000"/>
            </w:pPr>
            <w:r>
              <w:t>for the valid information of the Book registered into Library in SMS.</w:t>
            </w:r>
          </w:p>
          <w:p w:rsidR="00B33CF0" w:rsidRDefault="00B33CF0" w:rsidP="00E96250">
            <w:pPr>
              <w:cnfStyle w:val="000000100000"/>
            </w:pPr>
          </w:p>
        </w:tc>
        <w:tc>
          <w:tcPr>
            <w:tcW w:w="1117" w:type="dxa"/>
          </w:tcPr>
          <w:p w:rsidR="00B33CF0" w:rsidRDefault="00496565" w:rsidP="00496565">
            <w:pPr>
              <w:cnfStyle w:val="000000100000"/>
            </w:pPr>
            <w:r>
              <w:t>Step 1</w:t>
            </w:r>
          </w:p>
        </w:tc>
        <w:tc>
          <w:tcPr>
            <w:tcW w:w="1332" w:type="dxa"/>
          </w:tcPr>
          <w:p w:rsidR="00B33CF0" w:rsidRDefault="00B33CF0" w:rsidP="00B33CF0">
            <w:pPr>
              <w:cnfStyle w:val="000000100000"/>
            </w:pPr>
            <w:r>
              <w:t>Click Library to open Library window.</w:t>
            </w:r>
          </w:p>
        </w:tc>
        <w:tc>
          <w:tcPr>
            <w:tcW w:w="1233" w:type="dxa"/>
          </w:tcPr>
          <w:p w:rsidR="00B33CF0" w:rsidRDefault="00496565" w:rsidP="00496565">
            <w:pPr>
              <w:cnfStyle w:val="000000100000"/>
            </w:pPr>
            <w:r>
              <w:t>Successfully opened Library window.</w:t>
            </w:r>
          </w:p>
        </w:tc>
        <w:tc>
          <w:tcPr>
            <w:tcW w:w="1133" w:type="dxa"/>
          </w:tcPr>
          <w:p w:rsidR="00B33CF0" w:rsidRDefault="00957890" w:rsidP="00496565">
            <w:pPr>
              <w:cnfStyle w:val="000000100000"/>
            </w:pPr>
            <w:r>
              <w:t>Susmita</w:t>
            </w:r>
          </w:p>
        </w:tc>
      </w:tr>
      <w:tr w:rsidR="0022340E" w:rsidTr="00B33CF0">
        <w:tc>
          <w:tcPr>
            <w:cnfStyle w:val="001000000000"/>
            <w:tcW w:w="1097" w:type="dxa"/>
          </w:tcPr>
          <w:p w:rsidR="00496565" w:rsidRDefault="00957890" w:rsidP="00496565">
            <w:r>
              <w:t>SMS – 020</w:t>
            </w:r>
          </w:p>
        </w:tc>
        <w:tc>
          <w:tcPr>
            <w:tcW w:w="1199" w:type="dxa"/>
          </w:tcPr>
          <w:p w:rsidR="00496565" w:rsidRDefault="00496565" w:rsidP="00337B76">
            <w:pPr>
              <w:cnfStyle w:val="000000000000"/>
            </w:pPr>
          </w:p>
        </w:tc>
        <w:tc>
          <w:tcPr>
            <w:tcW w:w="1133" w:type="dxa"/>
          </w:tcPr>
          <w:p w:rsidR="00496565" w:rsidRDefault="00C009AE" w:rsidP="00496565">
            <w:pPr>
              <w:cnfStyle w:val="000000000000"/>
            </w:pPr>
            <w:r>
              <w:t>Submit</w:t>
            </w:r>
          </w:p>
        </w:tc>
        <w:tc>
          <w:tcPr>
            <w:tcW w:w="1332" w:type="dxa"/>
          </w:tcPr>
          <w:p w:rsidR="00496565" w:rsidRDefault="00496565" w:rsidP="00496565">
            <w:pPr>
              <w:cnfStyle w:val="000000000000"/>
            </w:pPr>
          </w:p>
        </w:tc>
        <w:tc>
          <w:tcPr>
            <w:tcW w:w="1117" w:type="dxa"/>
          </w:tcPr>
          <w:p w:rsidR="00496565" w:rsidRDefault="00496565" w:rsidP="00496565">
            <w:pPr>
              <w:cnfStyle w:val="000000000000"/>
            </w:pPr>
            <w:r>
              <w:t>Step 2</w:t>
            </w:r>
          </w:p>
        </w:tc>
        <w:tc>
          <w:tcPr>
            <w:tcW w:w="1332" w:type="dxa"/>
          </w:tcPr>
          <w:p w:rsidR="00496565" w:rsidRDefault="00496565" w:rsidP="00496565">
            <w:pPr>
              <w:cnfStyle w:val="000000000000"/>
            </w:pPr>
            <w:r>
              <w:t>Click on</w:t>
            </w:r>
          </w:p>
          <w:p w:rsidR="00496565" w:rsidRDefault="00496565" w:rsidP="00496565">
            <w:pPr>
              <w:cnfStyle w:val="000000000000"/>
            </w:pPr>
            <w:r>
              <w:t>Submit</w:t>
            </w:r>
          </w:p>
          <w:p w:rsidR="00496565" w:rsidRDefault="00496565" w:rsidP="00496565">
            <w:pPr>
              <w:cnfStyle w:val="000000000000"/>
            </w:pPr>
            <w:r>
              <w:t>button after</w:t>
            </w:r>
          </w:p>
          <w:p w:rsidR="00496565" w:rsidRDefault="00496565" w:rsidP="00496565">
            <w:pPr>
              <w:cnfStyle w:val="000000000000"/>
            </w:pPr>
            <w:r>
              <w:t>inserting invalid</w:t>
            </w:r>
          </w:p>
          <w:p w:rsidR="00496565" w:rsidRDefault="00496565" w:rsidP="00496565">
            <w:pPr>
              <w:cnfStyle w:val="000000000000"/>
            </w:pPr>
            <w:r>
              <w:t>information of Books from</w:t>
            </w:r>
          </w:p>
          <w:p w:rsidR="00496565" w:rsidRDefault="00496565" w:rsidP="00496565">
            <w:pPr>
              <w:cnfStyle w:val="000000000000"/>
            </w:pPr>
            <w:r>
              <w:t>SMS.</w:t>
            </w:r>
          </w:p>
          <w:p w:rsidR="00CD5C2E" w:rsidRDefault="00CD5C2E" w:rsidP="00496565">
            <w:pPr>
              <w:cnfStyle w:val="000000000000"/>
            </w:pPr>
          </w:p>
        </w:tc>
        <w:tc>
          <w:tcPr>
            <w:tcW w:w="1233" w:type="dxa"/>
          </w:tcPr>
          <w:p w:rsidR="00496565" w:rsidRDefault="00496565" w:rsidP="00496565">
            <w:pPr>
              <w:cnfStyle w:val="000000000000"/>
            </w:pPr>
            <w:r>
              <w:t>Can’t able to issue Books for the Student.</w:t>
            </w:r>
          </w:p>
        </w:tc>
        <w:tc>
          <w:tcPr>
            <w:tcW w:w="1133" w:type="dxa"/>
          </w:tcPr>
          <w:p w:rsidR="00496565" w:rsidRDefault="00957890" w:rsidP="00496565">
            <w:pPr>
              <w:cnfStyle w:val="000000000000"/>
            </w:pPr>
            <w:r>
              <w:t>Susmita</w:t>
            </w:r>
          </w:p>
        </w:tc>
      </w:tr>
      <w:tr w:rsidR="0022340E" w:rsidTr="00B33CF0">
        <w:trPr>
          <w:cnfStyle w:val="000000100000"/>
        </w:trPr>
        <w:tc>
          <w:tcPr>
            <w:cnfStyle w:val="001000000000"/>
            <w:tcW w:w="1097" w:type="dxa"/>
          </w:tcPr>
          <w:p w:rsidR="00496565" w:rsidRDefault="00957890" w:rsidP="00496565">
            <w:r>
              <w:t>SMS – 021</w:t>
            </w:r>
          </w:p>
        </w:tc>
        <w:tc>
          <w:tcPr>
            <w:tcW w:w="1199" w:type="dxa"/>
          </w:tcPr>
          <w:p w:rsidR="00496565" w:rsidRDefault="00496565" w:rsidP="00337B76">
            <w:pPr>
              <w:cnfStyle w:val="000000100000"/>
            </w:pPr>
          </w:p>
        </w:tc>
        <w:tc>
          <w:tcPr>
            <w:tcW w:w="1133" w:type="dxa"/>
          </w:tcPr>
          <w:p w:rsidR="00496565" w:rsidRDefault="00C009AE" w:rsidP="00496565">
            <w:pPr>
              <w:cnfStyle w:val="000000100000"/>
            </w:pPr>
            <w:r>
              <w:t>EditBook</w:t>
            </w:r>
          </w:p>
        </w:tc>
        <w:tc>
          <w:tcPr>
            <w:tcW w:w="1332" w:type="dxa"/>
          </w:tcPr>
          <w:p w:rsidR="00496565" w:rsidRDefault="00496565" w:rsidP="00496565">
            <w:pPr>
              <w:cnfStyle w:val="000000100000"/>
            </w:pPr>
          </w:p>
        </w:tc>
        <w:tc>
          <w:tcPr>
            <w:tcW w:w="1117" w:type="dxa"/>
          </w:tcPr>
          <w:p w:rsidR="00496565" w:rsidRDefault="00496565" w:rsidP="00496565">
            <w:pPr>
              <w:cnfStyle w:val="000000100000"/>
            </w:pPr>
            <w:r>
              <w:t>Step 3</w:t>
            </w:r>
          </w:p>
        </w:tc>
        <w:tc>
          <w:tcPr>
            <w:tcW w:w="1332" w:type="dxa"/>
          </w:tcPr>
          <w:p w:rsidR="00496565" w:rsidRDefault="00496565" w:rsidP="00496565">
            <w:pPr>
              <w:cnfStyle w:val="000000100000"/>
            </w:pPr>
            <w:r>
              <w:t xml:space="preserve">Click on EditBook Button to edit the invalid information of the Books. And then press the </w:t>
            </w:r>
            <w:r>
              <w:lastRenderedPageBreak/>
              <w:t>Submit button.</w:t>
            </w:r>
          </w:p>
          <w:p w:rsidR="00CD5C2E" w:rsidRDefault="00CD5C2E" w:rsidP="00496565">
            <w:pPr>
              <w:cnfStyle w:val="000000100000"/>
            </w:pPr>
          </w:p>
        </w:tc>
        <w:tc>
          <w:tcPr>
            <w:tcW w:w="1233" w:type="dxa"/>
          </w:tcPr>
          <w:p w:rsidR="00496565" w:rsidRDefault="00496565" w:rsidP="00496565">
            <w:pPr>
              <w:cnfStyle w:val="000000100000"/>
            </w:pPr>
            <w:r>
              <w:lastRenderedPageBreak/>
              <w:t>Successfully added the details of the Book into SMS.</w:t>
            </w:r>
          </w:p>
        </w:tc>
        <w:tc>
          <w:tcPr>
            <w:tcW w:w="1133" w:type="dxa"/>
          </w:tcPr>
          <w:p w:rsidR="00496565" w:rsidRDefault="00957890" w:rsidP="00496565">
            <w:pPr>
              <w:cnfStyle w:val="000000100000"/>
            </w:pPr>
            <w:r>
              <w:t>Susmita</w:t>
            </w:r>
          </w:p>
        </w:tc>
      </w:tr>
      <w:tr w:rsidR="0022340E" w:rsidTr="00B33CF0">
        <w:tc>
          <w:tcPr>
            <w:cnfStyle w:val="001000000000"/>
            <w:tcW w:w="1097" w:type="dxa"/>
          </w:tcPr>
          <w:p w:rsidR="00496565" w:rsidRDefault="00957890" w:rsidP="00957890">
            <w:r>
              <w:lastRenderedPageBreak/>
              <w:t>SMS – 022</w:t>
            </w:r>
          </w:p>
        </w:tc>
        <w:tc>
          <w:tcPr>
            <w:tcW w:w="1199" w:type="dxa"/>
          </w:tcPr>
          <w:p w:rsidR="00496565" w:rsidRDefault="00496565" w:rsidP="00337B76">
            <w:pPr>
              <w:cnfStyle w:val="000000000000"/>
            </w:pPr>
          </w:p>
        </w:tc>
        <w:tc>
          <w:tcPr>
            <w:tcW w:w="1133" w:type="dxa"/>
          </w:tcPr>
          <w:p w:rsidR="00496565" w:rsidRDefault="00496565" w:rsidP="00496565">
            <w:pPr>
              <w:cnfStyle w:val="000000000000"/>
            </w:pPr>
          </w:p>
        </w:tc>
        <w:tc>
          <w:tcPr>
            <w:tcW w:w="1332" w:type="dxa"/>
          </w:tcPr>
          <w:p w:rsidR="00496565" w:rsidRDefault="00496565" w:rsidP="00496565">
            <w:pPr>
              <w:cnfStyle w:val="000000000000"/>
            </w:pPr>
          </w:p>
        </w:tc>
        <w:tc>
          <w:tcPr>
            <w:tcW w:w="1117" w:type="dxa"/>
          </w:tcPr>
          <w:p w:rsidR="00496565" w:rsidRDefault="00496565" w:rsidP="00496565">
            <w:pPr>
              <w:cnfStyle w:val="000000000000"/>
            </w:pPr>
            <w:r>
              <w:t>Step 4</w:t>
            </w:r>
          </w:p>
        </w:tc>
        <w:tc>
          <w:tcPr>
            <w:tcW w:w="1332" w:type="dxa"/>
          </w:tcPr>
          <w:p w:rsidR="00496565" w:rsidRDefault="00496565" w:rsidP="00496565">
            <w:pPr>
              <w:cnfStyle w:val="000000000000"/>
            </w:pPr>
            <w:r>
              <w:t>Click on</w:t>
            </w:r>
          </w:p>
          <w:p w:rsidR="00496565" w:rsidRDefault="00496565" w:rsidP="00496565">
            <w:pPr>
              <w:cnfStyle w:val="000000000000"/>
            </w:pPr>
            <w:r>
              <w:t>Submit</w:t>
            </w:r>
          </w:p>
          <w:p w:rsidR="00496565" w:rsidRDefault="00496565" w:rsidP="00496565">
            <w:pPr>
              <w:cnfStyle w:val="000000000000"/>
            </w:pPr>
            <w:r>
              <w:t>button after</w:t>
            </w:r>
          </w:p>
          <w:p w:rsidR="00496565" w:rsidRDefault="00496565" w:rsidP="00496565">
            <w:pPr>
              <w:cnfStyle w:val="000000000000"/>
            </w:pPr>
            <w:r>
              <w:t>inserting valid</w:t>
            </w:r>
          </w:p>
          <w:p w:rsidR="00496565" w:rsidRDefault="00496565" w:rsidP="00496565">
            <w:pPr>
              <w:cnfStyle w:val="000000000000"/>
            </w:pPr>
            <w:r>
              <w:t>information of Book from</w:t>
            </w:r>
          </w:p>
          <w:p w:rsidR="00496565" w:rsidRDefault="00496565" w:rsidP="00496565">
            <w:pPr>
              <w:cnfStyle w:val="000000000000"/>
            </w:pPr>
            <w:r>
              <w:t>SMS.</w:t>
            </w:r>
          </w:p>
        </w:tc>
        <w:tc>
          <w:tcPr>
            <w:tcW w:w="1233" w:type="dxa"/>
          </w:tcPr>
          <w:p w:rsidR="00496565" w:rsidRDefault="00496565" w:rsidP="00496565">
            <w:pPr>
              <w:cnfStyle w:val="000000000000"/>
            </w:pPr>
            <w:r>
              <w:t xml:space="preserve">Successfully added the details of the Book into SMS.  Can able to issue Books for the Student. </w:t>
            </w:r>
          </w:p>
        </w:tc>
        <w:tc>
          <w:tcPr>
            <w:tcW w:w="1133" w:type="dxa"/>
          </w:tcPr>
          <w:p w:rsidR="00496565" w:rsidRDefault="00957890" w:rsidP="00496565">
            <w:pPr>
              <w:cnfStyle w:val="000000000000"/>
            </w:pPr>
            <w:r>
              <w:t>Susmita</w:t>
            </w:r>
          </w:p>
        </w:tc>
      </w:tr>
      <w:tr w:rsidR="0022340E" w:rsidTr="00B33CF0">
        <w:trPr>
          <w:cnfStyle w:val="000000100000"/>
        </w:trPr>
        <w:tc>
          <w:tcPr>
            <w:cnfStyle w:val="001000000000"/>
            <w:tcW w:w="1097" w:type="dxa"/>
          </w:tcPr>
          <w:p w:rsidR="00496565" w:rsidRDefault="00957890" w:rsidP="00496565">
            <w:r>
              <w:t>SMS – 0</w:t>
            </w:r>
            <w:r w:rsidR="00F423B9">
              <w:t>23</w:t>
            </w:r>
          </w:p>
        </w:tc>
        <w:tc>
          <w:tcPr>
            <w:tcW w:w="1199" w:type="dxa"/>
          </w:tcPr>
          <w:p w:rsidR="00496565" w:rsidRDefault="00496565" w:rsidP="00B27525">
            <w:pPr>
              <w:cnfStyle w:val="000000100000"/>
            </w:pPr>
            <w:r>
              <w:t>Check</w:t>
            </w:r>
            <w:r w:rsidR="00B27525">
              <w:t xml:space="preserve"> for Transaction</w:t>
            </w:r>
            <w:r>
              <w:t xml:space="preserve"> </w:t>
            </w:r>
            <w:r w:rsidR="00B27525">
              <w:t>in various way in Account</w:t>
            </w:r>
            <w:r w:rsidR="00C212CF">
              <w:t>s</w:t>
            </w:r>
            <w:r w:rsidR="00B27525">
              <w:t>.</w:t>
            </w:r>
          </w:p>
        </w:tc>
        <w:tc>
          <w:tcPr>
            <w:tcW w:w="1133" w:type="dxa"/>
          </w:tcPr>
          <w:p w:rsidR="00496565" w:rsidRDefault="00496565" w:rsidP="00496565">
            <w:pPr>
              <w:cnfStyle w:val="000000100000"/>
            </w:pPr>
            <w:r>
              <w:t>Account</w:t>
            </w:r>
          </w:p>
        </w:tc>
        <w:tc>
          <w:tcPr>
            <w:tcW w:w="1332" w:type="dxa"/>
          </w:tcPr>
          <w:p w:rsidR="00B27525" w:rsidRDefault="00B27525" w:rsidP="00B27525">
            <w:pPr>
              <w:cnfStyle w:val="000000100000"/>
            </w:pPr>
            <w:r>
              <w:t>The</w:t>
            </w:r>
          </w:p>
          <w:p w:rsidR="00B27525" w:rsidRDefault="00B27525" w:rsidP="00B27525">
            <w:pPr>
              <w:cnfStyle w:val="000000100000"/>
            </w:pPr>
            <w:r>
              <w:t>purpose</w:t>
            </w:r>
          </w:p>
          <w:p w:rsidR="00B27525" w:rsidRDefault="00B27525" w:rsidP="00B27525">
            <w:pPr>
              <w:cnfStyle w:val="000000100000"/>
            </w:pPr>
            <w:r>
              <w:t>of this test</w:t>
            </w:r>
          </w:p>
          <w:p w:rsidR="00B27525" w:rsidRDefault="00B27525" w:rsidP="00B27525">
            <w:pPr>
              <w:cnfStyle w:val="000000100000"/>
            </w:pPr>
            <w:r>
              <w:t>is to verify</w:t>
            </w:r>
          </w:p>
          <w:p w:rsidR="00496565" w:rsidRDefault="00B27525" w:rsidP="00B27525">
            <w:pPr>
              <w:cnfStyle w:val="000000100000"/>
            </w:pPr>
            <w:r>
              <w:t>that every transaction is inserting in SMS.</w:t>
            </w:r>
          </w:p>
          <w:p w:rsidR="00CD5C2E" w:rsidRDefault="00CD5C2E" w:rsidP="00B27525">
            <w:pPr>
              <w:cnfStyle w:val="000000100000"/>
            </w:pPr>
          </w:p>
        </w:tc>
        <w:tc>
          <w:tcPr>
            <w:tcW w:w="1117" w:type="dxa"/>
          </w:tcPr>
          <w:p w:rsidR="00496565" w:rsidRDefault="00496565" w:rsidP="00496565">
            <w:pPr>
              <w:cnfStyle w:val="000000100000"/>
            </w:pPr>
            <w:r>
              <w:t>Step 1</w:t>
            </w:r>
          </w:p>
        </w:tc>
        <w:tc>
          <w:tcPr>
            <w:tcW w:w="1332" w:type="dxa"/>
          </w:tcPr>
          <w:p w:rsidR="00496565" w:rsidRDefault="00496565" w:rsidP="00496565">
            <w:pPr>
              <w:cnfStyle w:val="000000100000"/>
            </w:pPr>
            <w:r>
              <w:t>Click Account to open Account window.</w:t>
            </w:r>
          </w:p>
        </w:tc>
        <w:tc>
          <w:tcPr>
            <w:tcW w:w="1233" w:type="dxa"/>
          </w:tcPr>
          <w:p w:rsidR="00496565" w:rsidRDefault="00B27525" w:rsidP="00B27525">
            <w:pPr>
              <w:cnfStyle w:val="000000100000"/>
            </w:pPr>
            <w:r>
              <w:t>Successfully opened Account window.</w:t>
            </w:r>
          </w:p>
        </w:tc>
        <w:tc>
          <w:tcPr>
            <w:tcW w:w="1133" w:type="dxa"/>
          </w:tcPr>
          <w:p w:rsidR="00496565" w:rsidRDefault="00957890" w:rsidP="00496565">
            <w:pPr>
              <w:cnfStyle w:val="000000100000"/>
            </w:pPr>
            <w:r>
              <w:t>Susmita</w:t>
            </w:r>
          </w:p>
        </w:tc>
      </w:tr>
      <w:tr w:rsidR="00C009AE" w:rsidTr="00B33CF0">
        <w:tc>
          <w:tcPr>
            <w:cnfStyle w:val="001000000000"/>
            <w:tcW w:w="1097" w:type="dxa"/>
          </w:tcPr>
          <w:p w:rsidR="00B27525" w:rsidRDefault="00957890" w:rsidP="00496565">
            <w:r>
              <w:t>SMS – 0</w:t>
            </w:r>
            <w:r w:rsidR="00F423B9">
              <w:t>24</w:t>
            </w:r>
          </w:p>
        </w:tc>
        <w:tc>
          <w:tcPr>
            <w:tcW w:w="1199" w:type="dxa"/>
          </w:tcPr>
          <w:p w:rsidR="00B27525" w:rsidRDefault="00B27525" w:rsidP="00B27525">
            <w:pPr>
              <w:cnfStyle w:val="000000000000"/>
            </w:pPr>
          </w:p>
        </w:tc>
        <w:tc>
          <w:tcPr>
            <w:tcW w:w="1133" w:type="dxa"/>
          </w:tcPr>
          <w:p w:rsidR="00B27525" w:rsidRDefault="00C009AE" w:rsidP="00496565">
            <w:pPr>
              <w:cnfStyle w:val="000000000000"/>
            </w:pPr>
            <w:r>
              <w:t>OK</w:t>
            </w:r>
          </w:p>
        </w:tc>
        <w:tc>
          <w:tcPr>
            <w:tcW w:w="1332" w:type="dxa"/>
          </w:tcPr>
          <w:p w:rsidR="00B27525" w:rsidRDefault="00B27525" w:rsidP="00B27525">
            <w:pPr>
              <w:cnfStyle w:val="000000000000"/>
            </w:pPr>
          </w:p>
        </w:tc>
        <w:tc>
          <w:tcPr>
            <w:tcW w:w="1117" w:type="dxa"/>
          </w:tcPr>
          <w:p w:rsidR="00B27525" w:rsidRDefault="00B27525" w:rsidP="00496565">
            <w:pPr>
              <w:cnfStyle w:val="000000000000"/>
            </w:pPr>
            <w:r>
              <w:t>Step 2</w:t>
            </w:r>
          </w:p>
        </w:tc>
        <w:tc>
          <w:tcPr>
            <w:tcW w:w="1332" w:type="dxa"/>
          </w:tcPr>
          <w:p w:rsidR="00B27525" w:rsidRDefault="00B27525" w:rsidP="00B27525">
            <w:pPr>
              <w:cnfStyle w:val="000000000000"/>
            </w:pPr>
            <w:r>
              <w:t>Click on</w:t>
            </w:r>
          </w:p>
          <w:p w:rsidR="00B27525" w:rsidRDefault="00B27525" w:rsidP="00B27525">
            <w:pPr>
              <w:cnfStyle w:val="000000000000"/>
            </w:pPr>
            <w:r>
              <w:t>OK</w:t>
            </w:r>
          </w:p>
          <w:p w:rsidR="00B27525" w:rsidRDefault="00B27525" w:rsidP="00B27525">
            <w:pPr>
              <w:cnfStyle w:val="000000000000"/>
            </w:pPr>
            <w:r>
              <w:t>button after</w:t>
            </w:r>
          </w:p>
          <w:p w:rsidR="00B27525" w:rsidRDefault="00B27525" w:rsidP="00B27525">
            <w:pPr>
              <w:cnfStyle w:val="000000000000"/>
            </w:pPr>
            <w:r>
              <w:t>inserting invalid</w:t>
            </w:r>
          </w:p>
          <w:p w:rsidR="00B27525" w:rsidRDefault="00B27525" w:rsidP="00B27525">
            <w:pPr>
              <w:cnfStyle w:val="000000000000"/>
            </w:pPr>
            <w:r>
              <w:t>Transaction details from</w:t>
            </w:r>
          </w:p>
          <w:p w:rsidR="00B27525" w:rsidRDefault="00B27525" w:rsidP="00B27525">
            <w:pPr>
              <w:cnfStyle w:val="000000000000"/>
            </w:pPr>
            <w:r>
              <w:t>SMS.</w:t>
            </w:r>
          </w:p>
          <w:p w:rsidR="00CD5C2E" w:rsidRDefault="00CD5C2E" w:rsidP="00B27525">
            <w:pPr>
              <w:cnfStyle w:val="000000000000"/>
            </w:pPr>
          </w:p>
        </w:tc>
        <w:tc>
          <w:tcPr>
            <w:tcW w:w="1233" w:type="dxa"/>
          </w:tcPr>
          <w:p w:rsidR="00B27525" w:rsidRDefault="00B27525" w:rsidP="00B27525">
            <w:pPr>
              <w:cnfStyle w:val="000000000000"/>
            </w:pPr>
            <w:r>
              <w:t>Can’t able to insert Transaction into SMS.</w:t>
            </w:r>
          </w:p>
        </w:tc>
        <w:tc>
          <w:tcPr>
            <w:tcW w:w="1133" w:type="dxa"/>
          </w:tcPr>
          <w:p w:rsidR="00B27525" w:rsidRDefault="00957890" w:rsidP="00496565">
            <w:pPr>
              <w:cnfStyle w:val="000000000000"/>
            </w:pPr>
            <w:r>
              <w:t>Susmita</w:t>
            </w:r>
          </w:p>
        </w:tc>
      </w:tr>
      <w:tr w:rsidR="00C009AE" w:rsidTr="00B33CF0">
        <w:trPr>
          <w:cnfStyle w:val="000000100000"/>
        </w:trPr>
        <w:tc>
          <w:tcPr>
            <w:cnfStyle w:val="001000000000"/>
            <w:tcW w:w="1097" w:type="dxa"/>
          </w:tcPr>
          <w:p w:rsidR="00B27525" w:rsidRDefault="00957890" w:rsidP="00496565">
            <w:r>
              <w:t>SMS – 0</w:t>
            </w:r>
            <w:r w:rsidR="00F423B9">
              <w:t>25</w:t>
            </w:r>
          </w:p>
        </w:tc>
        <w:tc>
          <w:tcPr>
            <w:tcW w:w="1199" w:type="dxa"/>
          </w:tcPr>
          <w:p w:rsidR="00B27525" w:rsidRDefault="00B27525" w:rsidP="00B27525">
            <w:pPr>
              <w:cnfStyle w:val="000000100000"/>
            </w:pPr>
          </w:p>
        </w:tc>
        <w:tc>
          <w:tcPr>
            <w:tcW w:w="1133" w:type="dxa"/>
          </w:tcPr>
          <w:p w:rsidR="00B27525" w:rsidRDefault="00C009AE" w:rsidP="00496565">
            <w:pPr>
              <w:cnfStyle w:val="000000100000"/>
            </w:pPr>
            <w:r>
              <w:t>Edit</w:t>
            </w:r>
          </w:p>
        </w:tc>
        <w:tc>
          <w:tcPr>
            <w:tcW w:w="1332" w:type="dxa"/>
          </w:tcPr>
          <w:p w:rsidR="00B27525" w:rsidRDefault="00B27525" w:rsidP="00B27525">
            <w:pPr>
              <w:cnfStyle w:val="000000100000"/>
            </w:pPr>
          </w:p>
        </w:tc>
        <w:tc>
          <w:tcPr>
            <w:tcW w:w="1117" w:type="dxa"/>
          </w:tcPr>
          <w:p w:rsidR="00B27525" w:rsidRDefault="00B27525" w:rsidP="00496565">
            <w:pPr>
              <w:cnfStyle w:val="000000100000"/>
            </w:pPr>
            <w:r>
              <w:t>Step 3</w:t>
            </w:r>
          </w:p>
        </w:tc>
        <w:tc>
          <w:tcPr>
            <w:tcW w:w="1332" w:type="dxa"/>
          </w:tcPr>
          <w:p w:rsidR="00B27525" w:rsidRDefault="00B27525" w:rsidP="00B27525">
            <w:pPr>
              <w:cnfStyle w:val="000000100000"/>
            </w:pPr>
            <w:r>
              <w:t>Click on Edit Button to edit the invalid information of the Transaction. And then press the OK button.</w:t>
            </w:r>
          </w:p>
          <w:p w:rsidR="00CD5C2E" w:rsidRDefault="00CD5C2E" w:rsidP="00B27525">
            <w:pPr>
              <w:cnfStyle w:val="000000100000"/>
            </w:pPr>
          </w:p>
        </w:tc>
        <w:tc>
          <w:tcPr>
            <w:tcW w:w="1233" w:type="dxa"/>
          </w:tcPr>
          <w:p w:rsidR="00B27525" w:rsidRDefault="00B27525" w:rsidP="004F0B5B">
            <w:pPr>
              <w:cnfStyle w:val="000000100000"/>
            </w:pPr>
            <w:r>
              <w:t>Successfully added the details of the Transaction into SMS.</w:t>
            </w:r>
          </w:p>
        </w:tc>
        <w:tc>
          <w:tcPr>
            <w:tcW w:w="1133" w:type="dxa"/>
          </w:tcPr>
          <w:p w:rsidR="00B27525" w:rsidRDefault="00957890" w:rsidP="00496565">
            <w:pPr>
              <w:cnfStyle w:val="000000100000"/>
            </w:pPr>
            <w:r>
              <w:t>Susmita</w:t>
            </w:r>
          </w:p>
        </w:tc>
      </w:tr>
      <w:tr w:rsidR="00C009AE" w:rsidTr="00B33CF0">
        <w:tc>
          <w:tcPr>
            <w:cnfStyle w:val="001000000000"/>
            <w:tcW w:w="1097" w:type="dxa"/>
          </w:tcPr>
          <w:p w:rsidR="00B27525" w:rsidRDefault="00957890" w:rsidP="00496565">
            <w:r>
              <w:t>SMS – 0</w:t>
            </w:r>
            <w:r w:rsidR="00F423B9">
              <w:t>26</w:t>
            </w:r>
          </w:p>
        </w:tc>
        <w:tc>
          <w:tcPr>
            <w:tcW w:w="1199" w:type="dxa"/>
          </w:tcPr>
          <w:p w:rsidR="00B27525" w:rsidRDefault="00B27525" w:rsidP="00B27525">
            <w:pPr>
              <w:cnfStyle w:val="000000000000"/>
            </w:pPr>
          </w:p>
        </w:tc>
        <w:tc>
          <w:tcPr>
            <w:tcW w:w="1133" w:type="dxa"/>
          </w:tcPr>
          <w:p w:rsidR="00B27525" w:rsidRDefault="00B27525" w:rsidP="00496565">
            <w:pPr>
              <w:cnfStyle w:val="000000000000"/>
            </w:pPr>
          </w:p>
        </w:tc>
        <w:tc>
          <w:tcPr>
            <w:tcW w:w="1332" w:type="dxa"/>
          </w:tcPr>
          <w:p w:rsidR="00B27525" w:rsidRDefault="00B27525" w:rsidP="00B27525">
            <w:pPr>
              <w:cnfStyle w:val="000000000000"/>
            </w:pPr>
          </w:p>
        </w:tc>
        <w:tc>
          <w:tcPr>
            <w:tcW w:w="1117" w:type="dxa"/>
          </w:tcPr>
          <w:p w:rsidR="00B27525" w:rsidRDefault="00B27525" w:rsidP="00496565">
            <w:pPr>
              <w:cnfStyle w:val="000000000000"/>
            </w:pPr>
            <w:r>
              <w:t>Step 4</w:t>
            </w:r>
          </w:p>
        </w:tc>
        <w:tc>
          <w:tcPr>
            <w:tcW w:w="1332" w:type="dxa"/>
          </w:tcPr>
          <w:p w:rsidR="00B27525" w:rsidRDefault="00B27525" w:rsidP="00B27525">
            <w:pPr>
              <w:cnfStyle w:val="000000000000"/>
            </w:pPr>
            <w:r>
              <w:t>Click on</w:t>
            </w:r>
          </w:p>
          <w:p w:rsidR="00B27525" w:rsidRDefault="006818B7" w:rsidP="00B27525">
            <w:pPr>
              <w:cnfStyle w:val="000000000000"/>
            </w:pPr>
            <w:r>
              <w:t>OK</w:t>
            </w:r>
          </w:p>
          <w:p w:rsidR="00B27525" w:rsidRDefault="00B27525" w:rsidP="00B27525">
            <w:pPr>
              <w:cnfStyle w:val="000000000000"/>
            </w:pPr>
            <w:r>
              <w:t>button after</w:t>
            </w:r>
          </w:p>
          <w:p w:rsidR="00B27525" w:rsidRDefault="00B27525" w:rsidP="00B27525">
            <w:pPr>
              <w:cnfStyle w:val="000000000000"/>
            </w:pPr>
            <w:r>
              <w:t>inserting valid</w:t>
            </w:r>
          </w:p>
          <w:p w:rsidR="00B27525" w:rsidRDefault="00B27525" w:rsidP="00B27525">
            <w:pPr>
              <w:cnfStyle w:val="000000000000"/>
            </w:pPr>
            <w:r>
              <w:t>information of Transaction from</w:t>
            </w:r>
          </w:p>
          <w:p w:rsidR="00B27525" w:rsidRDefault="00B27525" w:rsidP="00B27525">
            <w:pPr>
              <w:cnfStyle w:val="000000000000"/>
            </w:pPr>
            <w:r>
              <w:t>SMS.</w:t>
            </w:r>
          </w:p>
        </w:tc>
        <w:tc>
          <w:tcPr>
            <w:tcW w:w="1233" w:type="dxa"/>
          </w:tcPr>
          <w:p w:rsidR="00B27525" w:rsidRDefault="00B27525" w:rsidP="00C212CF">
            <w:pPr>
              <w:cnfStyle w:val="000000000000"/>
            </w:pPr>
            <w:r>
              <w:t xml:space="preserve">Successfully added the details of the Transaction into SMS.  Can able to use Accounts </w:t>
            </w:r>
            <w:r w:rsidR="00C212CF">
              <w:t>in future</w:t>
            </w:r>
            <w:r>
              <w:t>.</w:t>
            </w:r>
          </w:p>
          <w:p w:rsidR="00C212CF" w:rsidRDefault="00C212CF" w:rsidP="00C212CF">
            <w:pPr>
              <w:cnfStyle w:val="000000000000"/>
            </w:pPr>
          </w:p>
        </w:tc>
        <w:tc>
          <w:tcPr>
            <w:tcW w:w="1133" w:type="dxa"/>
          </w:tcPr>
          <w:p w:rsidR="00B27525" w:rsidRDefault="00957890" w:rsidP="00496565">
            <w:pPr>
              <w:cnfStyle w:val="000000000000"/>
            </w:pPr>
            <w:r>
              <w:t>Susmita</w:t>
            </w:r>
          </w:p>
        </w:tc>
      </w:tr>
      <w:tr w:rsidR="00C009AE" w:rsidTr="00B33CF0">
        <w:trPr>
          <w:cnfStyle w:val="000000100000"/>
        </w:trPr>
        <w:tc>
          <w:tcPr>
            <w:cnfStyle w:val="001000000000"/>
            <w:tcW w:w="1097" w:type="dxa"/>
          </w:tcPr>
          <w:p w:rsidR="00C212CF" w:rsidRDefault="00957890" w:rsidP="00496565">
            <w:r>
              <w:lastRenderedPageBreak/>
              <w:t>SMS – 0</w:t>
            </w:r>
            <w:r w:rsidR="00F423B9">
              <w:t>27</w:t>
            </w:r>
          </w:p>
        </w:tc>
        <w:tc>
          <w:tcPr>
            <w:tcW w:w="1199" w:type="dxa"/>
          </w:tcPr>
          <w:p w:rsidR="00C212CF" w:rsidRDefault="00C212CF" w:rsidP="006818B7">
            <w:pPr>
              <w:cnfStyle w:val="000000100000"/>
            </w:pPr>
            <w:r>
              <w:t>Check for Leaves made by  Student</w:t>
            </w:r>
            <w:r w:rsidR="006818B7">
              <w:t xml:space="preserve"> </w:t>
            </w:r>
            <w:r>
              <w:t>in School.</w:t>
            </w:r>
          </w:p>
        </w:tc>
        <w:tc>
          <w:tcPr>
            <w:tcW w:w="1133" w:type="dxa"/>
          </w:tcPr>
          <w:p w:rsidR="00C212CF" w:rsidRDefault="00C212CF" w:rsidP="00496565">
            <w:pPr>
              <w:cnfStyle w:val="000000100000"/>
            </w:pPr>
            <w:r>
              <w:t>Leave</w:t>
            </w:r>
          </w:p>
        </w:tc>
        <w:tc>
          <w:tcPr>
            <w:tcW w:w="1332" w:type="dxa"/>
          </w:tcPr>
          <w:p w:rsidR="00C212CF" w:rsidRDefault="00C212CF" w:rsidP="00C212CF">
            <w:pPr>
              <w:cnfStyle w:val="000000100000"/>
            </w:pPr>
            <w:r>
              <w:t>The</w:t>
            </w:r>
          </w:p>
          <w:p w:rsidR="00C212CF" w:rsidRDefault="00C212CF" w:rsidP="00C212CF">
            <w:pPr>
              <w:cnfStyle w:val="000000100000"/>
            </w:pPr>
            <w:r>
              <w:t>purpose</w:t>
            </w:r>
          </w:p>
          <w:p w:rsidR="00C212CF" w:rsidRDefault="00C212CF" w:rsidP="00C212CF">
            <w:pPr>
              <w:cnfStyle w:val="000000100000"/>
            </w:pPr>
            <w:r>
              <w:t>of this test</w:t>
            </w:r>
          </w:p>
          <w:p w:rsidR="00C212CF" w:rsidRDefault="00C212CF" w:rsidP="00C212CF">
            <w:pPr>
              <w:cnfStyle w:val="000000100000"/>
            </w:pPr>
            <w:r>
              <w:t>is to check weather Student has a required Attendance in School or not.</w:t>
            </w:r>
          </w:p>
          <w:p w:rsidR="00CD5C2E" w:rsidRDefault="00CD5C2E" w:rsidP="00C212CF">
            <w:pPr>
              <w:cnfStyle w:val="000000100000"/>
            </w:pPr>
          </w:p>
        </w:tc>
        <w:tc>
          <w:tcPr>
            <w:tcW w:w="1117" w:type="dxa"/>
          </w:tcPr>
          <w:p w:rsidR="00C212CF" w:rsidRDefault="00C212CF" w:rsidP="00496565">
            <w:pPr>
              <w:cnfStyle w:val="000000100000"/>
            </w:pPr>
            <w:r>
              <w:t>Step 1</w:t>
            </w:r>
          </w:p>
        </w:tc>
        <w:tc>
          <w:tcPr>
            <w:tcW w:w="1332" w:type="dxa"/>
          </w:tcPr>
          <w:p w:rsidR="00C212CF" w:rsidRDefault="00C212CF" w:rsidP="00B27525">
            <w:pPr>
              <w:cnfStyle w:val="000000100000"/>
            </w:pPr>
            <w:r>
              <w:t>Click Leave to open Leave window.</w:t>
            </w:r>
          </w:p>
        </w:tc>
        <w:tc>
          <w:tcPr>
            <w:tcW w:w="1233" w:type="dxa"/>
          </w:tcPr>
          <w:p w:rsidR="00C212CF" w:rsidRDefault="00C212CF" w:rsidP="00C212CF">
            <w:pPr>
              <w:cnfStyle w:val="000000100000"/>
            </w:pPr>
            <w:r>
              <w:t>Successfully opened Leave window.</w:t>
            </w:r>
          </w:p>
        </w:tc>
        <w:tc>
          <w:tcPr>
            <w:tcW w:w="1133" w:type="dxa"/>
          </w:tcPr>
          <w:p w:rsidR="00C212CF" w:rsidRDefault="00957890" w:rsidP="00496565">
            <w:pPr>
              <w:cnfStyle w:val="000000100000"/>
            </w:pPr>
            <w:r>
              <w:t>Susmita</w:t>
            </w:r>
          </w:p>
        </w:tc>
      </w:tr>
      <w:tr w:rsidR="00C009AE" w:rsidTr="00B33CF0">
        <w:tc>
          <w:tcPr>
            <w:cnfStyle w:val="001000000000"/>
            <w:tcW w:w="1097" w:type="dxa"/>
          </w:tcPr>
          <w:p w:rsidR="00C212CF" w:rsidRDefault="00957890" w:rsidP="00496565">
            <w:r>
              <w:t>SMS – 0</w:t>
            </w:r>
            <w:r w:rsidR="00F423B9">
              <w:t>28</w:t>
            </w:r>
          </w:p>
        </w:tc>
        <w:tc>
          <w:tcPr>
            <w:tcW w:w="1199" w:type="dxa"/>
          </w:tcPr>
          <w:p w:rsidR="00C212CF" w:rsidRDefault="00C212CF" w:rsidP="00B27525">
            <w:pPr>
              <w:cnfStyle w:val="000000000000"/>
            </w:pPr>
          </w:p>
        </w:tc>
        <w:tc>
          <w:tcPr>
            <w:tcW w:w="1133" w:type="dxa"/>
          </w:tcPr>
          <w:p w:rsidR="00C212CF" w:rsidRDefault="00C009AE" w:rsidP="00496565">
            <w:pPr>
              <w:cnfStyle w:val="000000000000"/>
            </w:pPr>
            <w:r>
              <w:t>Submit</w:t>
            </w:r>
          </w:p>
        </w:tc>
        <w:tc>
          <w:tcPr>
            <w:tcW w:w="1332" w:type="dxa"/>
          </w:tcPr>
          <w:p w:rsidR="00C212CF" w:rsidRDefault="00C212CF" w:rsidP="00C212CF">
            <w:pPr>
              <w:cnfStyle w:val="000000000000"/>
            </w:pPr>
          </w:p>
        </w:tc>
        <w:tc>
          <w:tcPr>
            <w:tcW w:w="1117" w:type="dxa"/>
          </w:tcPr>
          <w:p w:rsidR="00C212CF" w:rsidRDefault="00C212CF" w:rsidP="00496565">
            <w:pPr>
              <w:cnfStyle w:val="000000000000"/>
            </w:pPr>
            <w:r>
              <w:t>Step 2</w:t>
            </w:r>
          </w:p>
        </w:tc>
        <w:tc>
          <w:tcPr>
            <w:tcW w:w="1332" w:type="dxa"/>
          </w:tcPr>
          <w:p w:rsidR="00C212CF" w:rsidRDefault="00C212CF" w:rsidP="00C212CF">
            <w:pPr>
              <w:cnfStyle w:val="000000000000"/>
            </w:pPr>
            <w:r>
              <w:t>Click on Submit</w:t>
            </w:r>
          </w:p>
          <w:p w:rsidR="00C212CF" w:rsidRDefault="00C212CF" w:rsidP="00C212CF">
            <w:pPr>
              <w:cnfStyle w:val="000000000000"/>
            </w:pPr>
            <w:r>
              <w:t>button after</w:t>
            </w:r>
          </w:p>
          <w:p w:rsidR="00C212CF" w:rsidRDefault="00C212CF" w:rsidP="00C212CF">
            <w:pPr>
              <w:cnfStyle w:val="000000000000"/>
            </w:pPr>
            <w:r>
              <w:t>inserting invalid</w:t>
            </w:r>
          </w:p>
          <w:p w:rsidR="00C212CF" w:rsidRDefault="00C212CF" w:rsidP="00C212CF">
            <w:pPr>
              <w:cnfStyle w:val="000000000000"/>
            </w:pPr>
            <w:r>
              <w:t>information of the Student from</w:t>
            </w:r>
          </w:p>
          <w:p w:rsidR="00C212CF" w:rsidRDefault="00C212CF" w:rsidP="00C212CF">
            <w:pPr>
              <w:cnfStyle w:val="000000000000"/>
            </w:pPr>
            <w:r>
              <w:t>SMS.</w:t>
            </w:r>
          </w:p>
          <w:p w:rsidR="00CD5C2E" w:rsidRDefault="00CD5C2E" w:rsidP="00C212CF">
            <w:pPr>
              <w:cnfStyle w:val="000000000000"/>
            </w:pPr>
          </w:p>
        </w:tc>
        <w:tc>
          <w:tcPr>
            <w:tcW w:w="1233" w:type="dxa"/>
          </w:tcPr>
          <w:p w:rsidR="00C212CF" w:rsidRDefault="00C212CF" w:rsidP="006818B7">
            <w:pPr>
              <w:cnfStyle w:val="000000000000"/>
            </w:pPr>
            <w:r>
              <w:t xml:space="preserve">Can’t able to </w:t>
            </w:r>
            <w:r w:rsidR="006818B7">
              <w:t>see</w:t>
            </w:r>
            <w:r>
              <w:t xml:space="preserve"> </w:t>
            </w:r>
            <w:r w:rsidR="006818B7">
              <w:t>Attendance information of the Student</w:t>
            </w:r>
            <w:r>
              <w:t xml:space="preserve"> </w:t>
            </w:r>
            <w:r w:rsidR="006818B7">
              <w:t>from</w:t>
            </w:r>
            <w:r>
              <w:t xml:space="preserve"> SMS.</w:t>
            </w:r>
          </w:p>
        </w:tc>
        <w:tc>
          <w:tcPr>
            <w:tcW w:w="1133" w:type="dxa"/>
          </w:tcPr>
          <w:p w:rsidR="00C212CF" w:rsidRDefault="00957890" w:rsidP="00496565">
            <w:pPr>
              <w:cnfStyle w:val="000000000000"/>
            </w:pPr>
            <w:r>
              <w:t>Susmita</w:t>
            </w:r>
          </w:p>
        </w:tc>
      </w:tr>
      <w:tr w:rsidR="00C009AE" w:rsidTr="00B33CF0">
        <w:trPr>
          <w:cnfStyle w:val="000000100000"/>
        </w:trPr>
        <w:tc>
          <w:tcPr>
            <w:cnfStyle w:val="001000000000"/>
            <w:tcW w:w="1097" w:type="dxa"/>
          </w:tcPr>
          <w:p w:rsidR="00C212CF" w:rsidRDefault="00957890" w:rsidP="00496565">
            <w:r>
              <w:t>SMS – 0</w:t>
            </w:r>
            <w:r w:rsidR="00F423B9">
              <w:t>29</w:t>
            </w:r>
          </w:p>
        </w:tc>
        <w:tc>
          <w:tcPr>
            <w:tcW w:w="1199" w:type="dxa"/>
          </w:tcPr>
          <w:p w:rsidR="00C212CF" w:rsidRDefault="00C212CF" w:rsidP="00B27525">
            <w:pPr>
              <w:cnfStyle w:val="000000100000"/>
            </w:pPr>
          </w:p>
        </w:tc>
        <w:tc>
          <w:tcPr>
            <w:tcW w:w="1133" w:type="dxa"/>
          </w:tcPr>
          <w:p w:rsidR="00C212CF" w:rsidRDefault="00C009AE" w:rsidP="00496565">
            <w:pPr>
              <w:cnfStyle w:val="000000100000"/>
            </w:pPr>
            <w:r>
              <w:t>Edit</w:t>
            </w:r>
          </w:p>
        </w:tc>
        <w:tc>
          <w:tcPr>
            <w:tcW w:w="1332" w:type="dxa"/>
          </w:tcPr>
          <w:p w:rsidR="00C212CF" w:rsidRDefault="00C212CF" w:rsidP="00C212CF">
            <w:pPr>
              <w:cnfStyle w:val="000000100000"/>
            </w:pPr>
          </w:p>
        </w:tc>
        <w:tc>
          <w:tcPr>
            <w:tcW w:w="1117" w:type="dxa"/>
          </w:tcPr>
          <w:p w:rsidR="00C212CF" w:rsidRDefault="00C212CF" w:rsidP="00496565">
            <w:pPr>
              <w:cnfStyle w:val="000000100000"/>
            </w:pPr>
            <w:r>
              <w:t>Step 3</w:t>
            </w:r>
          </w:p>
        </w:tc>
        <w:tc>
          <w:tcPr>
            <w:tcW w:w="1332" w:type="dxa"/>
          </w:tcPr>
          <w:p w:rsidR="00C212CF" w:rsidRDefault="00C212CF" w:rsidP="004F0B5B">
            <w:pPr>
              <w:cnfStyle w:val="000000100000"/>
            </w:pPr>
            <w:r>
              <w:t xml:space="preserve">Click on Edit Button to edit the </w:t>
            </w:r>
            <w:r w:rsidR="006818B7">
              <w:t xml:space="preserve">invalid information of the Student. And then press the Submit </w:t>
            </w:r>
            <w:r>
              <w:t>button.</w:t>
            </w:r>
          </w:p>
          <w:p w:rsidR="00CD5C2E" w:rsidRDefault="00CD5C2E" w:rsidP="004F0B5B">
            <w:pPr>
              <w:cnfStyle w:val="000000100000"/>
            </w:pPr>
          </w:p>
        </w:tc>
        <w:tc>
          <w:tcPr>
            <w:tcW w:w="1233" w:type="dxa"/>
          </w:tcPr>
          <w:p w:rsidR="00C212CF" w:rsidRDefault="00C212CF" w:rsidP="006818B7">
            <w:pPr>
              <w:cnfStyle w:val="000000100000"/>
            </w:pPr>
            <w:r>
              <w:t>Successful</w:t>
            </w:r>
            <w:r w:rsidR="006818B7">
              <w:t>ly shows the attendance</w:t>
            </w:r>
            <w:r>
              <w:t xml:space="preserve"> details of the </w:t>
            </w:r>
            <w:r w:rsidR="006818B7">
              <w:t>Student from</w:t>
            </w:r>
            <w:r>
              <w:t xml:space="preserve"> SMS.</w:t>
            </w:r>
          </w:p>
        </w:tc>
        <w:tc>
          <w:tcPr>
            <w:tcW w:w="1133" w:type="dxa"/>
          </w:tcPr>
          <w:p w:rsidR="00C212CF" w:rsidRDefault="00957890" w:rsidP="00496565">
            <w:pPr>
              <w:cnfStyle w:val="000000100000"/>
            </w:pPr>
            <w:r>
              <w:t>Susmita</w:t>
            </w:r>
          </w:p>
        </w:tc>
      </w:tr>
      <w:tr w:rsidR="00C009AE" w:rsidTr="00B33CF0">
        <w:tc>
          <w:tcPr>
            <w:cnfStyle w:val="001000000000"/>
            <w:tcW w:w="1097" w:type="dxa"/>
          </w:tcPr>
          <w:p w:rsidR="00C212CF" w:rsidRDefault="00957890" w:rsidP="00496565">
            <w:r>
              <w:t>SMS – 0</w:t>
            </w:r>
            <w:r w:rsidR="00F423B9">
              <w:t>30</w:t>
            </w:r>
          </w:p>
        </w:tc>
        <w:tc>
          <w:tcPr>
            <w:tcW w:w="1199" w:type="dxa"/>
          </w:tcPr>
          <w:p w:rsidR="00C212CF" w:rsidRDefault="00C212CF" w:rsidP="00B27525">
            <w:pPr>
              <w:cnfStyle w:val="000000000000"/>
            </w:pPr>
          </w:p>
        </w:tc>
        <w:tc>
          <w:tcPr>
            <w:tcW w:w="1133" w:type="dxa"/>
          </w:tcPr>
          <w:p w:rsidR="00C212CF" w:rsidRDefault="00C212CF" w:rsidP="00496565">
            <w:pPr>
              <w:cnfStyle w:val="000000000000"/>
            </w:pPr>
          </w:p>
        </w:tc>
        <w:tc>
          <w:tcPr>
            <w:tcW w:w="1332" w:type="dxa"/>
          </w:tcPr>
          <w:p w:rsidR="00C212CF" w:rsidRDefault="00C212CF" w:rsidP="00C212CF">
            <w:pPr>
              <w:cnfStyle w:val="000000000000"/>
            </w:pPr>
          </w:p>
        </w:tc>
        <w:tc>
          <w:tcPr>
            <w:tcW w:w="1117" w:type="dxa"/>
          </w:tcPr>
          <w:p w:rsidR="00C212CF" w:rsidRDefault="00C212CF" w:rsidP="00496565">
            <w:pPr>
              <w:cnfStyle w:val="000000000000"/>
            </w:pPr>
            <w:r>
              <w:t>Step 4</w:t>
            </w:r>
          </w:p>
        </w:tc>
        <w:tc>
          <w:tcPr>
            <w:tcW w:w="1332" w:type="dxa"/>
          </w:tcPr>
          <w:p w:rsidR="00C212CF" w:rsidRDefault="00C212CF" w:rsidP="00C212CF">
            <w:pPr>
              <w:cnfStyle w:val="000000000000"/>
            </w:pPr>
            <w:r>
              <w:t>Click on</w:t>
            </w:r>
          </w:p>
          <w:p w:rsidR="00C212CF" w:rsidRDefault="00C212CF" w:rsidP="00C212CF">
            <w:pPr>
              <w:cnfStyle w:val="000000000000"/>
            </w:pPr>
            <w:r>
              <w:t>Submit</w:t>
            </w:r>
          </w:p>
          <w:p w:rsidR="00C212CF" w:rsidRDefault="00C212CF" w:rsidP="00C212CF">
            <w:pPr>
              <w:cnfStyle w:val="000000000000"/>
            </w:pPr>
            <w:r>
              <w:t>button after</w:t>
            </w:r>
          </w:p>
          <w:p w:rsidR="00C212CF" w:rsidRDefault="00C212CF" w:rsidP="00C212CF">
            <w:pPr>
              <w:cnfStyle w:val="000000000000"/>
            </w:pPr>
            <w:r>
              <w:t>inserting valid</w:t>
            </w:r>
          </w:p>
          <w:p w:rsidR="00C212CF" w:rsidRDefault="00C212CF" w:rsidP="00C212CF">
            <w:pPr>
              <w:cnfStyle w:val="000000000000"/>
            </w:pPr>
            <w:r>
              <w:t>info</w:t>
            </w:r>
            <w:r w:rsidR="006818B7">
              <w:t>rmation of Student</w:t>
            </w:r>
            <w:r>
              <w:t xml:space="preserve"> from</w:t>
            </w:r>
          </w:p>
          <w:p w:rsidR="00C212CF" w:rsidRDefault="00C212CF" w:rsidP="00C212CF">
            <w:pPr>
              <w:cnfStyle w:val="000000000000"/>
            </w:pPr>
            <w:r>
              <w:t>SMS.</w:t>
            </w:r>
          </w:p>
        </w:tc>
        <w:tc>
          <w:tcPr>
            <w:tcW w:w="1233" w:type="dxa"/>
          </w:tcPr>
          <w:p w:rsidR="00C212CF" w:rsidRDefault="00C212CF" w:rsidP="00C212CF">
            <w:pPr>
              <w:cnfStyle w:val="000000000000"/>
            </w:pPr>
            <w:r>
              <w:t>Successful</w:t>
            </w:r>
            <w:r w:rsidR="006818B7">
              <w:t>ly shows the attendance details of the Student from</w:t>
            </w:r>
            <w:r>
              <w:t xml:space="preserve"> SMS.  Can a</w:t>
            </w:r>
            <w:r w:rsidR="006818B7">
              <w:t xml:space="preserve">ble to calculate the Percentage Attendance for allowing </w:t>
            </w:r>
            <w:r>
              <w:t>in</w:t>
            </w:r>
            <w:r w:rsidR="006818B7">
              <w:t>to</w:t>
            </w:r>
            <w:r>
              <w:t xml:space="preserve"> </w:t>
            </w:r>
            <w:r w:rsidR="006818B7">
              <w:t>Exam</w:t>
            </w:r>
            <w:r>
              <w:t>.</w:t>
            </w:r>
          </w:p>
          <w:p w:rsidR="00C212CF" w:rsidRDefault="00C212CF" w:rsidP="004F0B5B">
            <w:pPr>
              <w:cnfStyle w:val="000000000000"/>
            </w:pPr>
          </w:p>
        </w:tc>
        <w:tc>
          <w:tcPr>
            <w:tcW w:w="1133" w:type="dxa"/>
          </w:tcPr>
          <w:p w:rsidR="00C212CF" w:rsidRDefault="00957890" w:rsidP="00496565">
            <w:pPr>
              <w:cnfStyle w:val="000000000000"/>
            </w:pPr>
            <w:r>
              <w:t>Susmita</w:t>
            </w:r>
          </w:p>
        </w:tc>
      </w:tr>
      <w:tr w:rsidR="00192928" w:rsidTr="00B33CF0">
        <w:trPr>
          <w:cnfStyle w:val="000000100000"/>
        </w:trPr>
        <w:tc>
          <w:tcPr>
            <w:cnfStyle w:val="001000000000"/>
            <w:tcW w:w="1097" w:type="dxa"/>
          </w:tcPr>
          <w:p w:rsidR="006818B7" w:rsidRDefault="00957890" w:rsidP="00496565">
            <w:r>
              <w:t>SMS – 0</w:t>
            </w:r>
            <w:r w:rsidR="00F423B9">
              <w:t>31</w:t>
            </w:r>
          </w:p>
        </w:tc>
        <w:tc>
          <w:tcPr>
            <w:tcW w:w="1199" w:type="dxa"/>
          </w:tcPr>
          <w:p w:rsidR="006818B7" w:rsidRDefault="0022340E" w:rsidP="00CA4F9F">
            <w:pPr>
              <w:cnfStyle w:val="000000100000"/>
            </w:pPr>
            <w:r>
              <w:t xml:space="preserve">Check </w:t>
            </w:r>
            <w:r w:rsidR="00CA4F9F">
              <w:t xml:space="preserve">Login </w:t>
            </w:r>
            <w:r>
              <w:t>Student  from Mobile.</w:t>
            </w:r>
          </w:p>
        </w:tc>
        <w:tc>
          <w:tcPr>
            <w:tcW w:w="1133" w:type="dxa"/>
          </w:tcPr>
          <w:p w:rsidR="006818B7" w:rsidRDefault="0022340E" w:rsidP="0022340E">
            <w:pPr>
              <w:cnfStyle w:val="000000100000"/>
            </w:pPr>
            <w:r>
              <w:t xml:space="preserve">Student </w:t>
            </w:r>
          </w:p>
        </w:tc>
        <w:tc>
          <w:tcPr>
            <w:tcW w:w="1332" w:type="dxa"/>
          </w:tcPr>
          <w:p w:rsidR="006818B7" w:rsidRDefault="0022340E" w:rsidP="00CA4F9F">
            <w:pPr>
              <w:cnfStyle w:val="000000100000"/>
            </w:pPr>
            <w:r>
              <w:t>The purpose of th</w:t>
            </w:r>
            <w:r w:rsidR="00C009AE">
              <w:t xml:space="preserve">is test is that to </w:t>
            </w:r>
            <w:r w:rsidR="00CA4F9F">
              <w:t xml:space="preserve">Login </w:t>
            </w:r>
            <w:r>
              <w:t xml:space="preserve"> Student </w:t>
            </w:r>
            <w:r w:rsidR="00CA4F9F">
              <w:t xml:space="preserve">in SMS </w:t>
            </w:r>
            <w:r>
              <w:t>any time from Mobile.</w:t>
            </w:r>
          </w:p>
        </w:tc>
        <w:tc>
          <w:tcPr>
            <w:tcW w:w="1117" w:type="dxa"/>
          </w:tcPr>
          <w:p w:rsidR="006818B7" w:rsidRDefault="0022340E" w:rsidP="00496565">
            <w:pPr>
              <w:cnfStyle w:val="000000100000"/>
            </w:pPr>
            <w:r>
              <w:t>Step 1</w:t>
            </w:r>
          </w:p>
        </w:tc>
        <w:tc>
          <w:tcPr>
            <w:tcW w:w="1332" w:type="dxa"/>
          </w:tcPr>
          <w:p w:rsidR="00192928" w:rsidRDefault="00192928" w:rsidP="00192928">
            <w:pPr>
              <w:cnfStyle w:val="000000100000"/>
            </w:pPr>
            <w:r>
              <w:t>Enter user id and password of the student. Click on Enter</w:t>
            </w:r>
          </w:p>
          <w:p w:rsidR="006818B7" w:rsidRDefault="00CA4F9F" w:rsidP="00192928">
            <w:pPr>
              <w:cnfStyle w:val="000000100000"/>
            </w:pPr>
            <w:r>
              <w:t xml:space="preserve">Button </w:t>
            </w:r>
            <w:r w:rsidR="00192928">
              <w:t xml:space="preserve">after </w:t>
            </w:r>
            <w:r w:rsidR="00192928">
              <w:lastRenderedPageBreak/>
              <w:t xml:space="preserve">inserting invalid user id and password of the Student for SMS in Mobile. </w:t>
            </w:r>
          </w:p>
          <w:p w:rsidR="00CD5C2E" w:rsidRDefault="00CD5C2E" w:rsidP="00192928">
            <w:pPr>
              <w:cnfStyle w:val="000000100000"/>
            </w:pPr>
          </w:p>
        </w:tc>
        <w:tc>
          <w:tcPr>
            <w:tcW w:w="1233" w:type="dxa"/>
          </w:tcPr>
          <w:p w:rsidR="006818B7" w:rsidRDefault="00192928" w:rsidP="00C212CF">
            <w:pPr>
              <w:cnfStyle w:val="000000100000"/>
            </w:pPr>
            <w:r>
              <w:lastRenderedPageBreak/>
              <w:t>Can’t able to Login into SMS on Mobile.</w:t>
            </w:r>
          </w:p>
        </w:tc>
        <w:tc>
          <w:tcPr>
            <w:tcW w:w="1133" w:type="dxa"/>
          </w:tcPr>
          <w:p w:rsidR="006818B7" w:rsidRDefault="00957890" w:rsidP="00496565">
            <w:pPr>
              <w:cnfStyle w:val="000000100000"/>
            </w:pPr>
            <w:r>
              <w:t>Susmita</w:t>
            </w:r>
          </w:p>
        </w:tc>
      </w:tr>
      <w:tr w:rsidR="00192928" w:rsidTr="00B33CF0">
        <w:tc>
          <w:tcPr>
            <w:cnfStyle w:val="001000000000"/>
            <w:tcW w:w="1097" w:type="dxa"/>
          </w:tcPr>
          <w:p w:rsidR="00192928" w:rsidRDefault="00957890" w:rsidP="00496565">
            <w:r>
              <w:lastRenderedPageBreak/>
              <w:t>SMS – 0</w:t>
            </w:r>
            <w:r w:rsidR="00F423B9">
              <w:t>32</w:t>
            </w:r>
          </w:p>
        </w:tc>
        <w:tc>
          <w:tcPr>
            <w:tcW w:w="1199" w:type="dxa"/>
          </w:tcPr>
          <w:p w:rsidR="00192928" w:rsidRDefault="00192928" w:rsidP="00B27525">
            <w:pPr>
              <w:cnfStyle w:val="000000000000"/>
            </w:pPr>
          </w:p>
        </w:tc>
        <w:tc>
          <w:tcPr>
            <w:tcW w:w="1133" w:type="dxa"/>
          </w:tcPr>
          <w:p w:rsidR="00192928" w:rsidRDefault="00192928" w:rsidP="0022340E">
            <w:pPr>
              <w:cnfStyle w:val="000000000000"/>
            </w:pPr>
          </w:p>
        </w:tc>
        <w:tc>
          <w:tcPr>
            <w:tcW w:w="1332" w:type="dxa"/>
          </w:tcPr>
          <w:p w:rsidR="00192928" w:rsidRDefault="00192928" w:rsidP="00C212CF">
            <w:pPr>
              <w:cnfStyle w:val="000000000000"/>
            </w:pPr>
          </w:p>
        </w:tc>
        <w:tc>
          <w:tcPr>
            <w:tcW w:w="1117" w:type="dxa"/>
          </w:tcPr>
          <w:p w:rsidR="00192928" w:rsidRDefault="00192928" w:rsidP="00496565">
            <w:pPr>
              <w:cnfStyle w:val="000000000000"/>
            </w:pPr>
            <w:r>
              <w:t>Step 2</w:t>
            </w:r>
          </w:p>
        </w:tc>
        <w:tc>
          <w:tcPr>
            <w:tcW w:w="1332" w:type="dxa"/>
          </w:tcPr>
          <w:p w:rsidR="00192928" w:rsidRDefault="00192928" w:rsidP="00192928">
            <w:pPr>
              <w:cnfStyle w:val="000000000000"/>
            </w:pPr>
            <w:r>
              <w:t>Enter user id and password of the student. Click on Enter</w:t>
            </w:r>
          </w:p>
          <w:p w:rsidR="00192928" w:rsidRDefault="00CA4F9F" w:rsidP="00CA4F9F">
            <w:pPr>
              <w:cnfStyle w:val="000000000000"/>
            </w:pPr>
            <w:r>
              <w:t>B</w:t>
            </w:r>
            <w:r w:rsidR="00192928">
              <w:t>utton</w:t>
            </w:r>
            <w:r>
              <w:t xml:space="preserve"> </w:t>
            </w:r>
            <w:r w:rsidR="00192928">
              <w:t>after inserting valid user id and password of the Student for SMS in Mobile.</w:t>
            </w:r>
          </w:p>
          <w:p w:rsidR="00CD5C2E" w:rsidRDefault="00CD5C2E" w:rsidP="00CA4F9F">
            <w:pPr>
              <w:cnfStyle w:val="000000000000"/>
            </w:pPr>
          </w:p>
        </w:tc>
        <w:tc>
          <w:tcPr>
            <w:tcW w:w="1233" w:type="dxa"/>
          </w:tcPr>
          <w:p w:rsidR="00192928" w:rsidRDefault="00192928" w:rsidP="00C212CF">
            <w:pPr>
              <w:cnfStyle w:val="000000000000"/>
            </w:pPr>
            <w:r>
              <w:t>Can able to Login into SMS on Mobile.</w:t>
            </w:r>
          </w:p>
        </w:tc>
        <w:tc>
          <w:tcPr>
            <w:tcW w:w="1133" w:type="dxa"/>
          </w:tcPr>
          <w:p w:rsidR="00192928" w:rsidRDefault="00957890" w:rsidP="00496565">
            <w:pPr>
              <w:cnfStyle w:val="000000000000"/>
            </w:pPr>
            <w:r>
              <w:t>Susmita</w:t>
            </w:r>
          </w:p>
        </w:tc>
      </w:tr>
      <w:tr w:rsidR="00192928" w:rsidTr="00B33CF0">
        <w:trPr>
          <w:cnfStyle w:val="000000100000"/>
        </w:trPr>
        <w:tc>
          <w:tcPr>
            <w:cnfStyle w:val="001000000000"/>
            <w:tcW w:w="1097" w:type="dxa"/>
          </w:tcPr>
          <w:p w:rsidR="00192928" w:rsidRDefault="00957890" w:rsidP="00496565">
            <w:r>
              <w:t>SMS – 0</w:t>
            </w:r>
            <w:r w:rsidR="00F423B9">
              <w:t>33</w:t>
            </w:r>
          </w:p>
        </w:tc>
        <w:tc>
          <w:tcPr>
            <w:tcW w:w="1199" w:type="dxa"/>
          </w:tcPr>
          <w:p w:rsidR="00192928" w:rsidRDefault="00CA4F9F" w:rsidP="00B27525">
            <w:pPr>
              <w:cnfStyle w:val="000000100000"/>
            </w:pPr>
            <w:r>
              <w:t>Check Student Status from Mobile.</w:t>
            </w:r>
          </w:p>
        </w:tc>
        <w:tc>
          <w:tcPr>
            <w:tcW w:w="1133" w:type="dxa"/>
          </w:tcPr>
          <w:p w:rsidR="00192928" w:rsidRDefault="00CA4F9F" w:rsidP="0022340E">
            <w:pPr>
              <w:cnfStyle w:val="000000100000"/>
            </w:pPr>
            <w:r>
              <w:t>Status</w:t>
            </w:r>
          </w:p>
        </w:tc>
        <w:tc>
          <w:tcPr>
            <w:tcW w:w="1332" w:type="dxa"/>
          </w:tcPr>
          <w:p w:rsidR="00192928" w:rsidRDefault="00CA4F9F" w:rsidP="00C212CF">
            <w:pPr>
              <w:cnfStyle w:val="000000100000"/>
            </w:pPr>
            <w:r>
              <w:t>The purpose of this test is that to show the status of the Student any time from Mobile.</w:t>
            </w:r>
          </w:p>
        </w:tc>
        <w:tc>
          <w:tcPr>
            <w:tcW w:w="1117" w:type="dxa"/>
          </w:tcPr>
          <w:p w:rsidR="00192928" w:rsidRDefault="00192928" w:rsidP="00CA4F9F">
            <w:pPr>
              <w:cnfStyle w:val="000000100000"/>
            </w:pPr>
            <w:r>
              <w:t xml:space="preserve">Step </w:t>
            </w:r>
            <w:r w:rsidR="00CA4F9F">
              <w:t>1</w:t>
            </w:r>
          </w:p>
        </w:tc>
        <w:tc>
          <w:tcPr>
            <w:tcW w:w="1332" w:type="dxa"/>
          </w:tcPr>
          <w:p w:rsidR="00192928" w:rsidRDefault="00CD5C2E" w:rsidP="00192928">
            <w:pPr>
              <w:cnfStyle w:val="000000100000"/>
            </w:pPr>
            <w:r>
              <w:t xml:space="preserve">Enter Student ID, Student Name, Student Course </w:t>
            </w:r>
            <w:r w:rsidR="00192928">
              <w:t>Name of the Student. Click on</w:t>
            </w:r>
            <w:r w:rsidR="00CA4F9F">
              <w:t xml:space="preserve"> Enter</w:t>
            </w:r>
          </w:p>
          <w:p w:rsidR="00192928" w:rsidRDefault="00192928" w:rsidP="00192928">
            <w:pPr>
              <w:cnfStyle w:val="000000100000"/>
            </w:pPr>
            <w:r>
              <w:t>button after</w:t>
            </w:r>
          </w:p>
          <w:p w:rsidR="00192928" w:rsidRDefault="00192928" w:rsidP="00192928">
            <w:pPr>
              <w:cnfStyle w:val="000000100000"/>
            </w:pPr>
            <w:r>
              <w:t>inserting invalid</w:t>
            </w:r>
          </w:p>
          <w:p w:rsidR="00192928" w:rsidRDefault="00192928" w:rsidP="00192928">
            <w:pPr>
              <w:cnfStyle w:val="000000100000"/>
            </w:pPr>
            <w:r>
              <w:t>information of the Student from</w:t>
            </w:r>
          </w:p>
          <w:p w:rsidR="00192928" w:rsidRDefault="00192928" w:rsidP="00192928">
            <w:pPr>
              <w:cnfStyle w:val="000000100000"/>
            </w:pPr>
            <w:r>
              <w:t>SMS</w:t>
            </w:r>
            <w:r w:rsidR="00CA4F9F">
              <w:t xml:space="preserve"> on Mobile</w:t>
            </w:r>
            <w:r>
              <w:t>.</w:t>
            </w:r>
          </w:p>
          <w:p w:rsidR="00CD5C2E" w:rsidRDefault="00CD5C2E" w:rsidP="00192928">
            <w:pPr>
              <w:cnfStyle w:val="000000100000"/>
            </w:pPr>
          </w:p>
        </w:tc>
        <w:tc>
          <w:tcPr>
            <w:tcW w:w="1233" w:type="dxa"/>
          </w:tcPr>
          <w:p w:rsidR="00192928" w:rsidRDefault="00192928" w:rsidP="00C212CF">
            <w:pPr>
              <w:cnfStyle w:val="000000100000"/>
            </w:pPr>
            <w:r>
              <w:t>Can’t able to show the status of the Student from Mobile.</w:t>
            </w:r>
          </w:p>
        </w:tc>
        <w:tc>
          <w:tcPr>
            <w:tcW w:w="1133" w:type="dxa"/>
          </w:tcPr>
          <w:p w:rsidR="00192928" w:rsidRDefault="00957890" w:rsidP="00496565">
            <w:pPr>
              <w:cnfStyle w:val="000000100000"/>
            </w:pPr>
            <w:r>
              <w:t>Susmita</w:t>
            </w:r>
          </w:p>
        </w:tc>
      </w:tr>
      <w:tr w:rsidR="00CA4F9F" w:rsidTr="00B33CF0">
        <w:tc>
          <w:tcPr>
            <w:cnfStyle w:val="001000000000"/>
            <w:tcW w:w="1097" w:type="dxa"/>
          </w:tcPr>
          <w:p w:rsidR="00CA4F9F" w:rsidRDefault="00957890" w:rsidP="00496565">
            <w:r>
              <w:t>SMS – 0</w:t>
            </w:r>
            <w:r w:rsidR="00F423B9">
              <w:t>34</w:t>
            </w:r>
          </w:p>
        </w:tc>
        <w:tc>
          <w:tcPr>
            <w:tcW w:w="1199" w:type="dxa"/>
          </w:tcPr>
          <w:p w:rsidR="00CA4F9F" w:rsidRDefault="00CA4F9F" w:rsidP="00B27525">
            <w:pPr>
              <w:cnfStyle w:val="000000000000"/>
            </w:pPr>
          </w:p>
        </w:tc>
        <w:tc>
          <w:tcPr>
            <w:tcW w:w="1133" w:type="dxa"/>
          </w:tcPr>
          <w:p w:rsidR="00CA4F9F" w:rsidRDefault="00CA4F9F" w:rsidP="0022340E">
            <w:pPr>
              <w:cnfStyle w:val="000000000000"/>
            </w:pPr>
          </w:p>
        </w:tc>
        <w:tc>
          <w:tcPr>
            <w:tcW w:w="1332" w:type="dxa"/>
          </w:tcPr>
          <w:p w:rsidR="00CA4F9F" w:rsidRDefault="00CA4F9F" w:rsidP="00C212CF">
            <w:pPr>
              <w:cnfStyle w:val="000000000000"/>
            </w:pPr>
          </w:p>
        </w:tc>
        <w:tc>
          <w:tcPr>
            <w:tcW w:w="1117" w:type="dxa"/>
          </w:tcPr>
          <w:p w:rsidR="00CA4F9F" w:rsidRDefault="00CA4F9F" w:rsidP="00CA4F9F">
            <w:pPr>
              <w:cnfStyle w:val="000000000000"/>
            </w:pPr>
            <w:r>
              <w:t>Step 2</w:t>
            </w:r>
          </w:p>
        </w:tc>
        <w:tc>
          <w:tcPr>
            <w:tcW w:w="1332" w:type="dxa"/>
          </w:tcPr>
          <w:p w:rsidR="00CA4F9F" w:rsidRDefault="00CA4F9F" w:rsidP="00CA4F9F">
            <w:pPr>
              <w:cnfStyle w:val="000000000000"/>
            </w:pPr>
            <w:r>
              <w:t xml:space="preserve">Enter Student ID, Student </w:t>
            </w:r>
            <w:r w:rsidR="00CD5C2E">
              <w:t xml:space="preserve">Name, Student Course </w:t>
            </w:r>
            <w:r>
              <w:t>Name of the Student. Click on Enter</w:t>
            </w:r>
          </w:p>
          <w:p w:rsidR="00CA4F9F" w:rsidRDefault="00CA4F9F" w:rsidP="00CA4F9F">
            <w:pPr>
              <w:cnfStyle w:val="000000000000"/>
            </w:pPr>
            <w:r>
              <w:t>button after</w:t>
            </w:r>
          </w:p>
          <w:p w:rsidR="00CA4F9F" w:rsidRDefault="00CA4F9F" w:rsidP="00CA4F9F">
            <w:pPr>
              <w:cnfStyle w:val="000000000000"/>
            </w:pPr>
            <w:r>
              <w:t>inserting valid</w:t>
            </w:r>
          </w:p>
          <w:p w:rsidR="00CA4F9F" w:rsidRDefault="00CA4F9F" w:rsidP="00CA4F9F">
            <w:pPr>
              <w:cnfStyle w:val="000000000000"/>
            </w:pPr>
            <w:r>
              <w:lastRenderedPageBreak/>
              <w:t>information of the Student from</w:t>
            </w:r>
          </w:p>
          <w:p w:rsidR="00CA4F9F" w:rsidRDefault="00CA4F9F" w:rsidP="00CA4F9F">
            <w:pPr>
              <w:cnfStyle w:val="000000000000"/>
            </w:pPr>
            <w:r>
              <w:t>SMS on Mobile.</w:t>
            </w:r>
          </w:p>
          <w:p w:rsidR="00CD5C2E" w:rsidRDefault="00CD5C2E" w:rsidP="00CA4F9F">
            <w:pPr>
              <w:cnfStyle w:val="000000000000"/>
            </w:pPr>
          </w:p>
        </w:tc>
        <w:tc>
          <w:tcPr>
            <w:tcW w:w="1233" w:type="dxa"/>
          </w:tcPr>
          <w:p w:rsidR="00CA4F9F" w:rsidRDefault="00CA4F9F" w:rsidP="00C212CF">
            <w:pPr>
              <w:cnfStyle w:val="000000000000"/>
            </w:pPr>
            <w:r>
              <w:lastRenderedPageBreak/>
              <w:t>Can able to show the status of the Student from Mobile</w:t>
            </w:r>
          </w:p>
        </w:tc>
        <w:tc>
          <w:tcPr>
            <w:tcW w:w="1133" w:type="dxa"/>
          </w:tcPr>
          <w:p w:rsidR="00CA4F9F" w:rsidRDefault="00957890" w:rsidP="00496565">
            <w:pPr>
              <w:cnfStyle w:val="000000000000"/>
            </w:pPr>
            <w:r>
              <w:t>Susmita</w:t>
            </w:r>
          </w:p>
        </w:tc>
      </w:tr>
      <w:tr w:rsidR="00CA4F9F" w:rsidTr="00B33CF0">
        <w:trPr>
          <w:cnfStyle w:val="000000100000"/>
        </w:trPr>
        <w:tc>
          <w:tcPr>
            <w:cnfStyle w:val="001000000000"/>
            <w:tcW w:w="1097" w:type="dxa"/>
          </w:tcPr>
          <w:p w:rsidR="00CA4F9F" w:rsidRDefault="00957890" w:rsidP="00496565">
            <w:r>
              <w:lastRenderedPageBreak/>
              <w:t>SMS – 0</w:t>
            </w:r>
            <w:r w:rsidR="00F423B9">
              <w:t>35</w:t>
            </w:r>
          </w:p>
        </w:tc>
        <w:tc>
          <w:tcPr>
            <w:tcW w:w="1199" w:type="dxa"/>
          </w:tcPr>
          <w:p w:rsidR="00CA4F9F" w:rsidRDefault="00CA4F9F" w:rsidP="00B27525">
            <w:pPr>
              <w:cnfStyle w:val="000000100000"/>
            </w:pPr>
            <w:r>
              <w:t>Check Student Result from Mobile.</w:t>
            </w:r>
          </w:p>
        </w:tc>
        <w:tc>
          <w:tcPr>
            <w:tcW w:w="1133" w:type="dxa"/>
          </w:tcPr>
          <w:p w:rsidR="00CA4F9F" w:rsidRDefault="00CA4F9F" w:rsidP="0022340E">
            <w:pPr>
              <w:cnfStyle w:val="000000100000"/>
            </w:pPr>
            <w:r>
              <w:t>Result</w:t>
            </w:r>
          </w:p>
        </w:tc>
        <w:tc>
          <w:tcPr>
            <w:tcW w:w="1332" w:type="dxa"/>
          </w:tcPr>
          <w:p w:rsidR="00CA4F9F" w:rsidRDefault="00CA4F9F" w:rsidP="00C212CF">
            <w:pPr>
              <w:cnfStyle w:val="000000100000"/>
            </w:pPr>
            <w:r>
              <w:t>The purpose of this test is that to show the Result of the Student any time from Mobile.</w:t>
            </w:r>
          </w:p>
        </w:tc>
        <w:tc>
          <w:tcPr>
            <w:tcW w:w="1117" w:type="dxa"/>
          </w:tcPr>
          <w:p w:rsidR="00CA4F9F" w:rsidRDefault="00CA4F9F" w:rsidP="00CA4F9F">
            <w:pPr>
              <w:cnfStyle w:val="000000100000"/>
            </w:pPr>
            <w:r>
              <w:t>Step 1</w:t>
            </w:r>
          </w:p>
        </w:tc>
        <w:tc>
          <w:tcPr>
            <w:tcW w:w="1332" w:type="dxa"/>
          </w:tcPr>
          <w:p w:rsidR="00CA4F9F" w:rsidRDefault="00CA4F9F" w:rsidP="00CA4F9F">
            <w:pPr>
              <w:cnfStyle w:val="000000100000"/>
            </w:pPr>
            <w:r>
              <w:t>Click on Result</w:t>
            </w:r>
          </w:p>
          <w:p w:rsidR="00CA4F9F" w:rsidRDefault="00CA4F9F" w:rsidP="00CA4F9F">
            <w:pPr>
              <w:cnfStyle w:val="000000100000"/>
            </w:pPr>
            <w:r>
              <w:t>button after</w:t>
            </w:r>
          </w:p>
          <w:p w:rsidR="00CA4F9F" w:rsidRDefault="00CA4F9F" w:rsidP="00CA4F9F">
            <w:pPr>
              <w:cnfStyle w:val="000000100000"/>
            </w:pPr>
            <w:r>
              <w:t>inserting invalid</w:t>
            </w:r>
          </w:p>
          <w:p w:rsidR="00CA4F9F" w:rsidRDefault="00CA4F9F" w:rsidP="00CA4F9F">
            <w:pPr>
              <w:cnfStyle w:val="000000100000"/>
            </w:pPr>
            <w:r>
              <w:t>information of the Student from</w:t>
            </w:r>
          </w:p>
          <w:p w:rsidR="00CA4F9F" w:rsidRDefault="00CA4F9F" w:rsidP="00CA4F9F">
            <w:pPr>
              <w:cnfStyle w:val="000000100000"/>
            </w:pPr>
            <w:r>
              <w:t>SMS on Mobile.</w:t>
            </w:r>
          </w:p>
          <w:p w:rsidR="00CD5C2E" w:rsidRDefault="00CD5C2E" w:rsidP="00CA4F9F">
            <w:pPr>
              <w:cnfStyle w:val="000000100000"/>
            </w:pPr>
          </w:p>
        </w:tc>
        <w:tc>
          <w:tcPr>
            <w:tcW w:w="1233" w:type="dxa"/>
          </w:tcPr>
          <w:p w:rsidR="00CA4F9F" w:rsidRDefault="00CA4F9F" w:rsidP="00C212CF">
            <w:pPr>
              <w:cnfStyle w:val="000000100000"/>
            </w:pPr>
            <w:r>
              <w:t>Can’t able to show the Result of the Student from Mobile</w:t>
            </w:r>
          </w:p>
        </w:tc>
        <w:tc>
          <w:tcPr>
            <w:tcW w:w="1133" w:type="dxa"/>
          </w:tcPr>
          <w:p w:rsidR="00CA4F9F" w:rsidRDefault="00957890" w:rsidP="00496565">
            <w:pPr>
              <w:cnfStyle w:val="000000100000"/>
            </w:pPr>
            <w:r>
              <w:t>Susmita</w:t>
            </w:r>
          </w:p>
        </w:tc>
      </w:tr>
      <w:tr w:rsidR="00CA4F9F" w:rsidTr="00B33CF0">
        <w:tc>
          <w:tcPr>
            <w:cnfStyle w:val="001000000000"/>
            <w:tcW w:w="1097" w:type="dxa"/>
          </w:tcPr>
          <w:p w:rsidR="00CA4F9F" w:rsidRDefault="00957890" w:rsidP="00496565">
            <w:r>
              <w:t>SMS – 0</w:t>
            </w:r>
            <w:r w:rsidR="00F423B9">
              <w:t>36</w:t>
            </w:r>
          </w:p>
        </w:tc>
        <w:tc>
          <w:tcPr>
            <w:tcW w:w="1199" w:type="dxa"/>
          </w:tcPr>
          <w:p w:rsidR="00CA4F9F" w:rsidRDefault="00CA4F9F" w:rsidP="00B27525">
            <w:pPr>
              <w:cnfStyle w:val="000000000000"/>
            </w:pPr>
          </w:p>
        </w:tc>
        <w:tc>
          <w:tcPr>
            <w:tcW w:w="1133" w:type="dxa"/>
          </w:tcPr>
          <w:p w:rsidR="00CA4F9F" w:rsidRDefault="00CA4F9F" w:rsidP="0022340E">
            <w:pPr>
              <w:cnfStyle w:val="000000000000"/>
            </w:pPr>
          </w:p>
        </w:tc>
        <w:tc>
          <w:tcPr>
            <w:tcW w:w="1332" w:type="dxa"/>
          </w:tcPr>
          <w:p w:rsidR="00CA4F9F" w:rsidRDefault="00CA4F9F" w:rsidP="00C212CF">
            <w:pPr>
              <w:cnfStyle w:val="000000000000"/>
            </w:pPr>
          </w:p>
        </w:tc>
        <w:tc>
          <w:tcPr>
            <w:tcW w:w="1117" w:type="dxa"/>
          </w:tcPr>
          <w:p w:rsidR="00CA4F9F" w:rsidRDefault="00CA4F9F" w:rsidP="00CA4F9F">
            <w:pPr>
              <w:cnfStyle w:val="000000000000"/>
            </w:pPr>
            <w:r>
              <w:t>Step 2</w:t>
            </w:r>
          </w:p>
        </w:tc>
        <w:tc>
          <w:tcPr>
            <w:tcW w:w="1332" w:type="dxa"/>
          </w:tcPr>
          <w:p w:rsidR="00CA4F9F" w:rsidRDefault="00CA4F9F" w:rsidP="00CA4F9F">
            <w:pPr>
              <w:cnfStyle w:val="000000000000"/>
            </w:pPr>
            <w:r>
              <w:t>Click on Enter</w:t>
            </w:r>
          </w:p>
          <w:p w:rsidR="00CA4F9F" w:rsidRDefault="00CA4F9F" w:rsidP="00CA4F9F">
            <w:pPr>
              <w:cnfStyle w:val="000000000000"/>
            </w:pPr>
            <w:r>
              <w:t>button after</w:t>
            </w:r>
          </w:p>
          <w:p w:rsidR="00CA4F9F" w:rsidRDefault="00CA4F9F" w:rsidP="00CA4F9F">
            <w:pPr>
              <w:cnfStyle w:val="000000000000"/>
            </w:pPr>
            <w:r>
              <w:t>inserting valid</w:t>
            </w:r>
          </w:p>
          <w:p w:rsidR="00CA4F9F" w:rsidRDefault="00CA4F9F" w:rsidP="00CA4F9F">
            <w:pPr>
              <w:cnfStyle w:val="000000000000"/>
            </w:pPr>
            <w:r>
              <w:t>information of the Student from</w:t>
            </w:r>
          </w:p>
          <w:p w:rsidR="00CA4F9F" w:rsidRDefault="00CA4F9F" w:rsidP="00CA4F9F">
            <w:pPr>
              <w:cnfStyle w:val="000000000000"/>
            </w:pPr>
            <w:r>
              <w:t>SMS on Mobile.</w:t>
            </w:r>
          </w:p>
          <w:p w:rsidR="00CD5C2E" w:rsidRDefault="00CD5C2E" w:rsidP="00CA4F9F">
            <w:pPr>
              <w:cnfStyle w:val="000000000000"/>
            </w:pPr>
          </w:p>
        </w:tc>
        <w:tc>
          <w:tcPr>
            <w:tcW w:w="1233" w:type="dxa"/>
          </w:tcPr>
          <w:p w:rsidR="00CA4F9F" w:rsidRDefault="00CA4F9F" w:rsidP="00C212CF">
            <w:pPr>
              <w:cnfStyle w:val="000000000000"/>
            </w:pPr>
            <w:r>
              <w:t>Can able to show the Result of the Student from Mobile</w:t>
            </w:r>
          </w:p>
        </w:tc>
        <w:tc>
          <w:tcPr>
            <w:tcW w:w="1133" w:type="dxa"/>
          </w:tcPr>
          <w:p w:rsidR="00CA4F9F" w:rsidRDefault="00957890" w:rsidP="00496565">
            <w:pPr>
              <w:cnfStyle w:val="000000000000"/>
            </w:pPr>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lastRenderedPageBreak/>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SMS:</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lastRenderedPageBreak/>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lastRenderedPageBreak/>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7C39A6" w:rsidRDefault="007C39A6" w:rsidP="007C39A6">
            <w:r>
              <w:t>SMS – 003</w:t>
            </w:r>
          </w:p>
          <w:p w:rsidR="007C39A6" w:rsidRDefault="007C39A6" w:rsidP="007C39A6">
            <w:r>
              <w:t>SMS – 004</w:t>
            </w:r>
          </w:p>
          <w:p w:rsidR="007C39A6" w:rsidRDefault="007C39A6" w:rsidP="007C39A6">
            <w:r>
              <w:t>SMS – 005</w:t>
            </w:r>
          </w:p>
          <w:p w:rsidR="007C39A6" w:rsidRDefault="007C39A6" w:rsidP="007C39A6">
            <w:r>
              <w:t>SMS – 006</w:t>
            </w:r>
          </w:p>
          <w:p w:rsidR="007C39A6" w:rsidRDefault="007C39A6" w:rsidP="007C39A6">
            <w:r>
              <w:t>SMS – 007</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tc>
      </w:tr>
    </w:tbl>
    <w:p w:rsidR="00956D08" w:rsidRDefault="00956D08" w:rsidP="00BF29B3"/>
    <w:p w:rsidR="00BF29B3" w:rsidRDefault="00BF29B3" w:rsidP="00032C33">
      <w:pPr>
        <w:pStyle w:val="Heading3"/>
      </w:pPr>
      <w:bookmarkStart w:id="47" w:name="_Toc346626365"/>
      <w:r>
        <w:lastRenderedPageBreak/>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D44FFA" w:rsidRDefault="00D44FFA" w:rsidP="00D44FFA">
            <w:r>
              <w:t>SMS – 031</w:t>
            </w:r>
          </w:p>
          <w:p w:rsidR="007C39A6" w:rsidRDefault="007C39A6" w:rsidP="007C39A6">
            <w:r>
              <w:t>SMS – 032</w:t>
            </w:r>
          </w:p>
          <w:p w:rsidR="007C39A6" w:rsidRDefault="007C39A6" w:rsidP="007C39A6">
            <w:r>
              <w:t>SMS – 033</w:t>
            </w:r>
          </w:p>
          <w:p w:rsidR="007C39A6" w:rsidRDefault="007C39A6" w:rsidP="007C39A6">
            <w:r>
              <w:t>SMS – 034</w:t>
            </w:r>
          </w:p>
          <w:p w:rsidR="007C39A6" w:rsidRDefault="007C39A6" w:rsidP="007C39A6">
            <w:r>
              <w:t>SMS – 035</w:t>
            </w:r>
          </w:p>
          <w:p w:rsidR="007C39A6" w:rsidRDefault="007C39A6" w:rsidP="007C39A6">
            <w:r>
              <w:t>SMS – 036</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D44FFA" w:rsidRDefault="00D44FFA"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D44FFA" w:rsidRDefault="00D44FFA"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lastRenderedPageBreak/>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857D5C"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857D5C"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857D5C"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857D5C"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857D5C"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857D5C"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857D5C"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857D5C"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857D5C"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857D5C"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857D5C"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857D5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857D5C"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857D5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857D5C" w:rsidP="006D3AE6">
      <w:pPr>
        <w:tabs>
          <w:tab w:val="center" w:pos="4680"/>
        </w:tabs>
      </w:pPr>
      <w:hyperlink r:id="rId14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46"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The Java Swing provides the multiple platform independent APIs interfaces for interacting between the users and GUIs components. All Java Swing classes imports form the import javax.swing.*; package.  Java provides an interactive features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performed the action with the ActionListenerwhere the multiple controls are used for same purposes.</w:t>
            </w:r>
          </w:p>
        </w:tc>
      </w:tr>
      <w:tr w:rsidR="00CA6E55" w:rsidRPr="00186AE5" w:rsidTr="005F0D55">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defines the data model of components like: sliders and progressBars.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state model for the buttons like: radio buttons, check boxes etc.</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this interface, the editor component used to JComboBoxcomponents.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represents the data model in a list model with the selected items.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JDesktopPane object. The JInternalFrameimplements in the JDesktopPane with the help of DesktopManager.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graphical representation of the components. It has fixed size picture.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KeySelectionManager and used for the combo box data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paint the cell in the list with the help of "rubber stamps"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JList components method. It gets the value of each cell of list.</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indicates the components, which are stable or not.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where the any components are implements in the menu.</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extends from the ComboBoxModel. It is a mutable version of ComboBoxModel.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requirements of an object for displaying the values.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uses the RootPane properties and it has the components like: JFrame, JInternalFrame and JWindow etc.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provides the scrolling to show the large amount of data with the help of JScrollPane.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JScrollPane 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select the one index in 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You can set the components on the screen to own requirements.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constructs the DefaultListCellRenderer.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enables one to store an entry in the default table. The entered value is not constructed until first time is a real value is created through it using LazyValue.createValue() method.</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handles the any types of action and provides JFC Action interface.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nature of buttons and menu items.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a list and contents of the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data model which provides the list with its contents.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works with InputMap and performs any action when the key is pressed.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Object and creates the Border instance in the factory.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fixed spaces between two components and uses the BoxLayout object of the layout 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participates in the Layout and uses the lightweight components.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arranging the multiple components either horizontally or vertically. The Box container uses this class.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the multiple buttons in aButtonGroup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insert the components like: JList, JTable and JTree.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ComponentInputMap constructor and creates the components with the help of InpuMap.</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from the Graphics and used to debug the graphics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implementation of default BoundedRangeModel.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generic ButtonModel.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TableCellEditor and TreeCellEditor for the table and tree cells.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default model for combo boxes.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DesktopManager. The DesktopManager has the JInternalFrame for creating the internal fame in a frame.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implementing the FocusManager.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default ListCellRanderer.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DefaultListCellRanderer and implementing in the 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AbstractListModel and implementing thejava.util.Vector.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for select the list in a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default SingleSelectionModel.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handles all focus like: gainedFocus and lostFocus.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RGBImageFilter and used for disabling the image through the button.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Icon and paints the icons from the images.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ActionMap to performed the action when you press any key of keyboard. It bounds data between the input event and an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helps you when you works with the text fields through the 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Applet and implements the Accessibleand RootPaneContainer.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AbstractButton and you can create the new button.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JToggleButton and implements the check box in which buttons are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determines the items which is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implementing the Accessable. Here, you choose and manipulate the colors.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JComboBox. It provides the drop-down list where user select only one item or value at a time. But combo box is a combination of multiple text or buttons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java swing, All components are used the JComponent except the top-level containers like: JFrame, JDialog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JLayeredPane and when you create the object of JInternalFrame to be maintained in the JDesktopPane. The JDesktopPane has DesktopManager.</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Dialog. This class used to create the dialog window and when you want to create the custom dialog window with the help of JOptionPane method.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JTextComponent. It edits the component by the EditorKit.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facility to choosing the file.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Frame and supports the swing components architecture.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the JComponent and provides the facility to dragging, closing, resizing and menu bar of the internal frame. The JInternalFrame added into the JDesktopPane.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displays the desktop icon and create the instance of JInternalFrame and iconify.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show the small text and image.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JFC/Swing container that can be used to overlap the components to each other.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list where you select the one or more than objects.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new menu where you add the JMenuItems. When you select the item then shows the popup menu items in the JMenuBar.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a new menu bar where the JMenu objects are added.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new menu items in the mebus.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some different types of dialog box like: message dialog box, error dialog box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used to create a new panel.</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single line text editing. Here, don't available the original characters but view type indication characters are available.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popup menu. It provides small window where the various types of choices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Here the popup menu and the separator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integer types values in percent within a bounded range to determine the working process.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radio button and shows the state of an item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implements the radio button menu item</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behind the scenes by JFrame, JWindow, JDialog etc. for providing the task-orientation and functionality.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scroll bar. It provides the view content area where you show the content to scroll this.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scrollable view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 the separator among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a control to represent a numeric value by dragging the slider.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divides the two components graphically like: top and button, left and right.</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user interface component and represents the two dimensional data.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multi line plain text area.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facility to editing the text in a single line.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like JTexArea for multiple lines text with more capabalities.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two state button that means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DefaultButtonModel and provides theToggleButton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set of command buttons icons that performs the different actions or controls.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tool bar separator.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tool tips related to it's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data in a hierarchical way.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DefaultMutableTreeNode and create children nodes.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does not allows the any selection.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gives you about the underlying information.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window and shows the any location or area on the desktop. It couldn't any title bar and window management buttons.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controls the key events on the keyboard for the equivalent device.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conducts the sorting objects according to their size, type, position or orientation.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menu selection hierarchy.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The layout manager arrange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is used to monitoring the progress of any operation to be done.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progress monitor to monitor the progress of reading input from the input stream. It cleanups all the rights when the stream is closed.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manage and override the repaint requests.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manage the components like: scroll bar, row header, column header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ScrollPaneLayout and implements theUIResource.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calculates the size and positions of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represents the order list of size and it's positions.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utilities methods for swing.</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Actions perform the predefined rate.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manages the all tool tips.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Hashtable and you set/get the value with the help of UIManager.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Input Map through it's createValue() method. The array of key after binding is passed to the constructor of this. Example of binding of key is array of pressing key information (e.g. ctrl + c or alt + f).</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track of the current look and feel details.</w:t>
            </w:r>
          </w:p>
        </w:tc>
      </w:tr>
      <w:tr w:rsidR="00CA6E55" w:rsidRPr="00186AE5" w:rsidTr="005F0D55">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is the nested class of UIManager class i.e. used for getting information about all the look and feels installed with the software development 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defines the policy for the layout.</w:t>
            </w:r>
          </w:p>
        </w:tc>
      </w:tr>
    </w:tbl>
    <w:p w:rsidR="00CA6E55" w:rsidRPr="00186AE5" w:rsidRDefault="00CA6E55" w:rsidP="00CA6E55">
      <w:pPr>
        <w:rPr>
          <w:ins w:id="65" w:author="Unknown"/>
          <w:u w:val="single"/>
        </w:rPr>
      </w:pPr>
      <w:ins w:id="66" w:author="Unknown">
        <w:r w:rsidRPr="00186AE5">
          <w:rPr>
            <w:u w:val="single"/>
          </w:rPr>
          <w:t>The following Exceptions and it's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7"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0"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1"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2"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3"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4"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5"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6"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58"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0"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0"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8"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57D5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2"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3"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4"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5"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6"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7"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40"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41"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42"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43"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44"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45"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46"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hyperlink r:id="rId247" w:tooltip="Java bytecode" w:history="1">
        <w:r w:rsidRPr="00DB3B2B">
          <w:rPr>
            <w:rFonts w:ascii="Arial" w:eastAsia="Times New Roman" w:hAnsi="Arial" w:cs="Arial"/>
            <w:lang w:bidi="ar-SA"/>
          </w:rPr>
          <w:t>bytecode</w:t>
        </w:r>
      </w:hyperlink>
      <w:r w:rsidRPr="00DB3B2B">
        <w:rPr>
          <w:rFonts w:ascii="Arial" w:eastAsia="Times New Roman" w:hAnsi="Arial" w:cs="Arial"/>
          <w:lang w:bidi="ar-SA"/>
        </w:rPr>
        <w:t> (</w:t>
      </w:r>
      <w:hyperlink r:id="rId248"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49"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50"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51" w:anchor="cite_note-10" w:history="1">
        <w:r w:rsidRPr="00DB3B2B">
          <w:rPr>
            <w:rFonts w:ascii="Arial" w:eastAsia="Times New Roman" w:hAnsi="Arial" w:cs="Arial"/>
            <w:vertAlign w:val="superscript"/>
            <w:lang w:bidi="ar-SA"/>
          </w:rPr>
          <w:t>[10]</w:t>
        </w:r>
      </w:hyperlink>
      <w:hyperlink r:id="rId252"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53"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54"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(which has since</w:t>
      </w:r>
      <w:hyperlink r:id="rId255" w:tooltip="Sun acquisition by Oracle" w:history="1">
        <w:r w:rsidRPr="00DB3B2B">
          <w:rPr>
            <w:rFonts w:ascii="Arial" w:eastAsia="Times New Roman" w:hAnsi="Arial" w:cs="Arial"/>
            <w:lang w:bidi="ar-SA"/>
          </w:rPr>
          <w:t>merged into Oracle Corporation</w:t>
        </w:r>
      </w:hyperlink>
      <w:r w:rsidRPr="00DB3B2B">
        <w:rPr>
          <w:rFonts w:ascii="Arial" w:eastAsia="Times New Roman" w:hAnsi="Arial" w:cs="Arial"/>
          <w:lang w:bidi="ar-SA"/>
        </w:rPr>
        <w:t>) and released in 1995 as a core component of Sun Microsystems' </w:t>
      </w:r>
      <w:hyperlink r:id="rId256"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57"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58"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59" w:tooltip="C++" w:history="1">
        <w:r w:rsidRPr="00DB3B2B">
          <w:rPr>
            <w:rFonts w:ascii="Arial" w:eastAsia="Times New Roman" w:hAnsi="Arial" w:cs="Arial"/>
            <w:lang w:bidi="ar-SA"/>
          </w:rPr>
          <w:t>C++</w:t>
        </w:r>
      </w:hyperlink>
      <w:r w:rsidRPr="00DB3B2B">
        <w:rPr>
          <w:rFonts w:ascii="Arial" w:eastAsia="Times New Roman" w:hAnsi="Arial" w:cs="Arial"/>
          <w:lang w:bidi="ar-SA"/>
        </w:rPr>
        <w:t>, but it has fewer</w:t>
      </w:r>
      <w:hyperlink r:id="rId260" w:tooltip="Low-level programming language" w:history="1">
        <w:r w:rsidRPr="00DB3B2B">
          <w:rPr>
            <w:rFonts w:ascii="Arial" w:eastAsia="Times New Roman" w:hAnsi="Arial" w:cs="Arial"/>
            <w:lang w:bidi="ar-SA"/>
          </w:rPr>
          <w:t>low-level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61"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62"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63"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64"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65"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66"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67" w:tooltip="GNU Classpath" w:history="1">
        <w:r w:rsidRPr="00DB3B2B">
          <w:rPr>
            <w:rFonts w:ascii="Arial" w:eastAsia="Times New Roman" w:hAnsi="Arial" w:cs="Arial"/>
            <w:lang w:bidi="ar-SA"/>
          </w:rPr>
          <w:t>GNU Classpath</w:t>
        </w:r>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 concept of Write-once-run-anywhere (known as the Platform independent) is one of the important key feature of java language that makes java as the most powerful language. Not even a single language is idle to this feature but java is more closer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deallocation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  are not fully object oriented languages because they are structured as well as object oriented languages. But in case of java,  it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r>
        <w:rPr>
          <w:rFonts w:ascii="Arial" w:hAnsi="Arial" w:cs="Arial"/>
          <w:color w:val="000000"/>
          <w:sz w:val="20"/>
          <w:szCs w:val="20"/>
        </w:rPr>
        <w:t>The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r>
        <w:rPr>
          <w:rFonts w:ascii="Arial" w:hAnsi="Arial" w:cs="Arial"/>
          <w:color w:val="000000"/>
          <w:sz w:val="20"/>
          <w:szCs w:val="20"/>
        </w:rPr>
        <w:t>The feature Write-once-run-anywhere makes the java language portable provided that the system must have interpreter for the JVM. Java also have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r>
        <w:rPr>
          <w:rFonts w:ascii="Arial" w:hAnsi="Arial" w:cs="Arial"/>
          <w:color w:val="000000"/>
          <w:sz w:val="20"/>
          <w:szCs w:val="20"/>
        </w:rPr>
        <w:t>While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bytecode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Java uses native code usage, and lightweight process called threads. In the beginning interpretation of byte code resulted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r>
        <w:rPr>
          <w:rFonts w:ascii="Arial" w:hAnsi="Arial" w:cs="Arial"/>
          <w:color w:val="000000"/>
          <w:sz w:val="20"/>
          <w:szCs w:val="20"/>
        </w:rPr>
        <w:t>We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Operating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Hence Java was designed to support applications on network. This feature of Java has thrived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6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6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7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7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7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7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7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75" w:history="1">
        <w:r w:rsidRPr="0070713A">
          <w:rPr>
            <w:rStyle w:val="Hyperlink"/>
          </w:rPr>
          <w:t>Nokia Suite</w:t>
        </w:r>
      </w:hyperlink>
      <w:r w:rsidRPr="0070713A">
        <w:t> or </w:t>
      </w:r>
      <w:hyperlink r:id="rId27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the ability to add SMS and call capabilities, static HERE Maps, and in-app advertising from</w:t>
      </w:r>
      <w:r w:rsidRPr="0070713A">
        <w:rPr>
          <w:rStyle w:val="apple-converted-space"/>
          <w:rFonts w:ascii="Tahoma" w:hAnsi="Tahoma" w:cs="Tahoma"/>
          <w:color w:val="555555"/>
          <w:sz w:val="16"/>
          <w:szCs w:val="16"/>
        </w:rPr>
        <w:t> </w:t>
      </w:r>
      <w:hyperlink r:id="rId27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C72" w:rsidRDefault="00D35C72" w:rsidP="003E74D4">
      <w:pPr>
        <w:spacing w:before="0" w:after="0" w:line="240" w:lineRule="auto"/>
      </w:pPr>
      <w:r>
        <w:separator/>
      </w:r>
    </w:p>
  </w:endnote>
  <w:endnote w:type="continuationSeparator" w:id="1">
    <w:p w:rsidR="00D35C72" w:rsidRDefault="00D35C72"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C72" w:rsidRDefault="00D35C72" w:rsidP="003E74D4">
      <w:pPr>
        <w:spacing w:before="0" w:after="0" w:line="240" w:lineRule="auto"/>
      </w:pPr>
      <w:r>
        <w:separator/>
      </w:r>
    </w:p>
  </w:footnote>
  <w:footnote w:type="continuationSeparator" w:id="1">
    <w:p w:rsidR="00D35C72" w:rsidRDefault="00D35C72"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103E"/>
    <w:rsid w:val="00014417"/>
    <w:rsid w:val="000222E7"/>
    <w:rsid w:val="00023DAF"/>
    <w:rsid w:val="00032C33"/>
    <w:rsid w:val="0003346A"/>
    <w:rsid w:val="00055162"/>
    <w:rsid w:val="0005681A"/>
    <w:rsid w:val="00074DAD"/>
    <w:rsid w:val="000822F9"/>
    <w:rsid w:val="00091919"/>
    <w:rsid w:val="00097289"/>
    <w:rsid w:val="000B00DA"/>
    <w:rsid w:val="000C3860"/>
    <w:rsid w:val="000C3929"/>
    <w:rsid w:val="000C6BFC"/>
    <w:rsid w:val="000D257A"/>
    <w:rsid w:val="000D38CF"/>
    <w:rsid w:val="000D741B"/>
    <w:rsid w:val="000D7CE3"/>
    <w:rsid w:val="000F56E7"/>
    <w:rsid w:val="00107F19"/>
    <w:rsid w:val="00113B1E"/>
    <w:rsid w:val="00135E3E"/>
    <w:rsid w:val="00137C10"/>
    <w:rsid w:val="00153CD7"/>
    <w:rsid w:val="0015575B"/>
    <w:rsid w:val="00167510"/>
    <w:rsid w:val="001915A1"/>
    <w:rsid w:val="00192928"/>
    <w:rsid w:val="001A3DBD"/>
    <w:rsid w:val="001E3D45"/>
    <w:rsid w:val="001E5C5B"/>
    <w:rsid w:val="001F65E1"/>
    <w:rsid w:val="002162CC"/>
    <w:rsid w:val="00217F7D"/>
    <w:rsid w:val="0022340E"/>
    <w:rsid w:val="00246808"/>
    <w:rsid w:val="00255110"/>
    <w:rsid w:val="00271419"/>
    <w:rsid w:val="002763E3"/>
    <w:rsid w:val="002879E5"/>
    <w:rsid w:val="002A4CD7"/>
    <w:rsid w:val="002B0DC3"/>
    <w:rsid w:val="002B1A90"/>
    <w:rsid w:val="002C1A82"/>
    <w:rsid w:val="002C5425"/>
    <w:rsid w:val="002C67D4"/>
    <w:rsid w:val="002D4362"/>
    <w:rsid w:val="002D69DA"/>
    <w:rsid w:val="002E4EBE"/>
    <w:rsid w:val="002F5A4C"/>
    <w:rsid w:val="00301F28"/>
    <w:rsid w:val="00314F9F"/>
    <w:rsid w:val="00322845"/>
    <w:rsid w:val="00322939"/>
    <w:rsid w:val="003243B7"/>
    <w:rsid w:val="00326039"/>
    <w:rsid w:val="003371F6"/>
    <w:rsid w:val="00337B76"/>
    <w:rsid w:val="0037545A"/>
    <w:rsid w:val="003B2B1A"/>
    <w:rsid w:val="003B44FF"/>
    <w:rsid w:val="003B67B8"/>
    <w:rsid w:val="003B79F7"/>
    <w:rsid w:val="003C7660"/>
    <w:rsid w:val="003D5682"/>
    <w:rsid w:val="003E74D4"/>
    <w:rsid w:val="00400400"/>
    <w:rsid w:val="00406D50"/>
    <w:rsid w:val="00410F20"/>
    <w:rsid w:val="00412428"/>
    <w:rsid w:val="00416333"/>
    <w:rsid w:val="0043270F"/>
    <w:rsid w:val="00437A54"/>
    <w:rsid w:val="00437C31"/>
    <w:rsid w:val="00473385"/>
    <w:rsid w:val="00480E89"/>
    <w:rsid w:val="00496565"/>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0D55"/>
    <w:rsid w:val="005F6DAA"/>
    <w:rsid w:val="00611CFF"/>
    <w:rsid w:val="006402FF"/>
    <w:rsid w:val="006404AB"/>
    <w:rsid w:val="006607B0"/>
    <w:rsid w:val="00667E0C"/>
    <w:rsid w:val="006818B7"/>
    <w:rsid w:val="00694C4A"/>
    <w:rsid w:val="0069600C"/>
    <w:rsid w:val="006A07FA"/>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39A6"/>
    <w:rsid w:val="007C62D8"/>
    <w:rsid w:val="0080121A"/>
    <w:rsid w:val="00801821"/>
    <w:rsid w:val="00805F3B"/>
    <w:rsid w:val="00812145"/>
    <w:rsid w:val="00815BC6"/>
    <w:rsid w:val="00825945"/>
    <w:rsid w:val="008376A9"/>
    <w:rsid w:val="00842240"/>
    <w:rsid w:val="00846082"/>
    <w:rsid w:val="00847DFF"/>
    <w:rsid w:val="0085315E"/>
    <w:rsid w:val="00857D5C"/>
    <w:rsid w:val="00866347"/>
    <w:rsid w:val="008674C9"/>
    <w:rsid w:val="00870B6B"/>
    <w:rsid w:val="008710F0"/>
    <w:rsid w:val="008724AA"/>
    <w:rsid w:val="00873DAE"/>
    <w:rsid w:val="00896AFF"/>
    <w:rsid w:val="008E7101"/>
    <w:rsid w:val="00910D8A"/>
    <w:rsid w:val="00911E93"/>
    <w:rsid w:val="00920294"/>
    <w:rsid w:val="00927A60"/>
    <w:rsid w:val="00931BA6"/>
    <w:rsid w:val="009459B2"/>
    <w:rsid w:val="00947D49"/>
    <w:rsid w:val="00956D08"/>
    <w:rsid w:val="00957890"/>
    <w:rsid w:val="00963E68"/>
    <w:rsid w:val="00972389"/>
    <w:rsid w:val="00981B26"/>
    <w:rsid w:val="00982DC5"/>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06E9"/>
    <w:rsid w:val="00B17D95"/>
    <w:rsid w:val="00B21B7F"/>
    <w:rsid w:val="00B2230B"/>
    <w:rsid w:val="00B2280E"/>
    <w:rsid w:val="00B24CD5"/>
    <w:rsid w:val="00B27525"/>
    <w:rsid w:val="00B33CF0"/>
    <w:rsid w:val="00B3714E"/>
    <w:rsid w:val="00B372AB"/>
    <w:rsid w:val="00B46F65"/>
    <w:rsid w:val="00B50F39"/>
    <w:rsid w:val="00B602C3"/>
    <w:rsid w:val="00B770A2"/>
    <w:rsid w:val="00B963B7"/>
    <w:rsid w:val="00BA280A"/>
    <w:rsid w:val="00BA6DC1"/>
    <w:rsid w:val="00BB385F"/>
    <w:rsid w:val="00BB7176"/>
    <w:rsid w:val="00BC5A6F"/>
    <w:rsid w:val="00BD2E42"/>
    <w:rsid w:val="00BE7CA8"/>
    <w:rsid w:val="00BF0936"/>
    <w:rsid w:val="00BF188C"/>
    <w:rsid w:val="00BF29B3"/>
    <w:rsid w:val="00C009AE"/>
    <w:rsid w:val="00C212CF"/>
    <w:rsid w:val="00C22928"/>
    <w:rsid w:val="00C23A6D"/>
    <w:rsid w:val="00C40C94"/>
    <w:rsid w:val="00C42A87"/>
    <w:rsid w:val="00C5180A"/>
    <w:rsid w:val="00C7553A"/>
    <w:rsid w:val="00C911D1"/>
    <w:rsid w:val="00C9453A"/>
    <w:rsid w:val="00C95BED"/>
    <w:rsid w:val="00CA25FC"/>
    <w:rsid w:val="00CA4F9F"/>
    <w:rsid w:val="00CA6E55"/>
    <w:rsid w:val="00CC4A08"/>
    <w:rsid w:val="00CD5C2E"/>
    <w:rsid w:val="00CD68D4"/>
    <w:rsid w:val="00D023D0"/>
    <w:rsid w:val="00D03B5F"/>
    <w:rsid w:val="00D15523"/>
    <w:rsid w:val="00D15698"/>
    <w:rsid w:val="00D22952"/>
    <w:rsid w:val="00D255F8"/>
    <w:rsid w:val="00D319E1"/>
    <w:rsid w:val="00D349A5"/>
    <w:rsid w:val="00D35C72"/>
    <w:rsid w:val="00D44FFA"/>
    <w:rsid w:val="00D71975"/>
    <w:rsid w:val="00D74676"/>
    <w:rsid w:val="00D92D85"/>
    <w:rsid w:val="00DD2B25"/>
    <w:rsid w:val="00DD5FCB"/>
    <w:rsid w:val="00DE40F2"/>
    <w:rsid w:val="00DE68FF"/>
    <w:rsid w:val="00DF5443"/>
    <w:rsid w:val="00E146D0"/>
    <w:rsid w:val="00E15C4E"/>
    <w:rsid w:val="00E35FA4"/>
    <w:rsid w:val="00E45BD4"/>
    <w:rsid w:val="00E9181C"/>
    <w:rsid w:val="00E96250"/>
    <w:rsid w:val="00EC6021"/>
    <w:rsid w:val="00EE4DE5"/>
    <w:rsid w:val="00F02E26"/>
    <w:rsid w:val="00F10E6E"/>
    <w:rsid w:val="00F203EC"/>
    <w:rsid w:val="00F423B9"/>
    <w:rsid w:val="00F64C80"/>
    <w:rsid w:val="00F72C42"/>
    <w:rsid w:val="00F74D3A"/>
    <w:rsid w:val="00F91DFD"/>
    <w:rsid w:val="00F93C43"/>
    <w:rsid w:val="00FA6092"/>
    <w:rsid w:val="00FA6332"/>
    <w:rsid w:val="00FA6B7D"/>
    <w:rsid w:val="00FC75E2"/>
    <w:rsid w:val="00FD0475"/>
    <w:rsid w:val="00FD2703"/>
    <w:rsid w:val="00FE196B"/>
    <w:rsid w:val="00FE5B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textinfo.aspx" TargetMode="External"/><Relationship Id="rId191" Type="http://schemas.openxmlformats.org/officeDocument/2006/relationships/hyperlink" Target="http://msdn.microsoft.com/en-us/library/gg145021.aspx" TargetMode="External"/><Relationship Id="rId205" Type="http://schemas.openxmlformats.org/officeDocument/2006/relationships/hyperlink" Target="http://msdn.microsoft.com/en-us/library/hh135392.aspx" TargetMode="External"/><Relationship Id="rId226" Type="http://schemas.openxmlformats.org/officeDocument/2006/relationships/image" Target="media/image30.png"/><Relationship Id="rId247" Type="http://schemas.openxmlformats.org/officeDocument/2006/relationships/hyperlink" Target="http://en.wikipedia.org/wiki/Java_bytecode" TargetMode="External"/><Relationship Id="rId107" Type="http://schemas.openxmlformats.org/officeDocument/2006/relationships/hyperlink" Target="http://msdn.microsoft.com/en-IN/library/system.windows.controls.primitives.scrollbar.aspx" TargetMode="External"/><Relationship Id="rId268" Type="http://schemas.openxmlformats.org/officeDocument/2006/relationships/image" Target="media/image32.png"/><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system.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byte.aspx" TargetMode="External"/><Relationship Id="rId216" Type="http://schemas.openxmlformats.org/officeDocument/2006/relationships/hyperlink" Target="http://msdn.microsoft.com/en-us/library/gg145009.aspx" TargetMode="External"/><Relationship Id="rId237" Type="http://schemas.openxmlformats.org/officeDocument/2006/relationships/hyperlink" Target="http://en.wikipedia.org/wiki/Ecma_International" TargetMode="External"/><Relationship Id="rId258" Type="http://schemas.openxmlformats.org/officeDocument/2006/relationships/hyperlink" Target="http://en.wikipedia.org/wiki/C_(programming_language)" TargetMode="External"/><Relationship Id="rId279" Type="http://schemas.openxmlformats.org/officeDocument/2006/relationships/image" Target="media/image38.png"/><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2.aspx" TargetMode="External"/><Relationship Id="rId171" Type="http://schemas.openxmlformats.org/officeDocument/2006/relationships/hyperlink" Target="http://msdn.microsoft.com/en-us/library/gg145031.aspx" TargetMode="External"/><Relationship Id="rId192" Type="http://schemas.openxmlformats.org/officeDocument/2006/relationships/hyperlink" Target="http://msdn.microsoft.com/en-us/library/gg145012.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Multi-paradigm_programming_language" TargetMode="External"/><Relationship Id="rId248" Type="http://schemas.openxmlformats.org/officeDocument/2006/relationships/hyperlink" Target="http://en.wikipedia.org/wiki/Class_(file_format)" TargetMode="External"/><Relationship Id="rId269" Type="http://schemas.openxmlformats.org/officeDocument/2006/relationships/image" Target="media/image33.png"/><Relationship Id="rId12" Type="http://schemas.openxmlformats.org/officeDocument/2006/relationships/image" Target="media/image4.jpeg"/><Relationship Id="rId33" Type="http://schemas.openxmlformats.org/officeDocument/2006/relationships/hyperlink" Target="http://www.codeplex.com/" TargetMode="External"/><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radiobutton.aspx" TargetMode="External"/><Relationship Id="rId280" Type="http://schemas.openxmlformats.org/officeDocument/2006/relationships/fontTable" Target="fontTable.xml"/><Relationship Id="rId54" Type="http://schemas.openxmlformats.org/officeDocument/2006/relationships/hyperlink" Target="http://www.vogella.com/articles/Git/article.html" TargetMode="External"/><Relationship Id="rId75" Type="http://schemas.openxmlformats.org/officeDocument/2006/relationships/hyperlink" Target="http://msdn.microsoft.com/en-IN/library/system.windows.controls.button.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61" Type="http://schemas.openxmlformats.org/officeDocument/2006/relationships/hyperlink" Target="http://msdn.microsoft.com/en-us/library/gg145030.aspx" TargetMode="External"/><Relationship Id="rId182" Type="http://schemas.openxmlformats.org/officeDocument/2006/relationships/hyperlink" Target="http://msdn.microsoft.com/en-us/library/system.double.aspx" TargetMode="External"/><Relationship Id="rId217" Type="http://schemas.openxmlformats.org/officeDocument/2006/relationships/hyperlink" Target="http://msdn.microsoft.com/en-us/library/gg145040.aspx" TargetMode="External"/><Relationship Id="rId6" Type="http://schemas.openxmlformats.org/officeDocument/2006/relationships/webSettings" Target="webSettings.xml"/><Relationship Id="rId238" Type="http://schemas.openxmlformats.org/officeDocument/2006/relationships/hyperlink" Target="http://en.wikipedia.org/wiki/International_Organization_for_Standardization" TargetMode="External"/><Relationship Id="rId259" Type="http://schemas.openxmlformats.org/officeDocument/2006/relationships/hyperlink" Target="http://en.wikipedia.org/wiki/C%2B%2B" TargetMode="External"/><Relationship Id="rId23" Type="http://schemas.openxmlformats.org/officeDocument/2006/relationships/image" Target="media/image15.png"/><Relationship Id="rId119" Type="http://schemas.openxmlformats.org/officeDocument/2006/relationships/hyperlink" Target="http://msdn.microsoft.com/en-IN/library/system.windows.controls.menu.aspx" TargetMode="External"/><Relationship Id="rId270" Type="http://schemas.openxmlformats.org/officeDocument/2006/relationships/image" Target="media/image34.png"/><Relationship Id="rId44" Type="http://schemas.openxmlformats.org/officeDocument/2006/relationships/hyperlink" Target="https://www.facebook.com/creatormyapp" TargetMode="External"/><Relationship Id="rId65" Type="http://schemas.openxmlformats.org/officeDocument/2006/relationships/hyperlink" Target="http://en.wikipedia.org/wiki/Database_schema"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51" Type="http://schemas.openxmlformats.org/officeDocument/2006/relationships/hyperlink" Target="http://msdn.microsoft.com/en-us/library/gg145020.aspx" TargetMode="External"/><Relationship Id="rId172" Type="http://schemas.openxmlformats.org/officeDocument/2006/relationships/hyperlink" Target="http://msdn.microsoft.com/en-us/library/gg145019.aspx" TargetMode="External"/><Relationship Id="rId193" Type="http://schemas.openxmlformats.org/officeDocument/2006/relationships/hyperlink" Target="http://msdn.microsoft.com/en-us/library/gg145014.aspx" TargetMode="External"/><Relationship Id="rId202" Type="http://schemas.openxmlformats.org/officeDocument/2006/relationships/hyperlink" Target="http://msdn.microsoft.com/en-us/library/gg145036.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hyperlink" Target="http://searchenterpriselinux.techtarget.com/definition/MySQL-Connector-ODBC" TargetMode="External"/><Relationship Id="rId228" Type="http://schemas.openxmlformats.org/officeDocument/2006/relationships/hyperlink" Target="http://en.wikipedia.org/wiki/Imperative_programming"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Java_virtual_machin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260" Type="http://schemas.openxmlformats.org/officeDocument/2006/relationships/hyperlink" Target="http://en.wikipedia.org/wiki/Low-level_programming_language" TargetMode="External"/><Relationship Id="rId265" Type="http://schemas.openxmlformats.org/officeDocument/2006/relationships/hyperlink" Target="http://en.wikipedia.org/wiki/GNU_General_Public_License" TargetMode="External"/><Relationship Id="rId281" Type="http://schemas.openxmlformats.org/officeDocument/2006/relationships/theme" Target="theme/theme1.xm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pn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25.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37.aspx" TargetMode="External"/><Relationship Id="rId183" Type="http://schemas.openxmlformats.org/officeDocument/2006/relationships/hyperlink" Target="http://msdn.microsoft.com/en-us/library/system.int32.aspx" TargetMode="External"/><Relationship Id="rId213" Type="http://schemas.openxmlformats.org/officeDocument/2006/relationships/hyperlink" Target="http://msdn.microsoft.com/en-us/library/gg145041.aspx" TargetMode="External"/><Relationship Id="rId218" Type="http://schemas.openxmlformats.org/officeDocument/2006/relationships/hyperlink" Target="http://msdn.microsoft.com/en-us/library/gg145011.aspx" TargetMode="External"/><Relationship Id="rId234" Type="http://schemas.openxmlformats.org/officeDocument/2006/relationships/hyperlink" Target="http://en.wikipedia.org/wiki/Component-based_software_engineering" TargetMode="External"/><Relationship Id="rId239" Type="http://schemas.openxmlformats.org/officeDocument/2006/relationships/hyperlink" Target="http://en.wikipedia.org/wiki/Common_Language_Infrastructure"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omputer_architecture" TargetMode="External"/><Relationship Id="rId255" Type="http://schemas.openxmlformats.org/officeDocument/2006/relationships/hyperlink" Target="http://en.wikipedia.org/wiki/Sun_acquisition_by_Oracle" TargetMode="External"/><Relationship Id="rId271" Type="http://schemas.openxmlformats.org/officeDocument/2006/relationships/image" Target="media/image35.png"/><Relationship Id="rId276" Type="http://schemas.openxmlformats.org/officeDocument/2006/relationships/hyperlink" Target="http://www.nokia.com/global/support/nokia-pc-suite/" TargetMode="External"/><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gg145029.aspx" TargetMode="External"/><Relationship Id="rId178" Type="http://schemas.openxmlformats.org/officeDocument/2006/relationships/hyperlink" Target="http://msdn.microsoft.com/en-us/library/gg145039.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4.aspx" TargetMode="External"/><Relationship Id="rId173" Type="http://schemas.openxmlformats.org/officeDocument/2006/relationships/hyperlink" Target="http://msdn.microsoft.com/en-us/library/gg145016.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13.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go.microsoft.com/fwlink/?linkid=37118" TargetMode="External"/><Relationship Id="rId229" Type="http://schemas.openxmlformats.org/officeDocument/2006/relationships/hyperlink" Target="http://en.wikipedia.org/wiki/Declarative_programming" TargetMode="External"/><Relationship Id="rId19" Type="http://schemas.openxmlformats.org/officeDocument/2006/relationships/image" Target="media/image11.png"/><Relationship Id="rId224" Type="http://schemas.openxmlformats.org/officeDocument/2006/relationships/image" Target="media/image29.jpeg"/><Relationship Id="rId240" Type="http://schemas.openxmlformats.org/officeDocument/2006/relationships/image" Target="media/image31.png"/><Relationship Id="rId245" Type="http://schemas.openxmlformats.org/officeDocument/2006/relationships/hyperlink" Target="http://en.wikipedia.org/wiki/Computer_programming_language" TargetMode="External"/><Relationship Id="rId261" Type="http://schemas.openxmlformats.org/officeDocument/2006/relationships/hyperlink" Target="http://en.wikipedia.org/wiki/Reference_implementation_(computing)" TargetMode="External"/><Relationship Id="rId266" Type="http://schemas.openxmlformats.org/officeDocument/2006/relationships/hyperlink" Target="http://en.wikipedia.org/wiki/GNU_Compiler_for_Java"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image" Target="media/image27.jpeg"/><Relationship Id="rId168" Type="http://schemas.openxmlformats.org/officeDocument/2006/relationships/hyperlink" Target="http://msdn.microsoft.com/en-us/library/system.globalization.aspx" TargetMode="External"/><Relationship Id="rId282"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gg145023.aspx" TargetMode="External"/><Relationship Id="rId184" Type="http://schemas.openxmlformats.org/officeDocument/2006/relationships/hyperlink" Target="http://msdn.microsoft.com/en-us/library/gg145044.aspx" TargetMode="External"/><Relationship Id="rId189" Type="http://schemas.openxmlformats.org/officeDocument/2006/relationships/hyperlink" Target="http://msdn.microsoft.com/en-us/library/gg145010.aspx" TargetMode="External"/><Relationship Id="rId219" Type="http://schemas.openxmlformats.org/officeDocument/2006/relationships/hyperlink" Target="http://msdn.microsoft.com/en-us/library/hh135393.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Functional_programming" TargetMode="External"/><Relationship Id="rId235" Type="http://schemas.openxmlformats.org/officeDocument/2006/relationships/hyperlink" Target="http://en.wikipedia.org/wiki/Microsoft" TargetMode="External"/><Relationship Id="rId251" Type="http://schemas.openxmlformats.org/officeDocument/2006/relationships/hyperlink" Target="http://en.wikipedia.org/wiki/Java_(programming_language)" TargetMode="External"/><Relationship Id="rId256" Type="http://schemas.openxmlformats.org/officeDocument/2006/relationships/hyperlink" Target="http://en.wikipedia.org/wiki/Java_(software_platform)" TargetMode="External"/><Relationship Id="rId277" Type="http://schemas.openxmlformats.org/officeDocument/2006/relationships/hyperlink" Target="http://www.developer.nokia.com/NAX"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72"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35.aspx" TargetMode="External"/><Relationship Id="rId174" Type="http://schemas.openxmlformats.org/officeDocument/2006/relationships/hyperlink" Target="http://msdn.microsoft.com/en-us/library/gg145024.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msdn.microsoft.com/en-us/library/gg145008.aspx" TargetMode="External"/><Relationship Id="rId190" Type="http://schemas.openxmlformats.org/officeDocument/2006/relationships/hyperlink" Target="http://msdn.microsoft.com/en-us/library/gg145038.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uiautomationclientsideproviders.aspx" TargetMode="External"/><Relationship Id="rId225" Type="http://schemas.openxmlformats.org/officeDocument/2006/relationships/hyperlink" Target="http://www.mysql.com/products/workbench/" TargetMode="External"/><Relationship Id="rId241" Type="http://schemas.openxmlformats.org/officeDocument/2006/relationships/hyperlink" Target="http://en.wikipedia.org/wiki/General_purpose_programming_language" TargetMode="External"/><Relationship Id="rId246" Type="http://schemas.openxmlformats.org/officeDocument/2006/relationships/hyperlink" Target="http://en.wikipedia.org/wiki/Compiler" TargetMode="External"/><Relationship Id="rId267" Type="http://schemas.openxmlformats.org/officeDocument/2006/relationships/hyperlink" Target="http://en.wikipedia.org/wiki/GNU_Classpath"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262" Type="http://schemas.openxmlformats.org/officeDocument/2006/relationships/hyperlink" Target="http://en.wikipedia.org/wiki/Compiler"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stringinfo.aspx" TargetMode="External"/><Relationship Id="rId185" Type="http://schemas.openxmlformats.org/officeDocument/2006/relationships/hyperlink" Target="http://msdn.microsoft.com/en-us/library/gg14503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15.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NET_Framework" TargetMode="External"/><Relationship Id="rId257" Type="http://schemas.openxmlformats.org/officeDocument/2006/relationships/hyperlink" Target="http://en.wikipedia.org/wiki/Syntax_(programming_languages)" TargetMode="External"/><Relationship Id="rId278" Type="http://schemas.openxmlformats.org/officeDocument/2006/relationships/image" Target="media/image37.jpeg"/><Relationship Id="rId26" Type="http://schemas.openxmlformats.org/officeDocument/2006/relationships/image" Target="media/image18.png"/><Relationship Id="rId231" Type="http://schemas.openxmlformats.org/officeDocument/2006/relationships/hyperlink" Target="http://en.wikipedia.org/wiki/Generic_programming" TargetMode="External"/><Relationship Id="rId252" Type="http://schemas.openxmlformats.org/officeDocument/2006/relationships/hyperlink" Target="http://en.wikipedia.org/wiki/Java_(programming_language)" TargetMode="External"/><Relationship Id="rId273" Type="http://schemas.openxmlformats.org/officeDocument/2006/relationships/hyperlink" Target="http://www.developer.nokia.com/info/sw.nokia.com/id/054b94d5-4cdf-4b17-b268-bedcfc421ba6/Nokia_Web_Tools_1_2_for_Symbian.html"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42.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system.timers.timer.aspx" TargetMode="External"/><Relationship Id="rId200" Type="http://schemas.openxmlformats.org/officeDocument/2006/relationships/hyperlink" Target="http://msdn.microsoft.com/en-us/library/gg145026.aspx" TargetMode="External"/><Relationship Id="rId16" Type="http://schemas.openxmlformats.org/officeDocument/2006/relationships/image" Target="media/image8.png"/><Relationship Id="rId221" Type="http://schemas.openxmlformats.org/officeDocument/2006/relationships/hyperlink" Target="http://msdn.microsoft.com/en-us/library/xamlgeneratednamespace.aspx" TargetMode="External"/><Relationship Id="rId242" Type="http://schemas.openxmlformats.org/officeDocument/2006/relationships/hyperlink" Target="http://en.wikipedia.org/wiki/Concurrent_computing" TargetMode="External"/><Relationship Id="rId263" Type="http://schemas.openxmlformats.org/officeDocument/2006/relationships/hyperlink" Target="http://en.wikipedia.org/wiki/Library_(computing)" TargetMode="Externa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43.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Object-oriented_programming" TargetMode="External"/><Relationship Id="rId253" Type="http://schemas.openxmlformats.org/officeDocument/2006/relationships/hyperlink" Target="http://en.wikipedia.org/wiki/James_Gosling" TargetMode="External"/><Relationship Id="rId274" Type="http://schemas.openxmlformats.org/officeDocument/2006/relationships/hyperlink" Target="http://www.developer.nokia.com/Resources/Library/Series_40_web_apps_library/"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 Id="rId80" Type="http://schemas.openxmlformats.org/officeDocument/2006/relationships/hyperlink" Target="http://msdn.microsoft.com/en-IN/library/system.windows.controls.calendar.aspx" TargetMode="External"/><Relationship Id="rId155" Type="http://schemas.openxmlformats.org/officeDocument/2006/relationships/hyperlink" Target="http://msdn.microsoft.com/en-us/library/gg145027.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gg145032.aspx" TargetMode="External"/><Relationship Id="rId201" Type="http://schemas.openxmlformats.org/officeDocument/2006/relationships/hyperlink" Target="http://msdn.microsoft.com/en-us/library/gg145048.aspx" TargetMode="External"/><Relationship Id="rId222" Type="http://schemas.openxmlformats.org/officeDocument/2006/relationships/image" Target="media/image28.jpeg"/><Relationship Id="rId243" Type="http://schemas.openxmlformats.org/officeDocument/2006/relationships/hyperlink" Target="http://en.wikipedia.org/wiki/Class-based" TargetMode="External"/><Relationship Id="rId264" Type="http://schemas.openxmlformats.org/officeDocument/2006/relationships/hyperlink" Target="http://en.wikipedia.org/wiki/Java_Community_Process" TargetMode="External"/><Relationship Id="rId17" Type="http://schemas.openxmlformats.org/officeDocument/2006/relationships/image" Target="media/image9.png"/><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navigation.navigationwindow.aspx" TargetMode="External"/><Relationship Id="rId70" Type="http://schemas.openxmlformats.org/officeDocument/2006/relationships/hyperlink" Target="http://en.wikipedia.org/wiki/Software_development_lifecycle" TargetMode="External"/><Relationship Id="rId91" Type="http://schemas.openxmlformats.org/officeDocument/2006/relationships/hyperlink" Target="http://msdn.microsoft.com/en-IN/library/system.windows.controls.stickynotecontrol.aspx" TargetMode="External"/><Relationship Id="rId145" Type="http://schemas.openxmlformats.org/officeDocument/2006/relationships/image" Target="media/image25.jpeg"/><Relationship Id="rId166" Type="http://schemas.openxmlformats.org/officeDocument/2006/relationships/hyperlink" Target="http://msdn.microsoft.com/en-us/library/gg145047.aspx" TargetMode="External"/><Relationship Id="rId187" Type="http://schemas.openxmlformats.org/officeDocument/2006/relationships/hyperlink" Target="http://msdn.microsoft.com/en-us/library/gg145017.aspx" TargetMode="External"/><Relationship Id="rId1" Type="http://schemas.openxmlformats.org/officeDocument/2006/relationships/customXml" Target="../customXml/item1.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Class_(computer_science)" TargetMode="External"/><Relationship Id="rId254" Type="http://schemas.openxmlformats.org/officeDocument/2006/relationships/hyperlink" Target="http://en.wikipedia.org/wiki/Sun_Microsystems" TargetMode="External"/><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275" Type="http://schemas.openxmlformats.org/officeDocument/2006/relationships/hyperlink" Target="http://www.nokia.com/nokiasuite" TargetMode="External"/><Relationship Id="rId60" Type="http://schemas.openxmlformats.org/officeDocument/2006/relationships/hyperlink" Target="http://en.wikipedia.org/wiki/IntelliSense" TargetMode="External"/><Relationship Id="rId81" Type="http://schemas.openxmlformats.org/officeDocument/2006/relationships/hyperlink" Target="http://msdn.microsoft.com/en-IN/library/system.windows.controls.datepicker.aspx" TargetMode="External"/><Relationship Id="rId135" Type="http://schemas.openxmlformats.org/officeDocument/2006/relationships/hyperlink" Target="http://msdn.microsoft.com/en-IN/library/system.windows.controls.primitives.statusbar.aspx" TargetMode="External"/><Relationship Id="rId156" Type="http://schemas.openxmlformats.org/officeDocument/2006/relationships/hyperlink" Target="http://msdn.microsoft.com/en-us/library/gg145028.aspx" TargetMode="External"/><Relationship Id="rId177" Type="http://schemas.openxmlformats.org/officeDocument/2006/relationships/hyperlink" Target="http://msdn.microsoft.com/en-us/library/gg145046.aspx" TargetMode="External"/><Relationship Id="rId198" Type="http://schemas.openxmlformats.org/officeDocument/2006/relationships/hyperlink" Target="http://msdn.microsoft.com/en-us/library/gg145018.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3696A-DC68-4932-B242-95D5C3CE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90</Pages>
  <Words>22468</Words>
  <Characters>128074</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150242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176</cp:revision>
  <dcterms:created xsi:type="dcterms:W3CDTF">2013-01-18T10:03:00Z</dcterms:created>
  <dcterms:modified xsi:type="dcterms:W3CDTF">2013-03-24T14:15:00Z</dcterms:modified>
</cp:coreProperties>
</file>