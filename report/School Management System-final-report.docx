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BF188C">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5F0D55" w:rsidRDefault="005F0D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5F0D55" w:rsidRDefault="005F0D55">
                            <w:pPr>
                              <w:pStyle w:val="NoSpacing"/>
                              <w:spacing w:line="360" w:lineRule="auto"/>
                              <w:rPr>
                                <w:color w:val="FFFFFF" w:themeColor="background1"/>
                              </w:rPr>
                            </w:pPr>
                            <w:r w:rsidRPr="0073478C">
                              <w:rPr>
                                <w:b/>
                                <w:color w:val="FFFFFF" w:themeColor="background1"/>
                                <w:sz w:val="52"/>
                                <w:szCs w:val="52"/>
                              </w:rPr>
                              <w:t>SUSMITA PODDER</w:t>
                            </w:r>
                          </w:p>
                        </w:sdtContent>
                      </w:sdt>
                      <w:p w:rsidR="005F0D55" w:rsidRDefault="005F0D5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5F0D55" w:rsidRDefault="005F0D5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BF188C">
          <w:pPr>
            <w:rPr>
              <w:rFonts w:asciiTheme="majorHAnsi" w:eastAsiaTheme="majorEastAsia" w:hAnsiTheme="majorHAnsi" w:cstheme="majorBidi"/>
              <w:b/>
              <w:bCs/>
              <w:color w:val="21798E" w:themeColor="accent1" w:themeShade="BF"/>
              <w:sz w:val="48"/>
              <w:szCs w:val="48"/>
            </w:rPr>
          </w:pPr>
          <w:r w:rsidRPr="00BF188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5F0D55" w:rsidRDefault="005F0D5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BF188C">
          <w:pPr>
            <w:pStyle w:val="TOC1"/>
            <w:tabs>
              <w:tab w:val="right" w:leader="dot" w:pos="9350"/>
            </w:tabs>
            <w:rPr>
              <w:noProof/>
            </w:rPr>
          </w:pPr>
          <w:r w:rsidRPr="00BF188C">
            <w:fldChar w:fldCharType="begin"/>
          </w:r>
          <w:r w:rsidR="005660EA">
            <w:instrText xml:space="preserve"> TOC \o "1-3" \h \z \u </w:instrText>
          </w:r>
          <w:r w:rsidRPr="00BF188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BF188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BF188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The software must have a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5F0D55" w:rsidTr="009A0389">
        <w:tc>
          <w:tcPr>
            <w:tcW w:w="1915" w:type="dxa"/>
          </w:tcPr>
          <w:p w:rsidR="005F0D55" w:rsidRDefault="005F0D55" w:rsidP="009A0389">
            <w:r>
              <w:t>SMS - 011</w:t>
            </w:r>
          </w:p>
        </w:tc>
        <w:tc>
          <w:tcPr>
            <w:tcW w:w="1915" w:type="dxa"/>
          </w:tcPr>
          <w:p w:rsidR="005F0D55" w:rsidRDefault="005F0D55" w:rsidP="00C911D1">
            <w:r>
              <w:t>EditCourse</w:t>
            </w:r>
          </w:p>
        </w:tc>
        <w:tc>
          <w:tcPr>
            <w:tcW w:w="1915" w:type="dxa"/>
          </w:tcPr>
          <w:p w:rsidR="005F0D55" w:rsidRDefault="005F0D55" w:rsidP="00C40C94">
            <w:r>
              <w:t>Select Edit option to edit Course details.</w:t>
            </w:r>
          </w:p>
        </w:tc>
        <w:tc>
          <w:tcPr>
            <w:tcW w:w="1915" w:type="dxa"/>
          </w:tcPr>
          <w:p w:rsidR="005F0D55" w:rsidRDefault="005F0D55" w:rsidP="009A0389">
            <w:r>
              <w:t>Successfully updated the Course details.</w:t>
            </w:r>
          </w:p>
        </w:tc>
        <w:tc>
          <w:tcPr>
            <w:tcW w:w="1916" w:type="dxa"/>
          </w:tcPr>
          <w:p w:rsidR="005F0D55" w:rsidRDefault="005F0D55" w:rsidP="009A0389">
            <w:r>
              <w:t>Susmita</w:t>
            </w:r>
          </w:p>
        </w:tc>
      </w:tr>
      <w:tr w:rsidR="00C40C94" w:rsidTr="009A0389">
        <w:tc>
          <w:tcPr>
            <w:tcW w:w="1915" w:type="dxa"/>
          </w:tcPr>
          <w:p w:rsidR="00C40C94" w:rsidRDefault="00C40C94" w:rsidP="009A0389">
            <w:r>
              <w:t>SMS – 01</w:t>
            </w:r>
            <w:r w:rsidR="005F0D55">
              <w:t>2</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p w:rsidR="005F0D55" w:rsidRDefault="005F0D55" w:rsidP="009A0389"/>
        </w:tc>
      </w:tr>
      <w:tr w:rsidR="005F0D55" w:rsidTr="009A0389">
        <w:tc>
          <w:tcPr>
            <w:tcW w:w="1915" w:type="dxa"/>
          </w:tcPr>
          <w:p w:rsidR="005F0D55" w:rsidRDefault="005F0D55" w:rsidP="009A0389">
            <w:r>
              <w:t>SMS – 013</w:t>
            </w:r>
          </w:p>
        </w:tc>
        <w:tc>
          <w:tcPr>
            <w:tcW w:w="1915" w:type="dxa"/>
          </w:tcPr>
          <w:p w:rsidR="005F0D55" w:rsidRDefault="005F0D55" w:rsidP="00C911D1">
            <w:r>
              <w:t>Student</w:t>
            </w:r>
          </w:p>
        </w:tc>
        <w:tc>
          <w:tcPr>
            <w:tcW w:w="1915" w:type="dxa"/>
          </w:tcPr>
          <w:p w:rsidR="005F0D55" w:rsidRDefault="005F0D55" w:rsidP="00C40C94">
            <w:r>
              <w:t>Click Student to open Student window.</w:t>
            </w:r>
          </w:p>
        </w:tc>
        <w:tc>
          <w:tcPr>
            <w:tcW w:w="1915" w:type="dxa"/>
          </w:tcPr>
          <w:p w:rsidR="005F0D55" w:rsidRDefault="005F0D55" w:rsidP="009A0389">
            <w:r>
              <w:t>Successfully opened.</w:t>
            </w:r>
          </w:p>
        </w:tc>
        <w:tc>
          <w:tcPr>
            <w:tcW w:w="1916" w:type="dxa"/>
          </w:tcPr>
          <w:p w:rsidR="003B79F7" w:rsidRDefault="003B79F7" w:rsidP="003B79F7">
            <w:r>
              <w:t>Susmita</w:t>
            </w:r>
          </w:p>
          <w:p w:rsidR="005F0D55" w:rsidRDefault="005F0D55" w:rsidP="009A0389"/>
        </w:tc>
      </w:tr>
      <w:tr w:rsidR="005F0D55" w:rsidTr="009A0389">
        <w:tc>
          <w:tcPr>
            <w:tcW w:w="1915" w:type="dxa"/>
          </w:tcPr>
          <w:p w:rsidR="005F0D55" w:rsidRDefault="005F0D55" w:rsidP="009A0389">
            <w:r>
              <w:t>SMS – 014</w:t>
            </w:r>
          </w:p>
        </w:tc>
        <w:tc>
          <w:tcPr>
            <w:tcW w:w="1915" w:type="dxa"/>
          </w:tcPr>
          <w:p w:rsidR="005F0D55" w:rsidRDefault="005F0D55" w:rsidP="00C911D1">
            <w:r>
              <w:t>Submit</w:t>
            </w:r>
          </w:p>
        </w:tc>
        <w:tc>
          <w:tcPr>
            <w:tcW w:w="1915" w:type="dxa"/>
          </w:tcPr>
          <w:p w:rsidR="005F0D55" w:rsidRDefault="005F0D55" w:rsidP="00C40C94">
            <w:r>
              <w:t>Select Submit to add the details of the Student.</w:t>
            </w:r>
          </w:p>
        </w:tc>
        <w:tc>
          <w:tcPr>
            <w:tcW w:w="1915" w:type="dxa"/>
          </w:tcPr>
          <w:p w:rsidR="005F0D55" w:rsidRDefault="005F0D55" w:rsidP="009A0389">
            <w:r>
              <w:t xml:space="preserve">Successfully added the details of the Student into School Management System.  </w:t>
            </w:r>
          </w:p>
        </w:tc>
        <w:tc>
          <w:tcPr>
            <w:tcW w:w="1916" w:type="dxa"/>
          </w:tcPr>
          <w:p w:rsidR="003B79F7" w:rsidRDefault="003B79F7" w:rsidP="003B79F7">
            <w:r>
              <w:t>Susmita</w:t>
            </w:r>
          </w:p>
          <w:p w:rsidR="005F0D55" w:rsidRDefault="005F0D55" w:rsidP="009A0389"/>
        </w:tc>
      </w:tr>
      <w:tr w:rsidR="005F0D55" w:rsidTr="009A0389">
        <w:tc>
          <w:tcPr>
            <w:tcW w:w="1915" w:type="dxa"/>
          </w:tcPr>
          <w:p w:rsidR="005F0D55" w:rsidRDefault="005F0D55" w:rsidP="009A0389">
            <w:r>
              <w:t xml:space="preserve">SMS – </w:t>
            </w:r>
            <w:r w:rsidR="002B1A90">
              <w:t>015</w:t>
            </w:r>
          </w:p>
        </w:tc>
        <w:tc>
          <w:tcPr>
            <w:tcW w:w="1915" w:type="dxa"/>
          </w:tcPr>
          <w:p w:rsidR="005F0D55" w:rsidRDefault="005F0D55" w:rsidP="00C911D1">
            <w:r>
              <w:t>EditStudent</w:t>
            </w:r>
          </w:p>
        </w:tc>
        <w:tc>
          <w:tcPr>
            <w:tcW w:w="1915" w:type="dxa"/>
          </w:tcPr>
          <w:p w:rsidR="005F0D55" w:rsidRDefault="005F0D55" w:rsidP="00C40C94">
            <w:r>
              <w:t>Select Edit option to edit Student details.</w:t>
            </w:r>
          </w:p>
        </w:tc>
        <w:tc>
          <w:tcPr>
            <w:tcW w:w="1915" w:type="dxa"/>
          </w:tcPr>
          <w:p w:rsidR="005F0D55" w:rsidRDefault="005F0D55" w:rsidP="009A0389">
            <w:r>
              <w:t xml:space="preserve">Successfully updated the </w:t>
            </w:r>
            <w:r>
              <w:lastRenderedPageBreak/>
              <w:t>Student details.</w:t>
            </w:r>
          </w:p>
        </w:tc>
        <w:tc>
          <w:tcPr>
            <w:tcW w:w="1916" w:type="dxa"/>
          </w:tcPr>
          <w:p w:rsidR="003B79F7" w:rsidRDefault="003B79F7" w:rsidP="003B79F7">
            <w:r>
              <w:lastRenderedPageBreak/>
              <w:t>Susmita</w:t>
            </w:r>
          </w:p>
          <w:p w:rsidR="005F0D55" w:rsidRDefault="005F0D55" w:rsidP="009A0389"/>
        </w:tc>
      </w:tr>
      <w:tr w:rsidR="002B1A90" w:rsidTr="009A0389">
        <w:tc>
          <w:tcPr>
            <w:tcW w:w="1915" w:type="dxa"/>
          </w:tcPr>
          <w:p w:rsidR="002B1A90" w:rsidRDefault="002B1A90" w:rsidP="009A0389">
            <w:r>
              <w:lastRenderedPageBreak/>
              <w:t>SMS – 016</w:t>
            </w:r>
          </w:p>
        </w:tc>
        <w:tc>
          <w:tcPr>
            <w:tcW w:w="1915" w:type="dxa"/>
          </w:tcPr>
          <w:p w:rsidR="002B1A90" w:rsidRDefault="002B1A90" w:rsidP="00C911D1">
            <w:r>
              <w:t>Cancel</w:t>
            </w:r>
          </w:p>
        </w:tc>
        <w:tc>
          <w:tcPr>
            <w:tcW w:w="1915" w:type="dxa"/>
          </w:tcPr>
          <w:p w:rsidR="002B1A90" w:rsidRDefault="002B1A90" w:rsidP="00C40C94">
            <w:r>
              <w:t>Select Cannel to close the Student window.</w:t>
            </w:r>
          </w:p>
        </w:tc>
        <w:tc>
          <w:tcPr>
            <w:tcW w:w="1915" w:type="dxa"/>
          </w:tcPr>
          <w:p w:rsidR="002B1A90" w:rsidRDefault="002B1A90" w:rsidP="009A0389">
            <w:r>
              <w:t>Successfully cancelled.</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017</w:t>
            </w:r>
          </w:p>
        </w:tc>
        <w:tc>
          <w:tcPr>
            <w:tcW w:w="1915" w:type="dxa"/>
          </w:tcPr>
          <w:p w:rsidR="002B1A90" w:rsidRDefault="002B1A90" w:rsidP="00C911D1">
            <w:r>
              <w:t>Library</w:t>
            </w:r>
          </w:p>
        </w:tc>
        <w:tc>
          <w:tcPr>
            <w:tcW w:w="1915" w:type="dxa"/>
          </w:tcPr>
          <w:p w:rsidR="002B1A90" w:rsidRDefault="002B1A90" w:rsidP="00C40C94">
            <w:r>
              <w:t>Click Library to open Library window.</w:t>
            </w:r>
          </w:p>
        </w:tc>
        <w:tc>
          <w:tcPr>
            <w:tcW w:w="1915" w:type="dxa"/>
          </w:tcPr>
          <w:p w:rsidR="002B1A90" w:rsidRDefault="002B1A90" w:rsidP="009A0389">
            <w:r>
              <w:t>Successfully opened.</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018</w:t>
            </w:r>
          </w:p>
        </w:tc>
        <w:tc>
          <w:tcPr>
            <w:tcW w:w="1915" w:type="dxa"/>
          </w:tcPr>
          <w:p w:rsidR="002B1A90" w:rsidRDefault="002B1A90" w:rsidP="00C911D1">
            <w:r>
              <w:t>Submit</w:t>
            </w:r>
          </w:p>
        </w:tc>
        <w:tc>
          <w:tcPr>
            <w:tcW w:w="1915" w:type="dxa"/>
          </w:tcPr>
          <w:p w:rsidR="002B1A90" w:rsidRDefault="002B1A90" w:rsidP="00C40C94">
            <w:r>
              <w:t>Select Submit to add the details of the Book.</w:t>
            </w:r>
          </w:p>
        </w:tc>
        <w:tc>
          <w:tcPr>
            <w:tcW w:w="1915" w:type="dxa"/>
          </w:tcPr>
          <w:p w:rsidR="002B1A90" w:rsidRDefault="002B1A90" w:rsidP="009A0389">
            <w:r>
              <w:t xml:space="preserve">Successfully added the details of the Book into School Management System.  </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019</w:t>
            </w:r>
          </w:p>
        </w:tc>
        <w:tc>
          <w:tcPr>
            <w:tcW w:w="1915" w:type="dxa"/>
          </w:tcPr>
          <w:p w:rsidR="002B1A90" w:rsidRDefault="002B1A90" w:rsidP="00C911D1">
            <w:r>
              <w:t>EditBook</w:t>
            </w:r>
          </w:p>
        </w:tc>
        <w:tc>
          <w:tcPr>
            <w:tcW w:w="1915" w:type="dxa"/>
          </w:tcPr>
          <w:p w:rsidR="002B1A90" w:rsidRDefault="002B1A90" w:rsidP="002B1A90">
            <w:r>
              <w:t>Select Edit option to edit Book details.</w:t>
            </w:r>
          </w:p>
        </w:tc>
        <w:tc>
          <w:tcPr>
            <w:tcW w:w="1915" w:type="dxa"/>
          </w:tcPr>
          <w:p w:rsidR="002B1A90" w:rsidRDefault="002B1A90" w:rsidP="009A0389">
            <w:r>
              <w:t>Successfully updated the Book details.</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020</w:t>
            </w:r>
          </w:p>
        </w:tc>
        <w:tc>
          <w:tcPr>
            <w:tcW w:w="1915" w:type="dxa"/>
          </w:tcPr>
          <w:p w:rsidR="002B1A90" w:rsidRDefault="002B1A90" w:rsidP="00C911D1">
            <w:r>
              <w:t>Cancel</w:t>
            </w:r>
          </w:p>
        </w:tc>
        <w:tc>
          <w:tcPr>
            <w:tcW w:w="1915" w:type="dxa"/>
          </w:tcPr>
          <w:p w:rsidR="002B1A90" w:rsidRDefault="002B1A90" w:rsidP="00C40C94">
            <w:r>
              <w:t>Sel</w:t>
            </w:r>
            <w:r w:rsidR="00B106E9">
              <w:t xml:space="preserve">ect Cannel to close the Library </w:t>
            </w:r>
            <w:r>
              <w:t>window.</w:t>
            </w:r>
          </w:p>
        </w:tc>
        <w:tc>
          <w:tcPr>
            <w:tcW w:w="1915" w:type="dxa"/>
          </w:tcPr>
          <w:p w:rsidR="002B1A90" w:rsidRDefault="002B1A90" w:rsidP="009A0389">
            <w:r>
              <w:t>Successfully cancelled.</w:t>
            </w:r>
          </w:p>
        </w:tc>
        <w:tc>
          <w:tcPr>
            <w:tcW w:w="1916" w:type="dxa"/>
          </w:tcPr>
          <w:p w:rsidR="003B79F7" w:rsidRDefault="003B79F7" w:rsidP="003B79F7">
            <w:r>
              <w:t>Susmita</w:t>
            </w:r>
          </w:p>
          <w:p w:rsidR="002B1A90" w:rsidRDefault="002B1A90" w:rsidP="009A0389"/>
        </w:tc>
      </w:tr>
      <w:tr w:rsidR="00BB385F" w:rsidTr="009A0389">
        <w:tc>
          <w:tcPr>
            <w:tcW w:w="1915" w:type="dxa"/>
          </w:tcPr>
          <w:p w:rsidR="00BB385F" w:rsidRDefault="00BB385F" w:rsidP="009A0389">
            <w:r>
              <w:t>SMS – 021</w:t>
            </w:r>
          </w:p>
        </w:tc>
        <w:tc>
          <w:tcPr>
            <w:tcW w:w="1915" w:type="dxa"/>
          </w:tcPr>
          <w:p w:rsidR="00BB385F" w:rsidRDefault="00BB385F" w:rsidP="00C911D1">
            <w:r>
              <w:t>Account</w:t>
            </w:r>
          </w:p>
        </w:tc>
        <w:tc>
          <w:tcPr>
            <w:tcW w:w="1915" w:type="dxa"/>
          </w:tcPr>
          <w:p w:rsidR="00BB385F" w:rsidRDefault="00BB385F" w:rsidP="00C40C94">
            <w:r>
              <w:t>Click Account to open Account window.</w:t>
            </w:r>
          </w:p>
        </w:tc>
        <w:tc>
          <w:tcPr>
            <w:tcW w:w="1915" w:type="dxa"/>
          </w:tcPr>
          <w:p w:rsidR="00BB385F" w:rsidRDefault="00BB385F" w:rsidP="009A0389">
            <w:r>
              <w:t>Successfully opened.</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022</w:t>
            </w:r>
          </w:p>
        </w:tc>
        <w:tc>
          <w:tcPr>
            <w:tcW w:w="1915" w:type="dxa"/>
          </w:tcPr>
          <w:p w:rsidR="00BB385F" w:rsidRDefault="00BB385F" w:rsidP="00C911D1">
            <w:r>
              <w:t>OK</w:t>
            </w:r>
          </w:p>
        </w:tc>
        <w:tc>
          <w:tcPr>
            <w:tcW w:w="1915" w:type="dxa"/>
          </w:tcPr>
          <w:p w:rsidR="00BB385F" w:rsidRDefault="00BB385F" w:rsidP="00BB385F">
            <w:r>
              <w:t>Select Submit to add the details of the Transactions.</w:t>
            </w:r>
          </w:p>
        </w:tc>
        <w:tc>
          <w:tcPr>
            <w:tcW w:w="1915" w:type="dxa"/>
          </w:tcPr>
          <w:p w:rsidR="00BB385F" w:rsidRDefault="00BB385F" w:rsidP="00BB385F">
            <w:r>
              <w:t xml:space="preserve">Successfully added the details of the Transactions into School Management System.  </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023</w:t>
            </w:r>
          </w:p>
        </w:tc>
        <w:tc>
          <w:tcPr>
            <w:tcW w:w="1915" w:type="dxa"/>
          </w:tcPr>
          <w:p w:rsidR="00BB385F" w:rsidRDefault="00BB385F" w:rsidP="00C911D1">
            <w:r>
              <w:t>Edit</w:t>
            </w:r>
          </w:p>
        </w:tc>
        <w:tc>
          <w:tcPr>
            <w:tcW w:w="1915" w:type="dxa"/>
          </w:tcPr>
          <w:p w:rsidR="00BB385F" w:rsidRDefault="00BB385F" w:rsidP="00C40C94">
            <w:r>
              <w:t>Select Edit option to edit Transaction details.</w:t>
            </w:r>
          </w:p>
        </w:tc>
        <w:tc>
          <w:tcPr>
            <w:tcW w:w="1915" w:type="dxa"/>
          </w:tcPr>
          <w:p w:rsidR="00BB385F" w:rsidRDefault="00BB385F" w:rsidP="009A0389">
            <w:r>
              <w:t>Successfully updated the Transaction details.</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024</w:t>
            </w:r>
          </w:p>
        </w:tc>
        <w:tc>
          <w:tcPr>
            <w:tcW w:w="1915" w:type="dxa"/>
          </w:tcPr>
          <w:p w:rsidR="00BB385F" w:rsidRDefault="00BB385F" w:rsidP="00C911D1">
            <w:r>
              <w:t>Cancel</w:t>
            </w:r>
          </w:p>
        </w:tc>
        <w:tc>
          <w:tcPr>
            <w:tcW w:w="1915" w:type="dxa"/>
          </w:tcPr>
          <w:p w:rsidR="00BB385F" w:rsidRDefault="00BB385F" w:rsidP="00C40C94">
            <w:r>
              <w:t>Select Cannel to close the  Account window.</w:t>
            </w:r>
          </w:p>
        </w:tc>
        <w:tc>
          <w:tcPr>
            <w:tcW w:w="1915" w:type="dxa"/>
          </w:tcPr>
          <w:p w:rsidR="00BB385F" w:rsidRDefault="00BB385F" w:rsidP="009A0389">
            <w:r>
              <w:t>Successfully cancelled.</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025</w:t>
            </w:r>
          </w:p>
        </w:tc>
        <w:tc>
          <w:tcPr>
            <w:tcW w:w="1915" w:type="dxa"/>
          </w:tcPr>
          <w:p w:rsidR="00BB385F" w:rsidRDefault="00BB385F" w:rsidP="00C911D1">
            <w:r>
              <w:t>Leave</w:t>
            </w:r>
          </w:p>
        </w:tc>
        <w:tc>
          <w:tcPr>
            <w:tcW w:w="1915" w:type="dxa"/>
          </w:tcPr>
          <w:p w:rsidR="00BB385F" w:rsidRDefault="00BB385F" w:rsidP="00BB385F">
            <w:r>
              <w:t>Click Leave to open Leave window.</w:t>
            </w:r>
          </w:p>
        </w:tc>
        <w:tc>
          <w:tcPr>
            <w:tcW w:w="1915" w:type="dxa"/>
          </w:tcPr>
          <w:p w:rsidR="00BB385F" w:rsidRDefault="00BB385F" w:rsidP="009A0389">
            <w:r>
              <w:t>Successfully opened.</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026</w:t>
            </w:r>
          </w:p>
        </w:tc>
        <w:tc>
          <w:tcPr>
            <w:tcW w:w="1915" w:type="dxa"/>
          </w:tcPr>
          <w:p w:rsidR="00BB385F" w:rsidRDefault="00BB385F" w:rsidP="00C911D1">
            <w:r>
              <w:t>Submit</w:t>
            </w:r>
          </w:p>
        </w:tc>
        <w:tc>
          <w:tcPr>
            <w:tcW w:w="1915" w:type="dxa"/>
          </w:tcPr>
          <w:p w:rsidR="00BB385F" w:rsidRDefault="00BB385F" w:rsidP="00C40C94">
            <w:r>
              <w:t>Select Submit to add the details of the Leave.</w:t>
            </w:r>
          </w:p>
        </w:tc>
        <w:tc>
          <w:tcPr>
            <w:tcW w:w="1915" w:type="dxa"/>
          </w:tcPr>
          <w:p w:rsidR="00BB385F" w:rsidRDefault="00BB385F" w:rsidP="009A0389">
            <w:r>
              <w:t xml:space="preserve">Successfully added the details of the Leave into School Management System.  </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027</w:t>
            </w:r>
          </w:p>
        </w:tc>
        <w:tc>
          <w:tcPr>
            <w:tcW w:w="1915" w:type="dxa"/>
          </w:tcPr>
          <w:p w:rsidR="00BB385F" w:rsidRDefault="00BB385F" w:rsidP="00C911D1">
            <w:r>
              <w:t>Edit</w:t>
            </w:r>
          </w:p>
        </w:tc>
        <w:tc>
          <w:tcPr>
            <w:tcW w:w="1915" w:type="dxa"/>
          </w:tcPr>
          <w:p w:rsidR="00BB385F" w:rsidRDefault="00BB385F" w:rsidP="00C40C94">
            <w:r>
              <w:t xml:space="preserve">Select Edit option to </w:t>
            </w:r>
            <w:r>
              <w:lastRenderedPageBreak/>
              <w:t xml:space="preserve">edit </w:t>
            </w:r>
            <w:r w:rsidR="003B79F7">
              <w:t>Leave</w:t>
            </w:r>
            <w:r>
              <w:t xml:space="preserve"> details.</w:t>
            </w:r>
          </w:p>
        </w:tc>
        <w:tc>
          <w:tcPr>
            <w:tcW w:w="1915" w:type="dxa"/>
          </w:tcPr>
          <w:p w:rsidR="00BB385F" w:rsidRDefault="00BB385F" w:rsidP="009A0389">
            <w:r>
              <w:lastRenderedPageBreak/>
              <w:t xml:space="preserve">Successfully </w:t>
            </w:r>
            <w:r>
              <w:lastRenderedPageBreak/>
              <w:t xml:space="preserve">updated the </w:t>
            </w:r>
            <w:r w:rsidR="003B79F7">
              <w:t xml:space="preserve">Leave </w:t>
            </w:r>
            <w:r>
              <w:t>details.</w:t>
            </w:r>
          </w:p>
        </w:tc>
        <w:tc>
          <w:tcPr>
            <w:tcW w:w="1916" w:type="dxa"/>
          </w:tcPr>
          <w:p w:rsidR="003B79F7" w:rsidRDefault="003B79F7" w:rsidP="003B79F7">
            <w:r>
              <w:lastRenderedPageBreak/>
              <w:t>Susmita</w:t>
            </w:r>
          </w:p>
          <w:p w:rsidR="00BB385F" w:rsidRDefault="00BB385F" w:rsidP="009A0389"/>
        </w:tc>
      </w:tr>
      <w:tr w:rsidR="00BB385F" w:rsidTr="009A0389">
        <w:tc>
          <w:tcPr>
            <w:tcW w:w="1915" w:type="dxa"/>
          </w:tcPr>
          <w:p w:rsidR="00BB385F" w:rsidRDefault="00BB385F" w:rsidP="009A0389">
            <w:r>
              <w:lastRenderedPageBreak/>
              <w:t>SMS – 028</w:t>
            </w:r>
          </w:p>
        </w:tc>
        <w:tc>
          <w:tcPr>
            <w:tcW w:w="1915" w:type="dxa"/>
          </w:tcPr>
          <w:p w:rsidR="00BB385F" w:rsidRDefault="00BB385F" w:rsidP="00C911D1">
            <w:r>
              <w:t>Cancel</w:t>
            </w:r>
          </w:p>
        </w:tc>
        <w:tc>
          <w:tcPr>
            <w:tcW w:w="1915" w:type="dxa"/>
          </w:tcPr>
          <w:p w:rsidR="00BB385F" w:rsidRDefault="00BB385F" w:rsidP="00C40C94">
            <w:r>
              <w:t xml:space="preserve">Select Cannel to close the </w:t>
            </w:r>
            <w:r w:rsidR="003B79F7">
              <w:t>Leave</w:t>
            </w:r>
            <w:r>
              <w:t xml:space="preserve"> window.</w:t>
            </w:r>
          </w:p>
        </w:tc>
        <w:tc>
          <w:tcPr>
            <w:tcW w:w="1915" w:type="dxa"/>
          </w:tcPr>
          <w:p w:rsidR="00BB385F" w:rsidRDefault="00BB385F" w:rsidP="009A0389">
            <w:r>
              <w:t>Successfully cancelled.</w:t>
            </w:r>
          </w:p>
        </w:tc>
        <w:tc>
          <w:tcPr>
            <w:tcW w:w="1916" w:type="dxa"/>
          </w:tcPr>
          <w:p w:rsidR="003B79F7" w:rsidRDefault="003B79F7" w:rsidP="003B79F7">
            <w:r>
              <w:t>Susmita</w:t>
            </w:r>
          </w:p>
          <w:p w:rsidR="00BB385F" w:rsidRDefault="00BB385F" w:rsidP="009A0389"/>
        </w:tc>
      </w:tr>
      <w:tr w:rsidR="00911E93" w:rsidTr="009A0389">
        <w:tc>
          <w:tcPr>
            <w:tcW w:w="1915" w:type="dxa"/>
          </w:tcPr>
          <w:p w:rsidR="00911E93" w:rsidRDefault="00BB385F" w:rsidP="009A0389">
            <w:r>
              <w:t>SMS – 029</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BB385F" w:rsidP="009A0389">
            <w:r>
              <w:t>SMS – 030</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BB385F" w:rsidP="009A0389">
            <w:r>
              <w:t>SMS – 031</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lastRenderedPageBreak/>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Pr>
          <w:rFonts w:ascii="Arial" w:hAnsi="Arial" w:cs="Arial"/>
        </w:rPr>
        <w:t>SMS:</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expected results occur when 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Business rules are properly applied.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All planned tests have been executed.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SMS.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expected results occur when valid data is used.</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437A54">
            <w:pPr>
              <w:pStyle w:val="BodyText1"/>
              <w:numPr>
                <w:ilvl w:val="0"/>
                <w:numId w:val="3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lastRenderedPageBreak/>
              <w:t>Technique:</w:t>
            </w:r>
          </w:p>
        </w:tc>
        <w:tc>
          <w:tcPr>
            <w:tcW w:w="6627" w:type="dxa"/>
          </w:tcPr>
          <w:p w:rsidR="000C3860" w:rsidRPr="00147986" w:rsidRDefault="000C3860" w:rsidP="00437A54">
            <w:pPr>
              <w:pStyle w:val="BodyText1"/>
              <w:numPr>
                <w:ilvl w:val="0"/>
                <w:numId w:val="38"/>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All planned tests have been executed.</w:t>
            </w:r>
          </w:p>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437A54">
            <w:pPr>
              <w:pStyle w:val="BodyText1"/>
              <w:numPr>
                <w:ilvl w:val="0"/>
                <w:numId w:val="38"/>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Verify the design and layout of the screen.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Identify the integration links.</w:t>
            </w:r>
          </w:p>
          <w:p w:rsidR="000C3860" w:rsidRDefault="000C3860" w:rsidP="00437A54">
            <w:pPr>
              <w:pStyle w:val="BodyText1"/>
              <w:numPr>
                <w:ilvl w:val="0"/>
                <w:numId w:val="3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437A54">
            <w:pPr>
              <w:pStyle w:val="BodyText1"/>
              <w:numPr>
                <w:ilvl w:val="0"/>
                <w:numId w:val="38"/>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navigation test cases have been executed.</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437A54">
      <w:pPr>
        <w:pStyle w:val="BodyText1"/>
        <w:numPr>
          <w:ilvl w:val="0"/>
          <w:numId w:val="39"/>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Data Migration is done.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437A54">
            <w:pPr>
              <w:pStyle w:val="BodyText1"/>
              <w:numPr>
                <w:ilvl w:val="0"/>
                <w:numId w:val="3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437A54">
            <w:pPr>
              <w:pStyle w:val="BodyText1"/>
              <w:numPr>
                <w:ilvl w:val="0"/>
                <w:numId w:val="3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437A54">
            <w:pPr>
              <w:pStyle w:val="BodyText1"/>
              <w:numPr>
                <w:ilvl w:val="0"/>
                <w:numId w:val="38"/>
              </w:numPr>
              <w:jc w:val="both"/>
              <w:rPr>
                <w:rFonts w:ascii="Arial" w:hAnsi="Arial" w:cs="Arial"/>
              </w:rPr>
            </w:pPr>
            <w:r>
              <w:rPr>
                <w:rFonts w:ascii="Arial" w:hAnsi="Arial" w:cs="Arial"/>
              </w:rPr>
              <w:t>Verification of the table structure.</w:t>
            </w:r>
          </w:p>
          <w:p w:rsidR="000C3860" w:rsidRDefault="000C3860" w:rsidP="00437A54">
            <w:pPr>
              <w:pStyle w:val="BodyText1"/>
              <w:numPr>
                <w:ilvl w:val="0"/>
                <w:numId w:val="38"/>
              </w:numPr>
              <w:jc w:val="both"/>
              <w:rPr>
                <w:rFonts w:ascii="Arial" w:hAnsi="Arial" w:cs="Arial"/>
              </w:rPr>
            </w:pPr>
            <w:r>
              <w:rPr>
                <w:rFonts w:ascii="Arial" w:hAnsi="Arial" w:cs="Arial"/>
              </w:rPr>
              <w:t>Verification of record counts.</w:t>
            </w:r>
          </w:p>
          <w:p w:rsidR="000C3860" w:rsidRPr="006B0E31" w:rsidRDefault="000C3860" w:rsidP="00437A54">
            <w:pPr>
              <w:pStyle w:val="BodyText1"/>
              <w:numPr>
                <w:ilvl w:val="0"/>
                <w:numId w:val="38"/>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437A54">
            <w:pPr>
              <w:pStyle w:val="BodyText1"/>
              <w:numPr>
                <w:ilvl w:val="0"/>
                <w:numId w:val="38"/>
              </w:numPr>
              <w:jc w:val="both"/>
              <w:rPr>
                <w:rFonts w:ascii="Arial" w:hAnsi="Arial" w:cs="Arial"/>
              </w:rPr>
            </w:pPr>
            <w:r>
              <w:rPr>
                <w:rFonts w:ascii="Arial" w:hAnsi="Arial" w:cs="Arial"/>
              </w:rPr>
              <w:t>The record count in the Source and the Destination databases should be equal.</w:t>
            </w:r>
          </w:p>
          <w:p w:rsidR="000C3860" w:rsidRDefault="000C3860" w:rsidP="00437A54">
            <w:pPr>
              <w:pStyle w:val="BodyText1"/>
              <w:numPr>
                <w:ilvl w:val="0"/>
                <w:numId w:val="38"/>
              </w:numPr>
              <w:jc w:val="both"/>
              <w:rPr>
                <w:rFonts w:ascii="Arial" w:hAnsi="Arial" w:cs="Arial"/>
              </w:rPr>
            </w:pPr>
            <w:r>
              <w:rPr>
                <w:rFonts w:ascii="Arial" w:hAnsi="Arial" w:cs="Arial"/>
              </w:rPr>
              <w:t>No data are truncated.</w:t>
            </w:r>
          </w:p>
          <w:p w:rsidR="000C3860" w:rsidRDefault="000C3860" w:rsidP="00437A54">
            <w:pPr>
              <w:pStyle w:val="BodyText1"/>
              <w:numPr>
                <w:ilvl w:val="0"/>
                <w:numId w:val="38"/>
              </w:numPr>
              <w:jc w:val="both"/>
              <w:rPr>
                <w:rFonts w:ascii="Arial" w:hAnsi="Arial" w:cs="Arial"/>
              </w:rPr>
            </w:pPr>
            <w:r>
              <w:rPr>
                <w:rFonts w:ascii="Arial" w:hAnsi="Arial" w:cs="Arial"/>
              </w:rPr>
              <w:t>Data formatting is proper (if required at any instance).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lastRenderedPageBreak/>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437A54">
      <w:pPr>
        <w:pStyle w:val="ListParagraph"/>
        <w:numPr>
          <w:ilvl w:val="0"/>
          <w:numId w:val="5"/>
        </w:numPr>
      </w:pPr>
      <w:r>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t>DATABASE / DATA SECURITY</w:t>
      </w:r>
      <w:bookmarkEnd w:id="50"/>
    </w:p>
    <w:p w:rsidR="008376A9" w:rsidRDefault="008376A9" w:rsidP="00437A54">
      <w:pPr>
        <w:pStyle w:val="ListParagraph"/>
        <w:numPr>
          <w:ilvl w:val="0"/>
          <w:numId w:val="5"/>
        </w:numPr>
      </w:pPr>
      <w:r>
        <w:lastRenderedPageBreak/>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BF188C" w:rsidP="00437A54">
      <w:pPr>
        <w:pStyle w:val="ListParagraph"/>
        <w:numPr>
          <w:ilvl w:val="0"/>
          <w:numId w:val="11"/>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BF188C" w:rsidP="00437A54">
      <w:pPr>
        <w:pStyle w:val="ListParagraph"/>
        <w:numPr>
          <w:ilvl w:val="0"/>
          <w:numId w:val="11"/>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BF188C" w:rsidP="00437A54">
      <w:pPr>
        <w:pStyle w:val="ListParagraph"/>
        <w:numPr>
          <w:ilvl w:val="0"/>
          <w:numId w:val="11"/>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BF188C" w:rsidP="00437A54">
      <w:pPr>
        <w:pStyle w:val="ListParagraph"/>
        <w:numPr>
          <w:ilvl w:val="0"/>
          <w:numId w:val="11"/>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BF188C" w:rsidP="00437A54">
      <w:pPr>
        <w:pStyle w:val="ListParagraph"/>
        <w:numPr>
          <w:ilvl w:val="0"/>
          <w:numId w:val="11"/>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BF188C" w:rsidP="00437A54">
      <w:pPr>
        <w:pStyle w:val="ListParagraph"/>
        <w:numPr>
          <w:ilvl w:val="0"/>
          <w:numId w:val="11"/>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BF188C" w:rsidP="00437A54">
      <w:pPr>
        <w:pStyle w:val="ListParagraph"/>
        <w:numPr>
          <w:ilvl w:val="0"/>
          <w:numId w:val="11"/>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BF188C" w:rsidP="00437A54">
      <w:pPr>
        <w:pStyle w:val="ListParagraph"/>
        <w:numPr>
          <w:ilvl w:val="0"/>
          <w:numId w:val="11"/>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BF188C" w:rsidP="00437A54">
      <w:pPr>
        <w:pStyle w:val="ListParagraph"/>
        <w:numPr>
          <w:ilvl w:val="0"/>
          <w:numId w:val="11"/>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BF188C" w:rsidP="00437A54">
      <w:pPr>
        <w:pStyle w:val="ListParagraph"/>
        <w:numPr>
          <w:ilvl w:val="0"/>
          <w:numId w:val="11"/>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BF188C"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BF188C" w:rsidP="00437A54">
      <w:pPr>
        <w:pStyle w:val="ListParagraph"/>
        <w:numPr>
          <w:ilvl w:val="0"/>
          <w:numId w:val="11"/>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8"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9"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0"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1"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2"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3"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BF188C" w:rsidP="006D3AE6">
      <w:pPr>
        <w:tabs>
          <w:tab w:val="center" w:pos="4680"/>
        </w:tabs>
      </w:pPr>
      <w:hyperlink r:id="rId144"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46"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The Java Swing provides the multiple platform independent APIs interfaces for interacting between the users and GUIs components. All Java Swing classes imports form the import javax.swing.*; package.  Java provides an interactive features for design the </w:t>
      </w:r>
      <w:r w:rsidRPr="00186AE5">
        <w:rPr>
          <w:b/>
          <w:bCs/>
        </w:rPr>
        <w:t>GUI</w:t>
      </w:r>
      <w:r w:rsidRPr="00186AE5">
        <w:t>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JFrame, JWindow, JDialog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performed the action with the ActionListenerwhere the multiple controls are used for same purposes.</w:t>
            </w:r>
          </w:p>
        </w:tc>
      </w:tr>
      <w:tr w:rsidR="00CA6E55" w:rsidRPr="00186AE5" w:rsidTr="005F0D55">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BoundedRangeModel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defines the data model of components like: sliders and progressBars.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state model for the buttons like: radio buttons, check boxes etc.</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CellEditor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by the developer for creating the new editor and it has the new components implement interfaces. TheCellEditor implements the wrapper based approach.</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this interface, the editor component used to JComboBoxcomponents.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represents the data model in a list model with the selected items.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DesktopManager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JDesktopPane object. The JInternalFrameimplements in the JDesktopPane with the help of DesktopManager.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graphical representation of the components. It has fixed size picture.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JComboBox.KeySelectionManager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KeySelectionManager and used for the combo box data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ListCellRenderer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paint the cell in the list with the help of "rubber stamps"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JList components method. It gets the value of each cell of list.</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indicates the components, which are stable or not.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MenuElement</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where the any components are implements in the menu.</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MutableComboBoxModel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extends from the ComboBoxModel. It is a mutable version of ComboBoxModel.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requirements of an object for displaying the values.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RootPaneContainer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uses the RootPane properties and it has the components like: JFrame, JInternalFrame and JWindow etc.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provides the scrolling to show the large amount of data with the help of JScrollPane.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JScrollPane 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SingleSelectionModel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select the one index in 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You can set the components on the screen to own requirements.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UIDefaults.ActiveValue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constructs the DefaultListCellRenderer.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enables one to store an entry in the default table. The entered value is not constructed until first time is a real value is created through it using LazyValue.createValue() method.</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WindowConstants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two methods setDefaultCloseOperation and getDefaultCloseOperation and provides the window close opration.</w:t>
            </w:r>
          </w:p>
        </w:tc>
      </w:tr>
    </w:tbl>
    <w:p w:rsidR="00CA6E55" w:rsidRPr="00186AE5" w:rsidRDefault="00CA6E55" w:rsidP="00CA6E55">
      <w:r w:rsidRPr="00186AE5">
        <w:t>The following classes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AbstractAction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handles the any types of action and provides JFC Action interface.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nature of buttons and menu items.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a list and contents of the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data model which provides the list with its contents.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works with InputMap and performs any action when the key is pressed.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BorderFactory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Object and creates the Border instance in the factory.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fixed spaces between two components and uses the BoxLayout object of the layout 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Box.Filler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participates in the Layout and uses the lightweight components.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BoxLayout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arranging the multiple components either horizontally or vertically. The Box container uses this class.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ButtonGroup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the multiple buttons in aButtonGroup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CellRandererPane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insert the components like: JList, JTable and JTree.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ComponentInputMap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ComponentInputMap constructor and creates the components with the help of InpuMap.</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DebugGraphics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from the Graphics and used to debug the graphics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DefaultBoundedRangeModel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implementation of default BoundedRangeModel.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generic ButtonModel.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TableCellEditor and TreeCellEditor for the table and tree cells.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DefaultComboBoxModel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default model for combo boxes.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DefaultDesktopManager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DesktopManager. The DesktopManager has the JInternalFrame for creating the internal fame in a frame.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implementing the FocusManager.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default ListCellRanderer.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DefaultListCellRanderer and implementing in the 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AbstractListModel and implementing thejava.util.Vector.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for select the list in a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DefaultSingleSelectionModel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default SingleSelectionModel.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handles all focus like: gainedFocus and lostFocus.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GrayFilter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RGBImageFilter and used for disabling the image through the button.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ImageIcon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Icon and paints the icons from the images.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ActionMap to performed the action when you press any key of keyboard. It bounds data between the input event and an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InputVerifier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helps you when you works with the text fields through the 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JApplet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Applet and implements the Accessibleand RootPaneContainer.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AbstractButton and you can create the new button.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JToggleButton and implements the check box in which buttons are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determines the items which is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JColorChooser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implementing the Accessable. Here, you choose and manipulate the colors.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JComboBox. It provides the drop-down list where user select only one item or value at a time. But combo box is a combination of multiple text or buttons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JComponent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java swing, All components are used the JComponent except the top-level containers like: JFrame, JDialog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JDesktopPane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JLayeredPane and when you create the object of JInternalFrame to be maintained in the JDesktopPane. The JDesktopPane has DesktopManager.</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JDialog</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Dialog. This class used to create the dialog window and when you want to create the custom dialog window with the help of JOptionPane method.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JEditorPane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JTextComponent. It edits the component by the EditorKit.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JFileChooser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facility to choosing the file.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Frame and supports the swing components architecture.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the JComponent and provides the facility to dragging, closing, resizing and menu bar of the internal frame. The JInternalFrame added into the JDesktopPane.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JInternalFrame.JDesktopIcon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displays the desktop icon and create the instance of JInternalFrame and iconify.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JLabel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show the small text and image.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JLayeredPane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JFC/Swing container that can be used to overlap the components to each other.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JList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list where you select the one or more than objects.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new menu where you add the JMenuItems. When you select the item then shows the popup menu items in the JMenuBar.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a new menu bar where the JMenu objects are added.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new menu items in the mebus.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JOptionPane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some different types of dialog box like: message dialog box, error dialog box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JPanel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used to create a new panel.</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JPassworkField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single line text editing. Here, don't available the original characters but view type indication characters are available.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popup menu. It provides small window where the various types of choices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Here the popup menu and the separator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JProgressBar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integer types values in percent within a bounded range to determine the working process.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radio button and shows the state of an item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implements the radio button menu item</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JRootPane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behind the scenes by JFrame, JWindow, JDialog etc. for providing the task-orientation and functionality.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scroll bar. It provides the view content area where you show the content to scroll this.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scrollable view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 the separator among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JSlider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a control to represent a numeric value by dragging the slider.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JSplitPane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divides the two components graphically like: top and button, left and right.</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JTabbedPane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JTable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user interface component and represents the two dimensional data.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JTextArea</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multi line plain text area.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facility to editing the text in a single line.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like JTexArea for multiple lines text with more capabalities.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two state button that means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JToggleButton.ToggleButtonModel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DefaultButtonModel and provides theToggleButton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set of command buttons icons that performs the different actions or controls.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tool bar separator.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JToolTip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tool tips related to it's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data in a hierarchical way.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JTree.DynamicUtilTreeNode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DefaultMutableTreeNode and create children nodes.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JTree.EmptySelectionModel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does not allows the any selection.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JViewPort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gives you about the underlying information.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JWindow</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window and shows the any location or area on the desktop. It couldn't any title bar and window management buttons.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KeyStroke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controls the key events on the keyboard for the equivalent device.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LayoutFocusTraversalPolicy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conducts the sorting objects according to their size, type, position or orientation.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LookAndFeel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MenuSelectionManager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menu selection hierarchy.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OverlayLayout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The layout manager arrange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is used to monitoring the progress of any operation to be done.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ProgressMonitorInputStream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progress monitor to monitor the progress of reading input from the input stream. It cleanups all the rights when the stream is closed.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RepaintManager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manage and override the repaint requests.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manage the components like: scroll bar, row header, column header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ScrollPaneLayout and implements theUIResource.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SizeRequirements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calculates the size and positions of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SizeSequence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represents the order list of size and it's positions.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SwingUtilities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utilities methods for swing.</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Actions perform the predefined rate.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ToolTipManager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manages the all tool tips.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Hashtable and you set/get the value with the help of UIManager.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Input Map through it's createValue() method. The array of key after binding is passed to the constructor of this. Example of binding of key is array of pressing key information (e.g. ctrl + c or alt + f).</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UIDefaults.ProxyLazyValue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UIManager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track of the current look and feel details.</w:t>
            </w:r>
          </w:p>
        </w:tc>
      </w:tr>
      <w:tr w:rsidR="00CA6E55" w:rsidRPr="00186AE5" w:rsidTr="005F0D55">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UIManager.LookAndFeelInfo</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is the nested class of UIManager class i.e. used for getting information about all the look and feels installed with the software development 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ViewportLayout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defines the policy for the layout.</w:t>
            </w:r>
          </w:p>
        </w:tc>
      </w:tr>
    </w:tbl>
    <w:p w:rsidR="00CA6E55" w:rsidRPr="00186AE5" w:rsidRDefault="00CA6E55" w:rsidP="00CA6E55">
      <w:pPr>
        <w:rPr>
          <w:ins w:id="65" w:author="Unknown"/>
          <w:u w:val="single"/>
        </w:rPr>
      </w:pPr>
      <w:ins w:id="66" w:author="Unknown">
        <w:r w:rsidRPr="00186AE5">
          <w:rPr>
            <w:u w:val="single"/>
          </w:rPr>
          <w:t>The following Exceptions and it's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UnsupportedLookAndFeelException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7"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48"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0"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1"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2"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3"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4"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5"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6"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7"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8"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60"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1"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2"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3"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4"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5"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70"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7"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8"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7"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System.ServiceProcess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9"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0"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8"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2"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3"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2"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23"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4"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25"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6"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7"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8"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9"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30"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31"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32"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33"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34"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35"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6"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7"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8"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9"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lastRenderedPageBreak/>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lastRenderedPageBreak/>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Default="00CD68D4" w:rsidP="00CD68D4">
      <w:pPr>
        <w:pStyle w:val="Heading3"/>
        <w:rPr>
          <w:rFonts w:eastAsia="Times New Roman"/>
          <w:lang w:eastAsia="en-IN"/>
        </w:rPr>
      </w:pPr>
      <w:r>
        <w:rPr>
          <w:rFonts w:eastAsia="Times New Roman"/>
          <w:lang w:eastAsia="en-IN"/>
        </w:rPr>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40"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41"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42"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43"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44"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45"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46"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hyperlink r:id="rId247" w:tooltip="Java bytecode" w:history="1">
        <w:r w:rsidRPr="00DB3B2B">
          <w:rPr>
            <w:rFonts w:ascii="Arial" w:eastAsia="Times New Roman" w:hAnsi="Arial" w:cs="Arial"/>
            <w:lang w:bidi="ar-SA"/>
          </w:rPr>
          <w:t>bytecode</w:t>
        </w:r>
      </w:hyperlink>
      <w:r w:rsidRPr="00DB3B2B">
        <w:rPr>
          <w:rFonts w:ascii="Arial" w:eastAsia="Times New Roman" w:hAnsi="Arial" w:cs="Arial"/>
          <w:lang w:bidi="ar-SA"/>
        </w:rPr>
        <w:t> (</w:t>
      </w:r>
      <w:hyperlink r:id="rId248"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49"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50"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51" w:anchor="cite_note-10" w:history="1">
        <w:r w:rsidRPr="00DB3B2B">
          <w:rPr>
            <w:rFonts w:ascii="Arial" w:eastAsia="Times New Roman" w:hAnsi="Arial" w:cs="Arial"/>
            <w:vertAlign w:val="superscript"/>
            <w:lang w:bidi="ar-SA"/>
          </w:rPr>
          <w:t>[10]</w:t>
        </w:r>
      </w:hyperlink>
      <w:hyperlink r:id="rId252"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53"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54"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(which has since</w:t>
      </w:r>
      <w:hyperlink r:id="rId255" w:tooltip="Sun acquisition by Oracle" w:history="1">
        <w:r w:rsidRPr="00DB3B2B">
          <w:rPr>
            <w:rFonts w:ascii="Arial" w:eastAsia="Times New Roman" w:hAnsi="Arial" w:cs="Arial"/>
            <w:lang w:bidi="ar-SA"/>
          </w:rPr>
          <w:t>merged into Oracle Corporation</w:t>
        </w:r>
      </w:hyperlink>
      <w:r w:rsidRPr="00DB3B2B">
        <w:rPr>
          <w:rFonts w:ascii="Arial" w:eastAsia="Times New Roman" w:hAnsi="Arial" w:cs="Arial"/>
          <w:lang w:bidi="ar-SA"/>
        </w:rPr>
        <w:t>) and released in 1995 as a core component of Sun Microsystems' </w:t>
      </w:r>
      <w:hyperlink r:id="rId256"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57"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58"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59" w:tooltip="C++" w:history="1">
        <w:r w:rsidRPr="00DB3B2B">
          <w:rPr>
            <w:rFonts w:ascii="Arial" w:eastAsia="Times New Roman" w:hAnsi="Arial" w:cs="Arial"/>
            <w:lang w:bidi="ar-SA"/>
          </w:rPr>
          <w:t>C++</w:t>
        </w:r>
      </w:hyperlink>
      <w:r w:rsidRPr="00DB3B2B">
        <w:rPr>
          <w:rFonts w:ascii="Arial" w:eastAsia="Times New Roman" w:hAnsi="Arial" w:cs="Arial"/>
          <w:lang w:bidi="ar-SA"/>
        </w:rPr>
        <w:t>, but it has fewer</w:t>
      </w:r>
      <w:hyperlink r:id="rId260" w:tooltip="Low-level programming language" w:history="1">
        <w:r w:rsidRPr="00DB3B2B">
          <w:rPr>
            <w:rFonts w:ascii="Arial" w:eastAsia="Times New Roman" w:hAnsi="Arial" w:cs="Arial"/>
            <w:lang w:bidi="ar-SA"/>
          </w:rPr>
          <w:t>low-level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61"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62"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63"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64"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65"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66"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67" w:tooltip="GNU Classpath" w:history="1">
        <w:r w:rsidRPr="00DB3B2B">
          <w:rPr>
            <w:rFonts w:ascii="Arial" w:eastAsia="Times New Roman" w:hAnsi="Arial" w:cs="Arial"/>
            <w:lang w:bidi="ar-SA"/>
          </w:rPr>
          <w:t>GNU Classpath</w:t>
        </w:r>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437A54">
      <w:pPr>
        <w:pStyle w:val="ListParagraph"/>
        <w:numPr>
          <w:ilvl w:val="0"/>
          <w:numId w:val="4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 concept of Write-once-run-anywhere (known as the Platform independent) is one of the important key feature of java language that makes java as the most powerful language. Not even a single language is idle to this feature but java is more closer to this feature. The programs written on one platform can run on any platform provided the platform must have the JVM. </w:t>
      </w:r>
    </w:p>
    <w:p w:rsidR="001E5C5B" w:rsidRPr="003E77BB" w:rsidRDefault="001E5C5B" w:rsidP="00437A54">
      <w:pPr>
        <w:pStyle w:val="ListParagraph"/>
        <w:numPr>
          <w:ilvl w:val="0"/>
          <w:numId w:val="43"/>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deallocation system.</w:t>
      </w:r>
    </w:p>
    <w:p w:rsidR="001E5C5B" w:rsidRPr="003E77BB" w:rsidRDefault="001E5C5B" w:rsidP="00437A54">
      <w:pPr>
        <w:pStyle w:val="ListParagraph"/>
        <w:numPr>
          <w:ilvl w:val="0"/>
          <w:numId w:val="42"/>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  are not fully object oriented languages because they are structured as well as object oriented languages. But in case of java,  it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 xml:space="preserve">Java has the strong memory allocation and automatic garbage collection mechanism. It provides the powerful exception handling and type checking mechanism as compare to other programming languages. Compiler checks the program whether there any error and </w:t>
      </w:r>
      <w:r>
        <w:rPr>
          <w:rFonts w:ascii="Arial" w:hAnsi="Arial" w:cs="Arial"/>
          <w:color w:val="000000"/>
          <w:sz w:val="20"/>
          <w:szCs w:val="20"/>
        </w:rPr>
        <w:lastRenderedPageBreak/>
        <w:t>interpreter checks any run time error and makes the system secure from crash. All of the above features make the java language robust.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r>
        <w:rPr>
          <w:rFonts w:ascii="Arial" w:hAnsi="Arial" w:cs="Arial"/>
          <w:color w:val="000000"/>
          <w:sz w:val="20"/>
          <w:szCs w:val="20"/>
        </w:rPr>
        <w:t>The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Portable</w:t>
      </w:r>
      <w:r>
        <w:rPr>
          <w:rFonts w:ascii="Arial" w:hAnsi="Arial" w:cs="Arial"/>
          <w:b/>
          <w:bCs/>
          <w:color w:val="000000"/>
          <w:sz w:val="20"/>
          <w:szCs w:val="20"/>
        </w:rPr>
        <w:br/>
      </w:r>
      <w:r>
        <w:rPr>
          <w:rFonts w:ascii="Arial" w:hAnsi="Arial" w:cs="Arial"/>
          <w:color w:val="000000"/>
          <w:sz w:val="20"/>
          <w:szCs w:val="20"/>
        </w:rPr>
        <w:t>The feature Write-once-run-anywhere makes the java language portable provided that the system must have interpreter for the JVM. Java also have the standard data size irrespective of operating system or the processor. These features make the java as a portable language.</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r>
        <w:rPr>
          <w:rFonts w:ascii="Arial" w:hAnsi="Arial" w:cs="Arial"/>
          <w:color w:val="000000"/>
          <w:sz w:val="20"/>
          <w:szCs w:val="20"/>
        </w:rPr>
        <w:t>While executing the java program the user can get the required files dynamically from a local drive or from a computer thousands of miles away from the user just by connecting with the Internet.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bytecode Verifier checks the classes after loading.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Java uses native code usage, and lightweight process called threads. In the beginning interpretation of byte code resulted the performance slow but the advance version of JVM uses the adaptive and just in time compilation technique that improves the performance.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 xml:space="preserve">Multithreading programming is a very interesting concept in Java. In multithreaded programs not even a single thread disturbs the execution of other thread. Threads are obtained from the pool of available ready to run threads and they run on the system </w:t>
      </w:r>
      <w:r>
        <w:rPr>
          <w:rFonts w:ascii="Arial" w:hAnsi="Arial" w:cs="Arial"/>
          <w:color w:val="000000"/>
          <w:sz w:val="20"/>
          <w:szCs w:val="20"/>
        </w:rPr>
        <w:lastRenderedPageBreak/>
        <w:t>CPUs. This is how Multithreading works in Java which you will soon come to know in details in later chapters.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r>
        <w:rPr>
          <w:rFonts w:ascii="Arial" w:hAnsi="Arial" w:cs="Arial"/>
          <w:color w:val="000000"/>
          <w:sz w:val="20"/>
          <w:szCs w:val="20"/>
        </w:rPr>
        <w:t>We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Operating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Hence Java was designed to support applications on network. This feature of Java has thrived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lastRenderedPageBreak/>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6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6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7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7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7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automatic reloading of the simulator for locally previewed web apps as code changes are saved.</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7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7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lastRenderedPageBreak/>
        <w:t>deploying the web app from WDE to a phone over a USB connection (but only if you are working on a Microsoft Windows PC as </w:t>
      </w:r>
      <w:hyperlink r:id="rId275" w:history="1">
        <w:r w:rsidRPr="0070713A">
          <w:rPr>
            <w:rStyle w:val="Hyperlink"/>
          </w:rPr>
          <w:t>Nokia Suite</w:t>
        </w:r>
      </w:hyperlink>
      <w:r w:rsidRPr="0070713A">
        <w:t> or </w:t>
      </w:r>
      <w:hyperlink r:id="rId27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the ability to add SMS and call capabilities, static HERE Maps, and in-app advertising from</w:t>
      </w:r>
      <w:r w:rsidRPr="0070713A">
        <w:rPr>
          <w:rStyle w:val="apple-converted-space"/>
          <w:rFonts w:ascii="Tahoma" w:hAnsi="Tahoma" w:cs="Tahoma"/>
          <w:color w:val="555555"/>
          <w:sz w:val="16"/>
          <w:szCs w:val="16"/>
        </w:rPr>
        <w:t> </w:t>
      </w:r>
      <w:hyperlink r:id="rId27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lastRenderedPageBreak/>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7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4" w:name="_Toc289170426"/>
      <w:bookmarkStart w:id="75" w:name="_Toc289252224"/>
      <w:r w:rsidRPr="00B807A7">
        <w:rPr>
          <w:rFonts w:eastAsia="Arial"/>
        </w:rPr>
        <w:t>Dia</w:t>
      </w:r>
      <w:r>
        <w:rPr>
          <w:rFonts w:eastAsia="Arial"/>
        </w:rPr>
        <w:t xml:space="preserve"> for Diagram Drawing &amp; Modeling</w:t>
      </w:r>
      <w:bookmarkEnd w:id="74"/>
      <w:bookmarkEnd w:id="7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7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lastRenderedPageBreak/>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lastRenderedPageBreak/>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6" w:name="_Toc289252225"/>
      <w:r>
        <w:rPr>
          <w:rFonts w:eastAsia="Arial"/>
        </w:rPr>
        <w:t>Google Spreadsheet</w:t>
      </w:r>
      <w:r w:rsidRPr="001003EA">
        <w:rPr>
          <w:rFonts w:eastAsia="Arial"/>
        </w:rPr>
        <w:t xml:space="preserve"> Interface:</w:t>
      </w:r>
      <w:bookmarkEnd w:id="7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3D04" w:rsidRDefault="00663D04" w:rsidP="003E74D4">
      <w:pPr>
        <w:spacing w:before="0" w:after="0" w:line="240" w:lineRule="auto"/>
      </w:pPr>
      <w:r>
        <w:separator/>
      </w:r>
    </w:p>
  </w:endnote>
  <w:endnote w:type="continuationSeparator" w:id="1">
    <w:p w:rsidR="00663D04" w:rsidRDefault="00663D04"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3D04" w:rsidRDefault="00663D04" w:rsidP="003E74D4">
      <w:pPr>
        <w:spacing w:before="0" w:after="0" w:line="240" w:lineRule="auto"/>
      </w:pPr>
      <w:r>
        <w:separator/>
      </w:r>
    </w:p>
  </w:footnote>
  <w:footnote w:type="continuationSeparator" w:id="1">
    <w:p w:rsidR="00663D04" w:rsidRDefault="00663D04"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22"/>
  </w:num>
  <w:num w:numId="4">
    <w:abstractNumId w:val="20"/>
  </w:num>
  <w:num w:numId="5">
    <w:abstractNumId w:val="21"/>
  </w:num>
  <w:num w:numId="6">
    <w:abstractNumId w:val="19"/>
  </w:num>
  <w:num w:numId="7">
    <w:abstractNumId w:val="14"/>
  </w:num>
  <w:num w:numId="8">
    <w:abstractNumId w:val="2"/>
  </w:num>
  <w:num w:numId="9">
    <w:abstractNumId w:val="16"/>
  </w:num>
  <w:num w:numId="10">
    <w:abstractNumId w:val="12"/>
  </w:num>
  <w:num w:numId="11">
    <w:abstractNumId w:val="35"/>
  </w:num>
  <w:num w:numId="12">
    <w:abstractNumId w:val="40"/>
  </w:num>
  <w:num w:numId="13">
    <w:abstractNumId w:val="5"/>
  </w:num>
  <w:num w:numId="14">
    <w:abstractNumId w:val="27"/>
  </w:num>
  <w:num w:numId="15">
    <w:abstractNumId w:val="1"/>
  </w:num>
  <w:num w:numId="16">
    <w:abstractNumId w:val="3"/>
  </w:num>
  <w:num w:numId="17">
    <w:abstractNumId w:val="0"/>
  </w:num>
  <w:num w:numId="18">
    <w:abstractNumId w:val="30"/>
  </w:num>
  <w:num w:numId="19">
    <w:abstractNumId w:val="28"/>
  </w:num>
  <w:num w:numId="20">
    <w:abstractNumId w:val="37"/>
  </w:num>
  <w:num w:numId="21">
    <w:abstractNumId w:val="10"/>
  </w:num>
  <w:num w:numId="22">
    <w:abstractNumId w:val="26"/>
  </w:num>
  <w:num w:numId="23">
    <w:abstractNumId w:val="31"/>
  </w:num>
  <w:num w:numId="24">
    <w:abstractNumId w:val="33"/>
  </w:num>
  <w:num w:numId="25">
    <w:abstractNumId w:val="18"/>
  </w:num>
  <w:num w:numId="26">
    <w:abstractNumId w:val="39"/>
  </w:num>
  <w:num w:numId="27">
    <w:abstractNumId w:val="11"/>
  </w:num>
  <w:num w:numId="28">
    <w:abstractNumId w:val="29"/>
  </w:num>
  <w:num w:numId="29">
    <w:abstractNumId w:val="8"/>
  </w:num>
  <w:num w:numId="30">
    <w:abstractNumId w:val="24"/>
  </w:num>
  <w:num w:numId="31">
    <w:abstractNumId w:val="9"/>
  </w:num>
  <w:num w:numId="32">
    <w:abstractNumId w:val="17"/>
  </w:num>
  <w:num w:numId="33">
    <w:abstractNumId w:val="36"/>
  </w:num>
  <w:num w:numId="34">
    <w:abstractNumId w:val="34"/>
  </w:num>
  <w:num w:numId="35">
    <w:abstractNumId w:val="13"/>
  </w:num>
  <w:num w:numId="36">
    <w:abstractNumId w:val="42"/>
  </w:num>
  <w:num w:numId="37">
    <w:abstractNumId w:val="25"/>
  </w:num>
  <w:num w:numId="38">
    <w:abstractNumId w:val="32"/>
  </w:num>
  <w:num w:numId="39">
    <w:abstractNumId w:val="6"/>
  </w:num>
  <w:num w:numId="40">
    <w:abstractNumId w:val="4"/>
  </w:num>
  <w:num w:numId="41">
    <w:abstractNumId w:val="15"/>
  </w:num>
  <w:num w:numId="42">
    <w:abstractNumId w:val="43"/>
  </w:num>
  <w:num w:numId="43">
    <w:abstractNumId w:val="41"/>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103E"/>
    <w:rsid w:val="00014417"/>
    <w:rsid w:val="00032C33"/>
    <w:rsid w:val="0003346A"/>
    <w:rsid w:val="00055162"/>
    <w:rsid w:val="0005681A"/>
    <w:rsid w:val="00074DAD"/>
    <w:rsid w:val="000822F9"/>
    <w:rsid w:val="00091919"/>
    <w:rsid w:val="000B00DA"/>
    <w:rsid w:val="000C3860"/>
    <w:rsid w:val="000C3929"/>
    <w:rsid w:val="000C6BFC"/>
    <w:rsid w:val="000D257A"/>
    <w:rsid w:val="000D38CF"/>
    <w:rsid w:val="000D741B"/>
    <w:rsid w:val="000D7CE3"/>
    <w:rsid w:val="000F56E7"/>
    <w:rsid w:val="00107F19"/>
    <w:rsid w:val="00113B1E"/>
    <w:rsid w:val="00135E3E"/>
    <w:rsid w:val="00137C10"/>
    <w:rsid w:val="00167510"/>
    <w:rsid w:val="001915A1"/>
    <w:rsid w:val="001A3DBD"/>
    <w:rsid w:val="001E3D45"/>
    <w:rsid w:val="001E5C5B"/>
    <w:rsid w:val="001F65E1"/>
    <w:rsid w:val="002162CC"/>
    <w:rsid w:val="00217F7D"/>
    <w:rsid w:val="00246808"/>
    <w:rsid w:val="00255110"/>
    <w:rsid w:val="00271419"/>
    <w:rsid w:val="002763E3"/>
    <w:rsid w:val="002879E5"/>
    <w:rsid w:val="002A4CD7"/>
    <w:rsid w:val="002B0DC3"/>
    <w:rsid w:val="002B1A90"/>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B79F7"/>
    <w:rsid w:val="003C7660"/>
    <w:rsid w:val="003D5682"/>
    <w:rsid w:val="003E74D4"/>
    <w:rsid w:val="00400400"/>
    <w:rsid w:val="00406D50"/>
    <w:rsid w:val="00410F20"/>
    <w:rsid w:val="00412428"/>
    <w:rsid w:val="00416333"/>
    <w:rsid w:val="0043270F"/>
    <w:rsid w:val="00437A54"/>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0D55"/>
    <w:rsid w:val="005F6DAA"/>
    <w:rsid w:val="00611CFF"/>
    <w:rsid w:val="006404AB"/>
    <w:rsid w:val="006607B0"/>
    <w:rsid w:val="00663D04"/>
    <w:rsid w:val="00667E0C"/>
    <w:rsid w:val="00694C4A"/>
    <w:rsid w:val="0069600C"/>
    <w:rsid w:val="006A07FA"/>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47DFF"/>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06E9"/>
    <w:rsid w:val="00B17D95"/>
    <w:rsid w:val="00B21B7F"/>
    <w:rsid w:val="00B2230B"/>
    <w:rsid w:val="00B2280E"/>
    <w:rsid w:val="00B24CD5"/>
    <w:rsid w:val="00B46F65"/>
    <w:rsid w:val="00B50F39"/>
    <w:rsid w:val="00B602C3"/>
    <w:rsid w:val="00B770A2"/>
    <w:rsid w:val="00B963B7"/>
    <w:rsid w:val="00BA280A"/>
    <w:rsid w:val="00BA6DC1"/>
    <w:rsid w:val="00BB385F"/>
    <w:rsid w:val="00BB7176"/>
    <w:rsid w:val="00BC5A6F"/>
    <w:rsid w:val="00BD2E42"/>
    <w:rsid w:val="00BE7CA8"/>
    <w:rsid w:val="00BF0936"/>
    <w:rsid w:val="00BF188C"/>
    <w:rsid w:val="00BF29B3"/>
    <w:rsid w:val="00C22928"/>
    <w:rsid w:val="00C23A6D"/>
    <w:rsid w:val="00C40C94"/>
    <w:rsid w:val="00C42A87"/>
    <w:rsid w:val="00C5180A"/>
    <w:rsid w:val="00C7553A"/>
    <w:rsid w:val="00C911D1"/>
    <w:rsid w:val="00C9453A"/>
    <w:rsid w:val="00C95BED"/>
    <w:rsid w:val="00CA25FC"/>
    <w:rsid w:val="00CA6E55"/>
    <w:rsid w:val="00CC4A08"/>
    <w:rsid w:val="00CD68D4"/>
    <w:rsid w:val="00D023D0"/>
    <w:rsid w:val="00D03B5F"/>
    <w:rsid w:val="00D15523"/>
    <w:rsid w:val="00D15698"/>
    <w:rsid w:val="00D22952"/>
    <w:rsid w:val="00D255F8"/>
    <w:rsid w:val="00D319E1"/>
    <w:rsid w:val="00D349A5"/>
    <w:rsid w:val="00D71975"/>
    <w:rsid w:val="00D74676"/>
    <w:rsid w:val="00D92D85"/>
    <w:rsid w:val="00DD2B25"/>
    <w:rsid w:val="00DD5FCB"/>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system.globalization.textinfo.aspx" TargetMode="External"/><Relationship Id="rId191" Type="http://schemas.openxmlformats.org/officeDocument/2006/relationships/hyperlink" Target="http://msdn.microsoft.com/en-us/library/gg145021.aspx" TargetMode="External"/><Relationship Id="rId205" Type="http://schemas.openxmlformats.org/officeDocument/2006/relationships/hyperlink" Target="http://msdn.microsoft.com/en-us/library/hh135392.aspx" TargetMode="External"/><Relationship Id="rId226" Type="http://schemas.openxmlformats.org/officeDocument/2006/relationships/image" Target="media/image30.png"/><Relationship Id="rId247" Type="http://schemas.openxmlformats.org/officeDocument/2006/relationships/hyperlink" Target="http://en.wikipedia.org/wiki/Java_bytecode" TargetMode="External"/><Relationship Id="rId107" Type="http://schemas.openxmlformats.org/officeDocument/2006/relationships/hyperlink" Target="http://msdn.microsoft.com/en-IN/library/system.windows.controls.primitives.scrollbar.aspx" TargetMode="External"/><Relationship Id="rId268" Type="http://schemas.openxmlformats.org/officeDocument/2006/relationships/image" Target="media/image32.png"/><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system.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system.device.location.aspx" TargetMode="External"/><Relationship Id="rId181" Type="http://schemas.openxmlformats.org/officeDocument/2006/relationships/hyperlink" Target="http://msdn.microsoft.com/en-us/library/system.byte.aspx" TargetMode="External"/><Relationship Id="rId216" Type="http://schemas.openxmlformats.org/officeDocument/2006/relationships/hyperlink" Target="http://msdn.microsoft.com/en-us/library/gg145009.aspx" TargetMode="External"/><Relationship Id="rId237" Type="http://schemas.openxmlformats.org/officeDocument/2006/relationships/hyperlink" Target="http://en.wikipedia.org/wiki/Ecma_International" TargetMode="External"/><Relationship Id="rId258" Type="http://schemas.openxmlformats.org/officeDocument/2006/relationships/hyperlink" Target="http://en.wikipedia.org/wiki/C_(programming_language)" TargetMode="External"/><Relationship Id="rId279" Type="http://schemas.openxmlformats.org/officeDocument/2006/relationships/image" Target="media/image38.png"/><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2.aspx" TargetMode="External"/><Relationship Id="rId171" Type="http://schemas.openxmlformats.org/officeDocument/2006/relationships/hyperlink" Target="http://msdn.microsoft.com/en-us/library/gg145031.aspx" TargetMode="External"/><Relationship Id="rId192" Type="http://schemas.openxmlformats.org/officeDocument/2006/relationships/hyperlink" Target="http://msdn.microsoft.com/en-us/library/gg145012.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Multi-paradigm_programming_language" TargetMode="External"/><Relationship Id="rId248" Type="http://schemas.openxmlformats.org/officeDocument/2006/relationships/hyperlink" Target="http://en.wikipedia.org/wiki/Class_(file_format)" TargetMode="External"/><Relationship Id="rId269" Type="http://schemas.openxmlformats.org/officeDocument/2006/relationships/image" Target="media/image33.png"/><Relationship Id="rId12" Type="http://schemas.openxmlformats.org/officeDocument/2006/relationships/image" Target="media/image4.jpeg"/><Relationship Id="rId33" Type="http://schemas.openxmlformats.org/officeDocument/2006/relationships/hyperlink" Target="http://www.codeplex.com/" TargetMode="External"/><Relationship Id="rId108" Type="http://schemas.openxmlformats.org/officeDocument/2006/relationships/hyperlink" Target="http://msdn.microsoft.com/en-IN/library/system.windows.controls.scrollviewer.aspx" TargetMode="External"/><Relationship Id="rId129" Type="http://schemas.openxmlformats.org/officeDocument/2006/relationships/hyperlink" Target="http://msdn.microsoft.com/en-IN/library/system.windows.controls.radiobutton.aspx" TargetMode="External"/><Relationship Id="rId280" Type="http://schemas.openxmlformats.org/officeDocument/2006/relationships/fontTable" Target="fontTable.xml"/><Relationship Id="rId54" Type="http://schemas.openxmlformats.org/officeDocument/2006/relationships/hyperlink" Target="http://www.vogella.com/articles/Git/article.html" TargetMode="External"/><Relationship Id="rId75" Type="http://schemas.openxmlformats.org/officeDocument/2006/relationships/hyperlink" Target="http://msdn.microsoft.com/en-IN/library/system.windows.controls.button.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61" Type="http://schemas.openxmlformats.org/officeDocument/2006/relationships/hyperlink" Target="http://msdn.microsoft.com/en-us/library/gg145030.aspx" TargetMode="External"/><Relationship Id="rId182" Type="http://schemas.openxmlformats.org/officeDocument/2006/relationships/hyperlink" Target="http://msdn.microsoft.com/en-us/library/system.double.aspx" TargetMode="External"/><Relationship Id="rId217" Type="http://schemas.openxmlformats.org/officeDocument/2006/relationships/hyperlink" Target="http://msdn.microsoft.com/en-us/library/gg145040.aspx" TargetMode="External"/><Relationship Id="rId6" Type="http://schemas.openxmlformats.org/officeDocument/2006/relationships/webSettings" Target="webSettings.xml"/><Relationship Id="rId238" Type="http://schemas.openxmlformats.org/officeDocument/2006/relationships/hyperlink" Target="http://en.wikipedia.org/wiki/International_Organization_for_Standardization" TargetMode="External"/><Relationship Id="rId259" Type="http://schemas.openxmlformats.org/officeDocument/2006/relationships/hyperlink" Target="http://en.wikipedia.org/wiki/C%2B%2B" TargetMode="External"/><Relationship Id="rId23" Type="http://schemas.openxmlformats.org/officeDocument/2006/relationships/image" Target="media/image15.png"/><Relationship Id="rId119" Type="http://schemas.openxmlformats.org/officeDocument/2006/relationships/hyperlink" Target="http://msdn.microsoft.com/en-IN/library/system.windows.controls.menu.aspx" TargetMode="External"/><Relationship Id="rId270" Type="http://schemas.openxmlformats.org/officeDocument/2006/relationships/image" Target="media/image34.png"/><Relationship Id="rId44" Type="http://schemas.openxmlformats.org/officeDocument/2006/relationships/hyperlink" Target="https://www.facebook.com/creatormyapp" TargetMode="External"/><Relationship Id="rId65" Type="http://schemas.openxmlformats.org/officeDocument/2006/relationships/hyperlink" Target="http://en.wikipedia.org/wiki/Database_schema"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51" Type="http://schemas.openxmlformats.org/officeDocument/2006/relationships/hyperlink" Target="http://msdn.microsoft.com/en-us/library/gg145020.aspx" TargetMode="External"/><Relationship Id="rId172" Type="http://schemas.openxmlformats.org/officeDocument/2006/relationships/hyperlink" Target="http://msdn.microsoft.com/en-us/library/gg145019.aspx" TargetMode="External"/><Relationship Id="rId193" Type="http://schemas.openxmlformats.org/officeDocument/2006/relationships/hyperlink" Target="http://msdn.microsoft.com/en-us/library/gg145014.aspx" TargetMode="External"/><Relationship Id="rId202" Type="http://schemas.openxmlformats.org/officeDocument/2006/relationships/hyperlink" Target="http://msdn.microsoft.com/en-us/library/gg145036.aspx" TargetMode="External"/><Relationship Id="rId207" Type="http://schemas.openxmlformats.org/officeDocument/2006/relationships/hyperlink" Target="http://msdn.microsoft.com/en-us/library/microsoft.aspnet.snapin.aspx" TargetMode="External"/><Relationship Id="rId223" Type="http://schemas.openxmlformats.org/officeDocument/2006/relationships/hyperlink" Target="http://searchenterpriselinux.techtarget.com/definition/MySQL-Connector-ODBC" TargetMode="External"/><Relationship Id="rId228" Type="http://schemas.openxmlformats.org/officeDocument/2006/relationships/hyperlink" Target="http://en.wikipedia.org/wiki/Imperative_programming" TargetMode="External"/><Relationship Id="rId244" Type="http://schemas.openxmlformats.org/officeDocument/2006/relationships/hyperlink" Target="http://en.wikipedia.org/wiki/Object-oriented_programming" TargetMode="External"/><Relationship Id="rId249" Type="http://schemas.openxmlformats.org/officeDocument/2006/relationships/hyperlink" Target="http://en.wikipedia.org/wiki/Java_virtual_machine"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260" Type="http://schemas.openxmlformats.org/officeDocument/2006/relationships/hyperlink" Target="http://en.wikipedia.org/wiki/Low-level_programming_language" TargetMode="External"/><Relationship Id="rId265" Type="http://schemas.openxmlformats.org/officeDocument/2006/relationships/hyperlink" Target="http://en.wikipedia.org/wiki/GNU_General_Public_License" TargetMode="External"/><Relationship Id="rId281" Type="http://schemas.openxmlformats.org/officeDocument/2006/relationships/theme" Target="theme/theme1.xm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pn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25.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37.aspx" TargetMode="External"/><Relationship Id="rId183" Type="http://schemas.openxmlformats.org/officeDocument/2006/relationships/hyperlink" Target="http://msdn.microsoft.com/en-us/library/system.int32.aspx" TargetMode="External"/><Relationship Id="rId213" Type="http://schemas.openxmlformats.org/officeDocument/2006/relationships/hyperlink" Target="http://msdn.microsoft.com/en-us/library/gg145041.aspx" TargetMode="External"/><Relationship Id="rId218" Type="http://schemas.openxmlformats.org/officeDocument/2006/relationships/hyperlink" Target="http://msdn.microsoft.com/en-us/library/gg145011.aspx" TargetMode="External"/><Relationship Id="rId234" Type="http://schemas.openxmlformats.org/officeDocument/2006/relationships/hyperlink" Target="http://en.wikipedia.org/wiki/Component-based_software_engineering" TargetMode="External"/><Relationship Id="rId239" Type="http://schemas.openxmlformats.org/officeDocument/2006/relationships/hyperlink" Target="http://en.wikipedia.org/wiki/Common_Language_Infrastructure"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Computer_architecture" TargetMode="External"/><Relationship Id="rId255" Type="http://schemas.openxmlformats.org/officeDocument/2006/relationships/hyperlink" Target="http://en.wikipedia.org/wiki/Sun_acquisition_by_Oracle" TargetMode="External"/><Relationship Id="rId271" Type="http://schemas.openxmlformats.org/officeDocument/2006/relationships/image" Target="media/image35.png"/><Relationship Id="rId276" Type="http://schemas.openxmlformats.org/officeDocument/2006/relationships/hyperlink" Target="http://www.nokia.com/global/support/nokia-pc-suite/" TargetMode="External"/><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gg145029.aspx" TargetMode="External"/><Relationship Id="rId178" Type="http://schemas.openxmlformats.org/officeDocument/2006/relationships/hyperlink" Target="http://msdn.microsoft.com/en-us/library/gg145039.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4.aspx" TargetMode="External"/><Relationship Id="rId173" Type="http://schemas.openxmlformats.org/officeDocument/2006/relationships/hyperlink" Target="http://msdn.microsoft.com/en-us/library/gg145016.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13.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go.microsoft.com/fwlink/?linkid=37118" TargetMode="External"/><Relationship Id="rId229" Type="http://schemas.openxmlformats.org/officeDocument/2006/relationships/hyperlink" Target="http://en.wikipedia.org/wiki/Declarative_programming" TargetMode="External"/><Relationship Id="rId19" Type="http://schemas.openxmlformats.org/officeDocument/2006/relationships/image" Target="media/image11.png"/><Relationship Id="rId224" Type="http://schemas.openxmlformats.org/officeDocument/2006/relationships/image" Target="media/image29.jpeg"/><Relationship Id="rId240" Type="http://schemas.openxmlformats.org/officeDocument/2006/relationships/image" Target="media/image31.png"/><Relationship Id="rId245" Type="http://schemas.openxmlformats.org/officeDocument/2006/relationships/hyperlink" Target="http://en.wikipedia.org/wiki/Computer_programming_language" TargetMode="External"/><Relationship Id="rId261" Type="http://schemas.openxmlformats.org/officeDocument/2006/relationships/hyperlink" Target="http://en.wikipedia.org/wiki/Reference_implementation_(computing)" TargetMode="External"/><Relationship Id="rId266" Type="http://schemas.openxmlformats.org/officeDocument/2006/relationships/hyperlink" Target="http://en.wikipedia.org/wiki/GNU_Compiler_for_Java" TargetMode="Externa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image" Target="media/image27.jpeg"/><Relationship Id="rId168" Type="http://schemas.openxmlformats.org/officeDocument/2006/relationships/hyperlink" Target="http://msdn.microsoft.com/en-us/library/system.globalization.aspx" TargetMode="External"/><Relationship Id="rId282"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gg145023.aspx" TargetMode="External"/><Relationship Id="rId184" Type="http://schemas.openxmlformats.org/officeDocument/2006/relationships/hyperlink" Target="http://msdn.microsoft.com/en-us/library/gg145044.aspx" TargetMode="External"/><Relationship Id="rId189" Type="http://schemas.openxmlformats.org/officeDocument/2006/relationships/hyperlink" Target="http://msdn.microsoft.com/en-us/library/gg145010.aspx" TargetMode="External"/><Relationship Id="rId219" Type="http://schemas.openxmlformats.org/officeDocument/2006/relationships/hyperlink" Target="http://msdn.microsoft.com/en-us/library/hh135393.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Functional_programming" TargetMode="External"/><Relationship Id="rId235" Type="http://schemas.openxmlformats.org/officeDocument/2006/relationships/hyperlink" Target="http://en.wikipedia.org/wiki/Microsoft" TargetMode="External"/><Relationship Id="rId251" Type="http://schemas.openxmlformats.org/officeDocument/2006/relationships/hyperlink" Target="http://en.wikipedia.org/wiki/Java_(programming_language)" TargetMode="External"/><Relationship Id="rId256" Type="http://schemas.openxmlformats.org/officeDocument/2006/relationships/hyperlink" Target="http://en.wikipedia.org/wiki/Java_(software_platform)" TargetMode="External"/><Relationship Id="rId277" Type="http://schemas.openxmlformats.org/officeDocument/2006/relationships/hyperlink" Target="http://www.developer.nokia.com/NAX" TargetMode="Externa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72"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35.aspx" TargetMode="External"/><Relationship Id="rId174" Type="http://schemas.openxmlformats.org/officeDocument/2006/relationships/hyperlink" Target="http://msdn.microsoft.com/en-us/library/gg145024.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aspx" TargetMode="External"/><Relationship Id="rId209" Type="http://schemas.openxmlformats.org/officeDocument/2006/relationships/hyperlink" Target="http://msdn.microsoft.com/en-us/library/gg145008.aspx" TargetMode="External"/><Relationship Id="rId190" Type="http://schemas.openxmlformats.org/officeDocument/2006/relationships/hyperlink" Target="http://msdn.microsoft.com/en-us/library/gg145038.aspx" TargetMode="External"/><Relationship Id="rId204" Type="http://schemas.openxmlformats.org/officeDocument/2006/relationships/hyperlink" Target="http://msdn.microsoft.com/en-us/library/accessibility.aspx" TargetMode="External"/><Relationship Id="rId220" Type="http://schemas.openxmlformats.org/officeDocument/2006/relationships/hyperlink" Target="http://msdn.microsoft.com/en-us/library/uiautomationclientsideproviders.aspx" TargetMode="External"/><Relationship Id="rId225" Type="http://schemas.openxmlformats.org/officeDocument/2006/relationships/hyperlink" Target="http://www.mysql.com/products/workbench/" TargetMode="External"/><Relationship Id="rId241" Type="http://schemas.openxmlformats.org/officeDocument/2006/relationships/hyperlink" Target="http://en.wikipedia.org/wiki/General_purpose_programming_language" TargetMode="External"/><Relationship Id="rId246" Type="http://schemas.openxmlformats.org/officeDocument/2006/relationships/hyperlink" Target="http://en.wikipedia.org/wiki/Compiler" TargetMode="External"/><Relationship Id="rId267" Type="http://schemas.openxmlformats.org/officeDocument/2006/relationships/hyperlink" Target="http://en.wikipedia.org/wiki/GNU_Classpath"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262" Type="http://schemas.openxmlformats.org/officeDocument/2006/relationships/hyperlink" Target="http://en.wikipedia.org/wiki/Compiler"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stringinfo.aspx" TargetMode="External"/><Relationship Id="rId185" Type="http://schemas.openxmlformats.org/officeDocument/2006/relationships/hyperlink" Target="http://msdn.microsoft.com/en-us/library/gg14503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numerics.aspx" TargetMode="External"/><Relationship Id="rId210" Type="http://schemas.openxmlformats.org/officeDocument/2006/relationships/hyperlink" Target="http://msdn.microsoft.com/en-us/library/gg145015.aspx" TargetMode="External"/><Relationship Id="rId215" Type="http://schemas.openxmlformats.org/officeDocument/2006/relationships/hyperlink" Target="http://msdn.microsoft.com/en-us/library/microsoft.sqlserver.server.aspx" TargetMode="External"/><Relationship Id="rId236" Type="http://schemas.openxmlformats.org/officeDocument/2006/relationships/hyperlink" Target="http://en.wikipedia.org/wiki/.NET_Framework" TargetMode="External"/><Relationship Id="rId257" Type="http://schemas.openxmlformats.org/officeDocument/2006/relationships/hyperlink" Target="http://en.wikipedia.org/wiki/Syntax_(programming_languages)" TargetMode="External"/><Relationship Id="rId278" Type="http://schemas.openxmlformats.org/officeDocument/2006/relationships/image" Target="media/image37.jpeg"/><Relationship Id="rId26" Type="http://schemas.openxmlformats.org/officeDocument/2006/relationships/image" Target="media/image18.png"/><Relationship Id="rId231" Type="http://schemas.openxmlformats.org/officeDocument/2006/relationships/hyperlink" Target="http://en.wikipedia.org/wiki/Generic_programming" TargetMode="External"/><Relationship Id="rId252" Type="http://schemas.openxmlformats.org/officeDocument/2006/relationships/hyperlink" Target="http://en.wikipedia.org/wiki/Java_(programming_language)" TargetMode="External"/><Relationship Id="rId273" Type="http://schemas.openxmlformats.org/officeDocument/2006/relationships/hyperlink" Target="http://www.developer.nokia.com/info/sw.nokia.com/id/054b94d5-4cdf-4b17-b268-bedcfc421ba6/Nokia_Web_Tools_1_2_for_Symbian.html"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42.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system.timers.timer.aspx" TargetMode="External"/><Relationship Id="rId200" Type="http://schemas.openxmlformats.org/officeDocument/2006/relationships/hyperlink" Target="http://msdn.microsoft.com/en-us/library/gg145026.aspx" TargetMode="External"/><Relationship Id="rId16" Type="http://schemas.openxmlformats.org/officeDocument/2006/relationships/image" Target="media/image8.png"/><Relationship Id="rId221" Type="http://schemas.openxmlformats.org/officeDocument/2006/relationships/hyperlink" Target="http://msdn.microsoft.com/en-us/library/xamlgeneratednamespace.aspx" TargetMode="External"/><Relationship Id="rId242" Type="http://schemas.openxmlformats.org/officeDocument/2006/relationships/hyperlink" Target="http://en.wikipedia.org/wiki/Concurrent_computing" TargetMode="External"/><Relationship Id="rId263" Type="http://schemas.openxmlformats.org/officeDocument/2006/relationships/hyperlink" Target="http://en.wikipedia.org/wiki/Library_(computing)" TargetMode="External"/><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system.dynamic.aspx" TargetMode="External"/><Relationship Id="rId186" Type="http://schemas.openxmlformats.org/officeDocument/2006/relationships/hyperlink" Target="http://msdn.microsoft.com/en-us/library/gg145043.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Object-oriented_programming" TargetMode="External"/><Relationship Id="rId253" Type="http://schemas.openxmlformats.org/officeDocument/2006/relationships/hyperlink" Target="http://en.wikipedia.org/wiki/James_Gosling" TargetMode="External"/><Relationship Id="rId274" Type="http://schemas.openxmlformats.org/officeDocument/2006/relationships/hyperlink" Target="http://www.developer.nokia.com/Resources/Library/Series_40_web_apps_library/" TargetMode="Externa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 Id="rId80" Type="http://schemas.openxmlformats.org/officeDocument/2006/relationships/hyperlink" Target="http://msdn.microsoft.com/en-IN/library/system.windows.controls.calendar.aspx" TargetMode="External"/><Relationship Id="rId155" Type="http://schemas.openxmlformats.org/officeDocument/2006/relationships/hyperlink" Target="http://msdn.microsoft.com/en-us/library/gg145027.aspx" TargetMode="External"/><Relationship Id="rId176" Type="http://schemas.openxmlformats.org/officeDocument/2006/relationships/hyperlink" Target="http://msdn.microsoft.com/en-us/library/system.media.aspx" TargetMode="External"/><Relationship Id="rId197" Type="http://schemas.openxmlformats.org/officeDocument/2006/relationships/hyperlink" Target="http://msdn.microsoft.com/en-us/library/gg145032.aspx" TargetMode="External"/><Relationship Id="rId201" Type="http://schemas.openxmlformats.org/officeDocument/2006/relationships/hyperlink" Target="http://msdn.microsoft.com/en-us/library/gg145048.aspx" TargetMode="External"/><Relationship Id="rId222" Type="http://schemas.openxmlformats.org/officeDocument/2006/relationships/image" Target="media/image28.jpeg"/><Relationship Id="rId243" Type="http://schemas.openxmlformats.org/officeDocument/2006/relationships/hyperlink" Target="http://en.wikipedia.org/wiki/Class-based" TargetMode="External"/><Relationship Id="rId264" Type="http://schemas.openxmlformats.org/officeDocument/2006/relationships/hyperlink" Target="http://en.wikipedia.org/wiki/Java_Community_Process" TargetMode="External"/><Relationship Id="rId17" Type="http://schemas.openxmlformats.org/officeDocument/2006/relationships/image" Target="media/image9.png"/><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24" Type="http://schemas.openxmlformats.org/officeDocument/2006/relationships/hyperlink" Target="http://msdn.microsoft.com/en-IN/library/system.windows.navigation.navigationwindow.aspx" TargetMode="External"/><Relationship Id="rId70" Type="http://schemas.openxmlformats.org/officeDocument/2006/relationships/hyperlink" Target="http://en.wikipedia.org/wiki/Software_development_lifecycle" TargetMode="External"/><Relationship Id="rId91" Type="http://schemas.openxmlformats.org/officeDocument/2006/relationships/hyperlink" Target="http://msdn.microsoft.com/en-IN/library/system.windows.controls.stickynotecontrol.aspx" TargetMode="External"/><Relationship Id="rId145" Type="http://schemas.openxmlformats.org/officeDocument/2006/relationships/image" Target="media/image25.jpeg"/><Relationship Id="rId166" Type="http://schemas.openxmlformats.org/officeDocument/2006/relationships/hyperlink" Target="http://msdn.microsoft.com/en-us/library/gg145047.aspx" TargetMode="External"/><Relationship Id="rId187" Type="http://schemas.openxmlformats.org/officeDocument/2006/relationships/hyperlink" Target="http://msdn.microsoft.com/en-us/library/gg145017.aspx" TargetMode="External"/><Relationship Id="rId1" Type="http://schemas.openxmlformats.org/officeDocument/2006/relationships/customXml" Target="../customXml/item1.xml"/><Relationship Id="rId212" Type="http://schemas.openxmlformats.org/officeDocument/2006/relationships/hyperlink" Target="http://msdn.microsoft.com/en-us/library/microsoft.data.entity.build.tasks.aspx" TargetMode="External"/><Relationship Id="rId233" Type="http://schemas.openxmlformats.org/officeDocument/2006/relationships/hyperlink" Target="http://en.wikipedia.org/wiki/Class_(computer_science)" TargetMode="External"/><Relationship Id="rId254" Type="http://schemas.openxmlformats.org/officeDocument/2006/relationships/hyperlink" Target="http://en.wikipedia.org/wiki/Sun_Microsystems" TargetMode="External"/><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275" Type="http://schemas.openxmlformats.org/officeDocument/2006/relationships/hyperlink" Target="http://www.nokia.com/nokiasuite" TargetMode="External"/><Relationship Id="rId60" Type="http://schemas.openxmlformats.org/officeDocument/2006/relationships/hyperlink" Target="http://en.wikipedia.org/wiki/IntelliSense" TargetMode="External"/><Relationship Id="rId81" Type="http://schemas.openxmlformats.org/officeDocument/2006/relationships/hyperlink" Target="http://msdn.microsoft.com/en-IN/library/system.windows.controls.datepicker.aspx" TargetMode="External"/><Relationship Id="rId135" Type="http://schemas.openxmlformats.org/officeDocument/2006/relationships/hyperlink" Target="http://msdn.microsoft.com/en-IN/library/system.windows.controls.primitives.statusbar.aspx" TargetMode="External"/><Relationship Id="rId156" Type="http://schemas.openxmlformats.org/officeDocument/2006/relationships/hyperlink" Target="http://msdn.microsoft.com/en-us/library/gg145028.aspx" TargetMode="External"/><Relationship Id="rId177" Type="http://schemas.openxmlformats.org/officeDocument/2006/relationships/hyperlink" Target="http://msdn.microsoft.com/en-us/library/gg145046.aspx" TargetMode="External"/><Relationship Id="rId198" Type="http://schemas.openxmlformats.org/officeDocument/2006/relationships/hyperlink" Target="http://msdn.microsoft.com/en-us/library/gg145018.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B4042-1F82-4D39-8ED6-D26BF1198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84</Pages>
  <Words>21694</Words>
  <Characters>123656</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145060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169</cp:revision>
  <dcterms:created xsi:type="dcterms:W3CDTF">2013-01-18T10:03:00Z</dcterms:created>
  <dcterms:modified xsi:type="dcterms:W3CDTF">2013-03-24T08:15:00Z</dcterms:modified>
</cp:coreProperties>
</file>