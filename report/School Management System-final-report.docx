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71975">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71975">
          <w:pPr>
            <w:rPr>
              <w:rFonts w:asciiTheme="majorHAnsi" w:eastAsiaTheme="majorEastAsia" w:hAnsiTheme="majorHAnsi" w:cstheme="majorBidi"/>
              <w:b/>
              <w:bCs/>
              <w:color w:val="21798E" w:themeColor="accent1" w:themeShade="BF"/>
              <w:sz w:val="48"/>
              <w:szCs w:val="48"/>
            </w:rPr>
          </w:pPr>
          <w:r w:rsidRPr="00D7197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71975">
          <w:pPr>
            <w:pStyle w:val="TOC1"/>
            <w:tabs>
              <w:tab w:val="right" w:leader="dot" w:pos="9350"/>
            </w:tabs>
            <w:rPr>
              <w:noProof/>
            </w:rPr>
          </w:pPr>
          <w:r w:rsidRPr="00D71975">
            <w:fldChar w:fldCharType="begin"/>
          </w:r>
          <w:r w:rsidR="005660EA">
            <w:instrText xml:space="preserve"> TOC \o "1-3" \h \z \u </w:instrText>
          </w:r>
          <w:r w:rsidRPr="00D7197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7197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7197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SMS:</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expected results occur when 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Business rules are properly applied.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All planned tests have been executed.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expected results occur when valid data is used.</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0C3860">
            <w:pPr>
              <w:pStyle w:val="BodyText1"/>
              <w:numPr>
                <w:ilvl w:val="0"/>
                <w:numId w:val="4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0C3860">
            <w:pPr>
              <w:pStyle w:val="BodyText1"/>
              <w:numPr>
                <w:ilvl w:val="0"/>
                <w:numId w:val="45"/>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All planned tests have been executed.</w:t>
            </w:r>
          </w:p>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0C3860">
            <w:pPr>
              <w:pStyle w:val="BodyText1"/>
              <w:numPr>
                <w:ilvl w:val="0"/>
                <w:numId w:val="45"/>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Verify the design and layout of the screen.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Identify the integration links.</w:t>
            </w:r>
          </w:p>
          <w:p w:rsidR="000C3860" w:rsidRDefault="000C3860" w:rsidP="000C3860">
            <w:pPr>
              <w:pStyle w:val="BodyText1"/>
              <w:numPr>
                <w:ilvl w:val="0"/>
                <w:numId w:val="4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0C3860">
            <w:pPr>
              <w:pStyle w:val="BodyText1"/>
              <w:numPr>
                <w:ilvl w:val="0"/>
                <w:numId w:val="45"/>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navigation test cases have been executed.</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0C3860">
      <w:pPr>
        <w:pStyle w:val="BodyText1"/>
        <w:numPr>
          <w:ilvl w:val="0"/>
          <w:numId w:val="46"/>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Data Migration is done.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0C3860">
            <w:pPr>
              <w:pStyle w:val="BodyText1"/>
              <w:numPr>
                <w:ilvl w:val="0"/>
                <w:numId w:val="4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0C3860">
            <w:pPr>
              <w:pStyle w:val="BodyText1"/>
              <w:numPr>
                <w:ilvl w:val="0"/>
                <w:numId w:val="4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0C3860">
            <w:pPr>
              <w:pStyle w:val="BodyText1"/>
              <w:numPr>
                <w:ilvl w:val="0"/>
                <w:numId w:val="45"/>
              </w:numPr>
              <w:jc w:val="both"/>
              <w:rPr>
                <w:rFonts w:ascii="Arial" w:hAnsi="Arial" w:cs="Arial"/>
              </w:rPr>
            </w:pPr>
            <w:r>
              <w:rPr>
                <w:rFonts w:ascii="Arial" w:hAnsi="Arial" w:cs="Arial"/>
              </w:rPr>
              <w:t>Verification of the table structure.</w:t>
            </w:r>
          </w:p>
          <w:p w:rsidR="000C3860" w:rsidRDefault="000C3860" w:rsidP="000C3860">
            <w:pPr>
              <w:pStyle w:val="BodyText1"/>
              <w:numPr>
                <w:ilvl w:val="0"/>
                <w:numId w:val="45"/>
              </w:numPr>
              <w:jc w:val="both"/>
              <w:rPr>
                <w:rFonts w:ascii="Arial" w:hAnsi="Arial" w:cs="Arial"/>
              </w:rPr>
            </w:pPr>
            <w:r>
              <w:rPr>
                <w:rFonts w:ascii="Arial" w:hAnsi="Arial" w:cs="Arial"/>
              </w:rPr>
              <w:t>Verification of record counts.</w:t>
            </w:r>
          </w:p>
          <w:p w:rsidR="000C3860" w:rsidRPr="006B0E31" w:rsidRDefault="000C3860" w:rsidP="000C3860">
            <w:pPr>
              <w:pStyle w:val="BodyText1"/>
              <w:numPr>
                <w:ilvl w:val="0"/>
                <w:numId w:val="45"/>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0C3860">
            <w:pPr>
              <w:pStyle w:val="BodyText1"/>
              <w:numPr>
                <w:ilvl w:val="0"/>
                <w:numId w:val="45"/>
              </w:numPr>
              <w:jc w:val="both"/>
              <w:rPr>
                <w:rFonts w:ascii="Arial" w:hAnsi="Arial" w:cs="Arial"/>
              </w:rPr>
            </w:pPr>
            <w:r>
              <w:rPr>
                <w:rFonts w:ascii="Arial" w:hAnsi="Arial" w:cs="Arial"/>
              </w:rPr>
              <w:t>The record count in the Source and the Destination databases should be equal.</w:t>
            </w:r>
          </w:p>
          <w:p w:rsidR="000C3860" w:rsidRDefault="000C3860" w:rsidP="000C3860">
            <w:pPr>
              <w:pStyle w:val="BodyText1"/>
              <w:numPr>
                <w:ilvl w:val="0"/>
                <w:numId w:val="45"/>
              </w:numPr>
              <w:jc w:val="both"/>
              <w:rPr>
                <w:rFonts w:ascii="Arial" w:hAnsi="Arial" w:cs="Arial"/>
              </w:rPr>
            </w:pPr>
            <w:r>
              <w:rPr>
                <w:rFonts w:ascii="Arial" w:hAnsi="Arial" w:cs="Arial"/>
              </w:rPr>
              <w:t>No data are truncated.</w:t>
            </w:r>
          </w:p>
          <w:p w:rsidR="000C3860" w:rsidRDefault="000C3860" w:rsidP="000C3860">
            <w:pPr>
              <w:pStyle w:val="BodyText1"/>
              <w:numPr>
                <w:ilvl w:val="0"/>
                <w:numId w:val="45"/>
              </w:numPr>
              <w:jc w:val="both"/>
              <w:rPr>
                <w:rFonts w:ascii="Arial" w:hAnsi="Arial" w:cs="Arial"/>
              </w:rPr>
            </w:pPr>
            <w:r>
              <w:rPr>
                <w:rFonts w:ascii="Arial" w:hAnsi="Arial" w:cs="Arial"/>
              </w:rPr>
              <w:t>Data formatting is proper (if required at any instance).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D71975" w:rsidP="00FC75E2">
      <w:pPr>
        <w:pStyle w:val="ListParagraph"/>
        <w:numPr>
          <w:ilvl w:val="0"/>
          <w:numId w:val="17"/>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D71975" w:rsidP="00FC75E2">
      <w:pPr>
        <w:pStyle w:val="ListParagraph"/>
        <w:numPr>
          <w:ilvl w:val="0"/>
          <w:numId w:val="17"/>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D71975" w:rsidP="00FC75E2">
      <w:pPr>
        <w:pStyle w:val="ListParagraph"/>
        <w:numPr>
          <w:ilvl w:val="0"/>
          <w:numId w:val="17"/>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D71975" w:rsidP="00FC75E2">
      <w:pPr>
        <w:pStyle w:val="ListParagraph"/>
        <w:numPr>
          <w:ilvl w:val="0"/>
          <w:numId w:val="17"/>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D71975" w:rsidP="00FC75E2">
      <w:pPr>
        <w:pStyle w:val="ListParagraph"/>
        <w:numPr>
          <w:ilvl w:val="0"/>
          <w:numId w:val="17"/>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D71975" w:rsidP="00FC75E2">
      <w:pPr>
        <w:pStyle w:val="ListParagraph"/>
        <w:numPr>
          <w:ilvl w:val="0"/>
          <w:numId w:val="17"/>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D71975" w:rsidP="00FC75E2">
      <w:pPr>
        <w:pStyle w:val="ListParagraph"/>
        <w:numPr>
          <w:ilvl w:val="0"/>
          <w:numId w:val="17"/>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D71975" w:rsidP="00FC75E2">
      <w:pPr>
        <w:pStyle w:val="ListParagraph"/>
        <w:numPr>
          <w:ilvl w:val="0"/>
          <w:numId w:val="17"/>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D71975" w:rsidP="00FC75E2">
      <w:pPr>
        <w:pStyle w:val="ListParagraph"/>
        <w:numPr>
          <w:ilvl w:val="0"/>
          <w:numId w:val="17"/>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D71975" w:rsidP="00FC75E2">
      <w:pPr>
        <w:pStyle w:val="ListParagraph"/>
        <w:numPr>
          <w:ilvl w:val="0"/>
          <w:numId w:val="17"/>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Pro C# 2010 and the .NET 4.0 Platform by Andrew Troselen</w:t>
      </w:r>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D71975" w:rsidP="006D3AE6">
      <w:pPr>
        <w:tabs>
          <w:tab w:val="center" w:pos="4680"/>
        </w:tabs>
      </w:pPr>
      <w:hyperlink r:id="rId14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46"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The Java Swing provides the multiple platform independent APIs interfaces for interacting between the users and GUIs components. All Java Swing classes imports form the import javax.swing.*; package.  Java provides an interactive features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ActionListenerwhere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defines the data model of components like: sliders and progressBars.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JComboBoxcomponents.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JDesktopPane object. The JInternalFrameimplements in the JDesktopPane with the help of DesktopManager.</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KeySelectionManager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JList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ComboBoxModel. It is a mutable version of ComboBoxModel.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RootPane properties and it has the components like: JFrame, JInternalFrame and JWindow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JScrollPane.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JScrollPane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constructs the DefaultListCellRenderer.</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LazyValue.createValue()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InputMap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BoxLayout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the multiple buttons in aButtonGroup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insert the components like: JList, JTable and JTree.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ComponentInputMap constructor and creates the components with the help of InpuMap.</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implementation of default BoundedRangeModel.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generic ButtonModel.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TableCellEditor and TreeCellEditor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DesktopManager. The DesktopManager has the JInternalFrame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FocusManager.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ListCellRanderer.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DefaultListCellRanderer and implementing in the UIResource.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AbstractListModel and implementing thejava.util.Vector.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SingleSelectionModel.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gainedFocus and lostFocus.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RGBImageFilter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ActionMap to performed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helps you when you works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Accessibleand RootPaneContainer.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AbstractButton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JToggleButton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JMenuItem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JComponent and implementing the Accessable.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JComboBox. It provides the drop-down list where user select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java swing, All components are used the JComponent except the top-level containers like: JFrame, JDialog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JLayeredPane and when you create the object of JInternalFrame to be maintained in the JDesktopPane. The JDesktopPane has DesktopManager.</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JOptionPane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JTextComponent. It edits the component by the EditorKit.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JComponent and provides the facility to dragging, closing, resizing and menu bar of the internal frame. The JInternalFrame added into the JDesktopPane.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displays the desktop icon and create the instance of JInternalFrame and iconify.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new menu where you add the JMenuItems. When you select the item then shows the popup menu items in the JMenuBar.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a new menu bar where the JMenu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new menu items in the mebus.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JComponent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JMenuItem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component behind the scenes by JFrame, JWindow, JDialog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component like JTexArea for multiple lines text with more capabalities.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two state button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DefaultButtonModel and provides theToggleButton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tool tips related to it's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DefaultMutableTreeNode and create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does not allows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The layout manager arrange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manage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LayoutManager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ScrollPaneLayout and implements theUIResource.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represents the order list of size and it's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Hashtable and you set/get the value with the help of UIManager.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Input Map through it's createValue()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UIManager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LayoutManager and defines the policy for the layout.</w:t>
            </w:r>
          </w:p>
        </w:tc>
      </w:tr>
    </w:tbl>
    <w:p w:rsidR="00CA6E55" w:rsidRPr="00186AE5" w:rsidRDefault="00CA6E55" w:rsidP="00CA6E55">
      <w:pPr>
        <w:rPr>
          <w:ins w:id="66" w:author="Unknown"/>
          <w:u w:val="single"/>
        </w:rPr>
      </w:pPr>
      <w:ins w:id="67" w:author="Unknown">
        <w:r w:rsidRPr="00186AE5">
          <w:rPr>
            <w:u w:val="single"/>
          </w:rPr>
          <w:t>The following Exceptions and it's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8" w:name="_Toc289275460"/>
      <w:bookmarkStart w:id="69" w:name="_Toc330365078"/>
      <w:r>
        <w:rPr>
          <w:rFonts w:eastAsia="Arial"/>
        </w:rPr>
        <w:t>Programming Framework</w:t>
      </w:r>
      <w:bookmarkEnd w:id="68"/>
      <w:bookmarkEnd w:id="69"/>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7"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0"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1"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2"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3"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4"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5"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6"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8"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0"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0"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8"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70" w:name="_Toc304900511"/>
      <w:bookmarkStart w:id="71" w:name="_Toc320368089"/>
      <w:bookmarkStart w:id="72" w:name="_Toc330365079"/>
      <w:r w:rsidRPr="003D00A7">
        <w:t>Database</w:t>
      </w:r>
      <w:r>
        <w:t>/backend</w:t>
      </w:r>
      <w:r w:rsidR="008724AA">
        <w:t>:</w:t>
      </w:r>
      <w:r w:rsidRPr="003D00A7">
        <w:t xml:space="preserve"> </w:t>
      </w:r>
      <w:bookmarkEnd w:id="70"/>
      <w:bookmarkEnd w:id="71"/>
      <w:bookmarkEnd w:id="72"/>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2"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3"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4"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5"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3" w:name="_Toc289275461"/>
      <w:bookmarkStart w:id="74" w:name="_Toc330365080"/>
      <w:r w:rsidRPr="00490D21">
        <w:rPr>
          <w:rFonts w:eastAsia="Arial"/>
        </w:rPr>
        <w:t>P</w:t>
      </w:r>
      <w:r w:rsidR="008724AA">
        <w:rPr>
          <w:rFonts w:eastAsia="Arial"/>
        </w:rPr>
        <w:t xml:space="preserve">rogramming Language </w:t>
      </w:r>
      <w:bookmarkEnd w:id="73"/>
      <w:bookmarkEnd w:id="74"/>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6"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7"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40"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4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4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4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4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45"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46"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9A565A">
      <w:pPr>
        <w:numPr>
          <w:ilvl w:val="0"/>
          <w:numId w:val="34"/>
        </w:numPr>
        <w:spacing w:before="0" w:line="288" w:lineRule="auto"/>
      </w:pPr>
      <w:r w:rsidRPr="0070713A">
        <w:t>a server (cloud) based preview, this option provides a simulation that is very close to the experience that will be seen on a phone.</w:t>
      </w:r>
    </w:p>
    <w:p w:rsidR="009A565A" w:rsidRPr="0070713A" w:rsidRDefault="009A565A" w:rsidP="009A565A">
      <w:pPr>
        <w:numPr>
          <w:ilvl w:val="0"/>
          <w:numId w:val="34"/>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9A565A">
      <w:pPr>
        <w:numPr>
          <w:ilvl w:val="0"/>
          <w:numId w:val="35"/>
        </w:numPr>
        <w:spacing w:before="0" w:line="288" w:lineRule="auto"/>
      </w:pPr>
      <w:r w:rsidRPr="0070713A">
        <w:t>deploying the web app to a phone from WDE over a Bluetooth connection.</w:t>
      </w:r>
    </w:p>
    <w:p w:rsidR="009A565A" w:rsidRPr="0070713A" w:rsidRDefault="009A565A" w:rsidP="009A565A">
      <w:pPr>
        <w:numPr>
          <w:ilvl w:val="0"/>
          <w:numId w:val="35"/>
        </w:numPr>
        <w:spacing w:before="0" w:line="288" w:lineRule="auto"/>
      </w:pPr>
      <w:r w:rsidRPr="0070713A">
        <w:t>deploying the web app from WDE to a phone over a USB connection (but only if you are working on a Microsoft Windows PC as </w:t>
      </w:r>
      <w:hyperlink r:id="rId247" w:history="1">
        <w:r w:rsidRPr="0070713A">
          <w:rPr>
            <w:rStyle w:val="Hyperlink"/>
          </w:rPr>
          <w:t>Nokia Suite</w:t>
        </w:r>
      </w:hyperlink>
      <w:r w:rsidRPr="0070713A">
        <w:t> or </w:t>
      </w:r>
      <w:hyperlink r:id="rId248" w:history="1">
        <w:r w:rsidRPr="0070713A">
          <w:rPr>
            <w:rStyle w:val="Hyperlink"/>
          </w:rPr>
          <w:t>Nokia PC Suite</w:t>
        </w:r>
      </w:hyperlink>
      <w:r w:rsidRPr="0070713A">
        <w:t> is required).</w:t>
      </w:r>
    </w:p>
    <w:p w:rsidR="009A565A" w:rsidRDefault="009A565A" w:rsidP="009A565A">
      <w:pPr>
        <w:numPr>
          <w:ilvl w:val="0"/>
          <w:numId w:val="35"/>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5"/>
      </w:pPr>
      <w:r>
        <w:t>Nokia design principles</w:t>
      </w:r>
    </w:p>
    <w:p w:rsidR="009A565A" w:rsidRDefault="009A565A" w:rsidP="009A565A">
      <w:r>
        <w:t>These design principles are common for all Nokia platforms and represent Nokia’s idea of good design. Keep these things in mind to make sure your application will be a success.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Less is more.</w:t>
      </w:r>
    </w:p>
    <w:p w:rsidR="009A565A" w:rsidRDefault="009A565A" w:rsidP="009A565A">
      <w:pPr>
        <w:pStyle w:val="ListParagraph"/>
        <w:numPr>
          <w:ilvl w:val="0"/>
          <w:numId w:val="36"/>
        </w:numPr>
        <w:spacing w:before="0" w:line="288" w:lineRule="auto"/>
      </w:pPr>
      <w:r>
        <w:t>Keep it simple, easy, and intuitive to use. Make it obvious what your application does and how it works.</w:t>
      </w:r>
    </w:p>
    <w:p w:rsidR="009A565A" w:rsidRDefault="009A565A" w:rsidP="009A565A">
      <w:pPr>
        <w:pStyle w:val="ListParagraph"/>
        <w:numPr>
          <w:ilvl w:val="0"/>
          <w:numId w:val="36"/>
        </w:numPr>
        <w:spacing w:before="0" w:line="288" w:lineRule="auto"/>
      </w:pPr>
      <w:r>
        <w:t>The application is lean. There is no extra content. The application works fast and is powerful.</w:t>
      </w:r>
    </w:p>
    <w:p w:rsidR="009A565A" w:rsidRDefault="009A565A" w:rsidP="009A565A">
      <w:pPr>
        <w:pStyle w:val="ListParagraph"/>
        <w:numPr>
          <w:ilvl w:val="0"/>
          <w:numId w:val="36"/>
        </w:numPr>
        <w:spacing w:before="0" w:line="288" w:lineRule="auto"/>
      </w:pPr>
      <w:r>
        <w:t>The structure is flat. No deep hierarchy and endless scrolling.</w:t>
      </w:r>
    </w:p>
    <w:p w:rsidR="009A565A" w:rsidRDefault="009A565A" w:rsidP="009A565A">
      <w:pPr>
        <w:pStyle w:val="ListParagraph"/>
        <w:numPr>
          <w:ilvl w:val="0"/>
          <w:numId w:val="36"/>
        </w:numPr>
        <w:spacing w:before="0" w:line="288" w:lineRule="auto"/>
      </w:pPr>
      <w:r>
        <w:t>The design is elegant and simple and works without exceptions.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Every pixel counts.</w:t>
      </w:r>
    </w:p>
    <w:p w:rsidR="009A565A" w:rsidRDefault="009A565A" w:rsidP="009A565A">
      <w:pPr>
        <w:pStyle w:val="ListParagraph"/>
        <w:numPr>
          <w:ilvl w:val="0"/>
          <w:numId w:val="37"/>
        </w:numPr>
        <w:spacing w:before="0" w:line="288" w:lineRule="auto"/>
      </w:pPr>
      <w:r>
        <w:t>Remember that mobile devices have limited screen real estate.</w:t>
      </w:r>
    </w:p>
    <w:p w:rsidR="009A565A" w:rsidRDefault="009A565A" w:rsidP="009A565A">
      <w:pPr>
        <w:pStyle w:val="ListParagraph"/>
        <w:numPr>
          <w:ilvl w:val="0"/>
          <w:numId w:val="37"/>
        </w:numPr>
        <w:spacing w:before="0" w:line="288" w:lineRule="auto"/>
      </w:pPr>
      <w:r>
        <w:t>Consider ergonomics and the size of peoples’ fingers when laying out your application and designing controls. The minimum dimensions for touch areas are 8 mm for thumb, 7 mm for finger, and 5 x 4.5 mm for pen.</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Natural interaction.</w:t>
      </w:r>
    </w:p>
    <w:p w:rsidR="009A565A" w:rsidRDefault="009A565A" w:rsidP="009A565A">
      <w:pPr>
        <w:pStyle w:val="ListParagraph"/>
        <w:numPr>
          <w:ilvl w:val="0"/>
          <w:numId w:val="38"/>
        </w:numPr>
        <w:spacing w:before="0" w:line="288" w:lineRule="auto"/>
      </w:pPr>
      <w:r>
        <w:t>The interaction is familiar, clear, and trustworthy.</w:t>
      </w:r>
    </w:p>
    <w:p w:rsidR="009A565A" w:rsidRDefault="009A565A" w:rsidP="009A565A">
      <w:pPr>
        <w:pStyle w:val="ListParagraph"/>
        <w:numPr>
          <w:ilvl w:val="0"/>
          <w:numId w:val="38"/>
        </w:numPr>
        <w:spacing w:before="0" w:line="288" w:lineRule="auto"/>
      </w:pPr>
      <w:r>
        <w:t>Basic interaction should be achieved with touch.</w:t>
      </w:r>
    </w:p>
    <w:p w:rsidR="009A565A" w:rsidRDefault="009A565A" w:rsidP="009A565A">
      <w:pPr>
        <w:pStyle w:val="ListParagraph"/>
        <w:numPr>
          <w:ilvl w:val="0"/>
          <w:numId w:val="38"/>
        </w:numPr>
        <w:spacing w:before="0" w:line="288" w:lineRule="auto"/>
      </w:pPr>
      <w:r>
        <w:lastRenderedPageBreak/>
        <w:t>Be consistent, logical, and coherent both within the application and within your target platform.</w:t>
      </w:r>
    </w:p>
    <w:p w:rsidR="009A565A" w:rsidRDefault="009A565A" w:rsidP="009A565A">
      <w:pPr>
        <w:pStyle w:val="ListParagraph"/>
        <w:numPr>
          <w:ilvl w:val="0"/>
          <w:numId w:val="38"/>
        </w:numPr>
        <w:spacing w:before="0" w:line="288" w:lineRule="auto"/>
      </w:pPr>
      <w:r>
        <w:t>Make sure that you use terms consistently.</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Remember the user.</w:t>
      </w:r>
    </w:p>
    <w:p w:rsidR="009A565A" w:rsidRDefault="009A565A" w:rsidP="009A565A">
      <w:pPr>
        <w:pStyle w:val="ListParagraph"/>
        <w:numPr>
          <w:ilvl w:val="0"/>
          <w:numId w:val="39"/>
        </w:numPr>
        <w:spacing w:before="0" w:line="288" w:lineRule="auto"/>
      </w:pPr>
      <w:r>
        <w:t>What does the user want to do with the application? Keep the big picture in mind when designing the application.</w:t>
      </w:r>
    </w:p>
    <w:p w:rsidR="009A565A" w:rsidRDefault="009A565A" w:rsidP="009A565A">
      <w:pPr>
        <w:pStyle w:val="ListParagraph"/>
        <w:numPr>
          <w:ilvl w:val="0"/>
          <w:numId w:val="39"/>
        </w:numPr>
        <w:spacing w:before="0" w:line="288" w:lineRule="auto"/>
      </w:pPr>
      <w:r>
        <w:t>Mobile devices are used in different situations. Check that the application can be used in those conditions where it should be used, e.g. in a bus, outdoors, in a noisy environment...</w:t>
      </w:r>
    </w:p>
    <w:p w:rsidR="009A565A" w:rsidRDefault="009A565A" w:rsidP="009A565A">
      <w:pPr>
        <w:pStyle w:val="ListParagraph"/>
        <w:numPr>
          <w:ilvl w:val="0"/>
          <w:numId w:val="39"/>
        </w:numPr>
        <w:spacing w:before="0" w:line="288" w:lineRule="auto"/>
      </w:pPr>
      <w:r>
        <w:t>You are creating the application for the end user, not for yourself.</w:t>
      </w:r>
    </w:p>
    <w:p w:rsidR="009A565A" w:rsidRDefault="009A565A" w:rsidP="009A565A">
      <w:pPr>
        <w:pStyle w:val="ListParagraph"/>
        <w:numPr>
          <w:ilvl w:val="0"/>
          <w:numId w:val="39"/>
        </w:numPr>
        <w:spacing w:before="0" w:line="288" w:lineRule="auto"/>
      </w:pPr>
      <w:r>
        <w:t>The application is intuitive and fun to use.</w:t>
      </w:r>
    </w:p>
    <w:p w:rsidR="009A565A" w:rsidRDefault="009A565A" w:rsidP="009A565A">
      <w:pPr>
        <w:pStyle w:val="ListParagraph"/>
        <w:numPr>
          <w:ilvl w:val="0"/>
          <w:numId w:val="39"/>
        </w:numPr>
        <w:spacing w:before="0" w:line="288" w:lineRule="auto"/>
      </w:pPr>
      <w:r>
        <w:t>The application makes the user smile but not laugh.</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Use fonts and colours wisely.</w:t>
      </w:r>
    </w:p>
    <w:p w:rsidR="009A565A" w:rsidRDefault="009A565A" w:rsidP="009A565A">
      <w:pPr>
        <w:pStyle w:val="ListParagraph"/>
        <w:numPr>
          <w:ilvl w:val="0"/>
          <w:numId w:val="40"/>
        </w:numPr>
        <w:spacing w:before="0" w:line="288" w:lineRule="auto"/>
      </w:pPr>
      <w:r>
        <w:t>The fonts you use are clear and easy to read from small screen.</w:t>
      </w:r>
    </w:p>
    <w:p w:rsidR="009A565A" w:rsidRDefault="009A565A" w:rsidP="009A565A">
      <w:pPr>
        <w:pStyle w:val="ListParagraph"/>
        <w:numPr>
          <w:ilvl w:val="0"/>
          <w:numId w:val="40"/>
        </w:numPr>
        <w:spacing w:before="0" w:line="288" w:lineRule="auto"/>
      </w:pPr>
      <w:r>
        <w:t>Check that the contrast is clear enough.</w:t>
      </w:r>
    </w:p>
    <w:p w:rsidR="009A565A" w:rsidRDefault="009A565A" w:rsidP="009A565A">
      <w:pPr>
        <w:pStyle w:val="ListParagraph"/>
        <w:numPr>
          <w:ilvl w:val="0"/>
          <w:numId w:val="40"/>
        </w:numPr>
        <w:spacing w:before="0" w:line="288" w:lineRule="auto"/>
      </w:pPr>
      <w:r>
        <w:t>Use a limited number of colours.</w:t>
      </w:r>
    </w:p>
    <w:p w:rsidR="009A565A" w:rsidRDefault="009A565A" w:rsidP="009A565A">
      <w:pPr>
        <w:pStyle w:val="ListParagraph"/>
        <w:numPr>
          <w:ilvl w:val="0"/>
          <w:numId w:val="40"/>
        </w:numPr>
        <w:spacing w:before="0" w:line="288" w:lineRule="auto"/>
      </w:pPr>
      <w:r>
        <w:t>Remember the colour metaphors and cultural differences in perceiving colours.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Don’t be offensive.</w:t>
      </w:r>
    </w:p>
    <w:p w:rsidR="009A565A" w:rsidRDefault="009A565A" w:rsidP="009A565A">
      <w:pPr>
        <w:pStyle w:val="ListParagraph"/>
        <w:numPr>
          <w:ilvl w:val="0"/>
          <w:numId w:val="41"/>
        </w:numPr>
        <w:spacing w:before="0" w:line="288" w:lineRule="auto"/>
      </w:pPr>
      <w:r>
        <w:t>You have only one chance to make the first impression. Make the most of it.</w:t>
      </w:r>
    </w:p>
    <w:p w:rsidR="009A565A" w:rsidRDefault="009A565A" w:rsidP="009A565A">
      <w:pPr>
        <w:pStyle w:val="ListParagraph"/>
        <w:numPr>
          <w:ilvl w:val="0"/>
          <w:numId w:val="41"/>
        </w:numPr>
        <w:spacing w:before="0" w:line="288" w:lineRule="auto"/>
      </w:pPr>
      <w:r>
        <w:t>Check that the application is in line with the</w:t>
      </w:r>
      <w:r w:rsidRPr="008A301A">
        <w:rPr>
          <w:rStyle w:val="apple-converted-space"/>
          <w:rFonts w:ascii="Tahoma" w:hAnsi="Tahoma" w:cs="Tahoma"/>
          <w:color w:val="555555"/>
          <w:sz w:val="16"/>
          <w:szCs w:val="16"/>
        </w:rPr>
        <w:t> </w:t>
      </w:r>
      <w:hyperlink r:id="rId249"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9A565A" w:rsidRPr="0070713A" w:rsidRDefault="009A565A" w:rsidP="009A565A"/>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9A565A">
      <w:pPr>
        <w:pStyle w:val="ListParagraph"/>
        <w:numPr>
          <w:ilvl w:val="0"/>
          <w:numId w:val="33"/>
        </w:numPr>
        <w:spacing w:before="0" w:line="288" w:lineRule="auto"/>
      </w:pPr>
      <w:r>
        <w:t>layout templates to present content, including single pane, tabbed view, and accordion view, as well as focused templates for news, pictures, and video content.</w:t>
      </w:r>
    </w:p>
    <w:p w:rsidR="009A565A" w:rsidRDefault="009A565A" w:rsidP="009A565A">
      <w:pPr>
        <w:pStyle w:val="ListParagraph"/>
        <w:numPr>
          <w:ilvl w:val="0"/>
          <w:numId w:val="33"/>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9A565A">
      <w:pPr>
        <w:pStyle w:val="ListParagraph"/>
        <w:numPr>
          <w:ilvl w:val="0"/>
          <w:numId w:val="33"/>
        </w:numPr>
        <w:spacing w:before="0" w:line="288" w:lineRule="auto"/>
      </w:pPr>
      <w:r>
        <w:t>the ability to add SMS and call capabilities, static HERE Maps, and in-app advertising from</w:t>
      </w:r>
      <w:r w:rsidRPr="0070713A">
        <w:rPr>
          <w:rStyle w:val="apple-converted-space"/>
          <w:rFonts w:ascii="Tahoma" w:hAnsi="Tahoma" w:cs="Tahoma"/>
          <w:color w:val="555555"/>
          <w:sz w:val="16"/>
          <w:szCs w:val="16"/>
        </w:rPr>
        <w:t> </w:t>
      </w:r>
      <w:hyperlink r:id="rId250"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9A565A">
      <w:pPr>
        <w:pStyle w:val="ListParagraph"/>
        <w:numPr>
          <w:ilvl w:val="0"/>
          <w:numId w:val="33"/>
        </w:numPr>
        <w:spacing w:before="0" w:line="288" w:lineRule="auto"/>
      </w:pPr>
      <w:r>
        <w:t>the option to customise your app's colour scheme, including header and font colours.</w:t>
      </w:r>
    </w:p>
    <w:p w:rsidR="009A565A" w:rsidRDefault="009A565A" w:rsidP="009A565A">
      <w:pPr>
        <w:pStyle w:val="ListParagraph"/>
        <w:numPr>
          <w:ilvl w:val="0"/>
          <w:numId w:val="33"/>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1"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753790">
      <w:pPr>
        <w:pStyle w:val="ListParagraph"/>
        <w:numPr>
          <w:ilvl w:val="0"/>
          <w:numId w:val="26"/>
        </w:numPr>
        <w:spacing w:before="0" w:line="288" w:lineRule="auto"/>
      </w:pPr>
      <w:r w:rsidRPr="00726E05">
        <w:t>Elements can be dragged and drop to easily create diagrams.</w:t>
      </w:r>
    </w:p>
    <w:p w:rsidR="00753790" w:rsidRPr="00726E05" w:rsidRDefault="00753790" w:rsidP="00753790">
      <w:pPr>
        <w:pStyle w:val="ListParagraph"/>
        <w:numPr>
          <w:ilvl w:val="0"/>
          <w:numId w:val="26"/>
        </w:numPr>
        <w:spacing w:before="0" w:line="288" w:lineRule="auto"/>
      </w:pPr>
      <w:r w:rsidRPr="00726E05">
        <w:t>Elements can be linked together with connectors.</w:t>
      </w:r>
    </w:p>
    <w:p w:rsidR="00753790" w:rsidRPr="00726E05" w:rsidRDefault="00753790" w:rsidP="00753790">
      <w:pPr>
        <w:pStyle w:val="ListParagraph"/>
        <w:numPr>
          <w:ilvl w:val="0"/>
          <w:numId w:val="26"/>
        </w:numPr>
        <w:spacing w:before="0" w:line="288" w:lineRule="auto"/>
      </w:pPr>
      <w:r w:rsidRPr="00726E05">
        <w:t>Connectors automatically move when elements are repositioned.</w:t>
      </w:r>
    </w:p>
    <w:p w:rsidR="00753790" w:rsidRPr="00726E05" w:rsidRDefault="00753790" w:rsidP="00753790">
      <w:pPr>
        <w:pStyle w:val="ListParagraph"/>
        <w:numPr>
          <w:ilvl w:val="0"/>
          <w:numId w:val="26"/>
        </w:numPr>
        <w:spacing w:before="0" w:line="288" w:lineRule="auto"/>
      </w:pPr>
      <w:r w:rsidRPr="00726E05">
        <w:t>You can use a text box and put text anywhere you like.</w:t>
      </w:r>
    </w:p>
    <w:p w:rsidR="00753790" w:rsidRPr="00726E05" w:rsidRDefault="00753790" w:rsidP="00753790">
      <w:pPr>
        <w:pStyle w:val="ListParagraph"/>
        <w:numPr>
          <w:ilvl w:val="0"/>
          <w:numId w:val="26"/>
        </w:numPr>
        <w:spacing w:before="0" w:line="288" w:lineRule="auto"/>
      </w:pPr>
      <w:r w:rsidRPr="00726E05">
        <w:t>You can upload images from your PC and include them in Diagrams.</w:t>
      </w:r>
    </w:p>
    <w:p w:rsidR="00753790" w:rsidRPr="00726E05" w:rsidRDefault="00753790" w:rsidP="00753790">
      <w:pPr>
        <w:pStyle w:val="ListParagraph"/>
        <w:numPr>
          <w:ilvl w:val="0"/>
          <w:numId w:val="26"/>
        </w:numPr>
        <w:spacing w:before="0" w:line="288" w:lineRule="auto"/>
      </w:pPr>
      <w:r w:rsidRPr="00726E05">
        <w:t>You can take screenshots of your computer from within Cacoo.</w:t>
      </w:r>
    </w:p>
    <w:p w:rsidR="00753790" w:rsidRPr="00726E05" w:rsidRDefault="00753790" w:rsidP="00753790">
      <w:pPr>
        <w:pStyle w:val="ListParagraph"/>
        <w:numPr>
          <w:ilvl w:val="0"/>
          <w:numId w:val="26"/>
        </w:numPr>
        <w:spacing w:before="0" w:line="288" w:lineRule="auto"/>
      </w:pPr>
      <w:r w:rsidRPr="00726E05">
        <w:t>Smart styles can easily be applied to stencils.</w:t>
      </w:r>
    </w:p>
    <w:p w:rsidR="00753790" w:rsidRPr="00726E05" w:rsidRDefault="00753790" w:rsidP="00753790">
      <w:pPr>
        <w:pStyle w:val="ListParagraph"/>
        <w:numPr>
          <w:ilvl w:val="0"/>
          <w:numId w:val="26"/>
        </w:numPr>
        <w:spacing w:before="0" w:line="288" w:lineRule="auto"/>
      </w:pPr>
      <w:r w:rsidRPr="00726E05">
        <w:t>You can have multiple sheets in a diagram and use them as backgrounds or layers.</w:t>
      </w:r>
    </w:p>
    <w:p w:rsidR="00753790" w:rsidRPr="00726E05" w:rsidRDefault="00753790" w:rsidP="00753790">
      <w:pPr>
        <w:pStyle w:val="ListParagraph"/>
        <w:numPr>
          <w:ilvl w:val="0"/>
          <w:numId w:val="26"/>
        </w:numPr>
        <w:spacing w:before="0" w:line="288" w:lineRule="auto"/>
      </w:pPr>
      <w:r w:rsidRPr="00726E05">
        <w:t>When you move the objects on your canvas, they will be snapped at the objects or grids nearby and align automatically.</w:t>
      </w:r>
    </w:p>
    <w:p w:rsidR="00753790" w:rsidRPr="00726E05" w:rsidRDefault="00753790" w:rsidP="00753790">
      <w:pPr>
        <w:pStyle w:val="ListParagraph"/>
        <w:numPr>
          <w:ilvl w:val="0"/>
          <w:numId w:val="26"/>
        </w:numPr>
        <w:spacing w:before="0" w:line="288" w:lineRule="auto"/>
      </w:pPr>
      <w:r w:rsidRPr="00726E05">
        <w:t>Copying, pasting and other functionality of basic drawing software is also built in to Cacoo.</w:t>
      </w:r>
    </w:p>
    <w:p w:rsidR="00753790" w:rsidRPr="00726E05" w:rsidRDefault="00753790" w:rsidP="00753790">
      <w:pPr>
        <w:pStyle w:val="ListParagraph"/>
        <w:numPr>
          <w:ilvl w:val="0"/>
          <w:numId w:val="26"/>
        </w:numPr>
        <w:spacing w:before="0" w:line="288" w:lineRule="auto"/>
      </w:pPr>
      <w:r w:rsidRPr="00726E05">
        <w:t>All actions are stored so there are unlimited levels of undo.</w:t>
      </w:r>
    </w:p>
    <w:p w:rsidR="00753790" w:rsidRPr="00726E05" w:rsidRDefault="00753790" w:rsidP="00753790">
      <w:pPr>
        <w:pStyle w:val="ListParagraph"/>
        <w:numPr>
          <w:ilvl w:val="0"/>
          <w:numId w:val="26"/>
        </w:numPr>
        <w:spacing w:before="0" w:line="288" w:lineRule="auto"/>
      </w:pPr>
      <w:r w:rsidRPr="00726E05">
        <w:t>You can import an image from the other websites by indicating the URL.</w:t>
      </w:r>
    </w:p>
    <w:p w:rsidR="00753790" w:rsidRPr="00726E05" w:rsidRDefault="00753790" w:rsidP="00753790">
      <w:pPr>
        <w:pStyle w:val="ListParagraph"/>
        <w:numPr>
          <w:ilvl w:val="0"/>
          <w:numId w:val="26"/>
        </w:numPr>
        <w:spacing w:before="0" w:line="288" w:lineRule="auto"/>
      </w:pPr>
      <w:r w:rsidRPr="00726E05">
        <w:t>The imported image can be easily trimmed only using your mouse.</w:t>
      </w:r>
    </w:p>
    <w:p w:rsidR="00753790" w:rsidRPr="00726E05" w:rsidRDefault="00753790" w:rsidP="00753790">
      <w:pPr>
        <w:pStyle w:val="ListParagraph"/>
        <w:numPr>
          <w:ilvl w:val="0"/>
          <w:numId w:val="26"/>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753790">
      <w:pPr>
        <w:pStyle w:val="ListParagraph"/>
        <w:numPr>
          <w:ilvl w:val="0"/>
          <w:numId w:val="27"/>
        </w:numPr>
        <w:spacing w:before="0" w:line="288" w:lineRule="auto"/>
      </w:pPr>
      <w:r w:rsidRPr="00726E05">
        <w:t>You can invite collaborators to work with you in Cacoo.</w:t>
      </w:r>
    </w:p>
    <w:p w:rsidR="00753790" w:rsidRPr="00726E05" w:rsidRDefault="00753790" w:rsidP="00753790">
      <w:pPr>
        <w:pStyle w:val="ListParagraph"/>
        <w:numPr>
          <w:ilvl w:val="0"/>
          <w:numId w:val="27"/>
        </w:numPr>
        <w:spacing w:before="0" w:line="288" w:lineRule="auto"/>
      </w:pPr>
      <w:r w:rsidRPr="00726E05">
        <w:t>Multiple people can edit a diagram in real time.</w:t>
      </w:r>
    </w:p>
    <w:p w:rsidR="00753790" w:rsidRPr="00726E05" w:rsidRDefault="00753790" w:rsidP="00753790">
      <w:pPr>
        <w:pStyle w:val="ListParagraph"/>
        <w:numPr>
          <w:ilvl w:val="0"/>
          <w:numId w:val="27"/>
        </w:numPr>
        <w:spacing w:before="0" w:line="288" w:lineRule="auto"/>
      </w:pPr>
      <w:r w:rsidRPr="00726E05">
        <w:t>There is a chat function in the editor so people can communicate while creating diagrams.</w:t>
      </w:r>
    </w:p>
    <w:p w:rsidR="00753790" w:rsidRPr="00726E05" w:rsidRDefault="00753790" w:rsidP="00753790">
      <w:pPr>
        <w:pStyle w:val="ListParagraph"/>
        <w:numPr>
          <w:ilvl w:val="0"/>
          <w:numId w:val="27"/>
        </w:numPr>
        <w:spacing w:before="0" w:line="288" w:lineRule="auto"/>
      </w:pPr>
      <w:r w:rsidRPr="00726E05">
        <w:t>People can leave comments about the diagrams.</w:t>
      </w:r>
    </w:p>
    <w:p w:rsidR="00753790" w:rsidRPr="00726E05" w:rsidRDefault="00753790" w:rsidP="00753790">
      <w:pPr>
        <w:pStyle w:val="ListParagraph"/>
        <w:numPr>
          <w:ilvl w:val="0"/>
          <w:numId w:val="27"/>
        </w:numPr>
        <w:spacing w:before="0" w:line="288" w:lineRule="auto"/>
      </w:pPr>
      <w:r w:rsidRPr="00726E05">
        <w:t>Each user can set their own user icon.</w:t>
      </w:r>
    </w:p>
    <w:p w:rsidR="00753790" w:rsidRPr="00726E05" w:rsidRDefault="00753790" w:rsidP="00753790">
      <w:pPr>
        <w:pStyle w:val="ListParagraph"/>
        <w:numPr>
          <w:ilvl w:val="0"/>
          <w:numId w:val="27"/>
        </w:numPr>
        <w:spacing w:before="0" w:line="288" w:lineRule="auto"/>
      </w:pPr>
      <w:r w:rsidRPr="00726E05">
        <w:t>When editing with multiple people, users icons appear on selected objects.</w:t>
      </w:r>
    </w:p>
    <w:p w:rsidR="00753790" w:rsidRPr="00726E05" w:rsidRDefault="00753790" w:rsidP="00753790">
      <w:pPr>
        <w:pStyle w:val="ListParagraph"/>
        <w:numPr>
          <w:ilvl w:val="0"/>
          <w:numId w:val="27"/>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753790">
      <w:pPr>
        <w:pStyle w:val="ListParagraph"/>
        <w:numPr>
          <w:ilvl w:val="0"/>
          <w:numId w:val="28"/>
        </w:numPr>
        <w:spacing w:before="0" w:line="288" w:lineRule="auto"/>
      </w:pPr>
      <w:r w:rsidRPr="00726E05">
        <w:t>If you keep the diagram private then other users can't see it.</w:t>
      </w:r>
    </w:p>
    <w:p w:rsidR="00753790" w:rsidRPr="00726E05" w:rsidRDefault="00753790" w:rsidP="00753790">
      <w:pPr>
        <w:pStyle w:val="ListParagraph"/>
        <w:numPr>
          <w:ilvl w:val="0"/>
          <w:numId w:val="28"/>
        </w:numPr>
        <w:spacing w:before="0" w:line="288" w:lineRule="auto"/>
      </w:pPr>
      <w:r w:rsidRPr="00726E05">
        <w:t>If you make the diagram URL public, then anyone who knows the URL can see it.</w:t>
      </w:r>
    </w:p>
    <w:p w:rsidR="00753790" w:rsidRPr="00726E05" w:rsidRDefault="00753790" w:rsidP="00753790">
      <w:pPr>
        <w:pStyle w:val="ListParagraph"/>
        <w:numPr>
          <w:ilvl w:val="0"/>
          <w:numId w:val="28"/>
        </w:numPr>
        <w:spacing w:before="0" w:line="288" w:lineRule="auto"/>
      </w:pPr>
      <w:r w:rsidRPr="00726E05">
        <w:lastRenderedPageBreak/>
        <w:t>Publishing a diagram to a blog can be useful in various ways.</w:t>
      </w:r>
    </w:p>
    <w:p w:rsidR="00753790" w:rsidRPr="00726E05" w:rsidRDefault="00753790" w:rsidP="00753790">
      <w:pPr>
        <w:pStyle w:val="ListParagraph"/>
        <w:numPr>
          <w:ilvl w:val="0"/>
          <w:numId w:val="28"/>
        </w:numPr>
        <w:spacing w:before="0" w:line="288" w:lineRule="auto"/>
      </w:pPr>
      <w:r w:rsidRPr="00726E05">
        <w:t>You can place code into blogs to create a slideshow</w:t>
      </w:r>
    </w:p>
    <w:p w:rsidR="00753790" w:rsidRPr="00726E05" w:rsidRDefault="00753790" w:rsidP="00753790">
      <w:pPr>
        <w:pStyle w:val="ListParagraph"/>
        <w:numPr>
          <w:ilvl w:val="0"/>
          <w:numId w:val="28"/>
        </w:numPr>
        <w:spacing w:before="0" w:line="288" w:lineRule="auto"/>
      </w:pPr>
      <w:r w:rsidRPr="00726E05">
        <w:t>Published images always display the most recent version.</w:t>
      </w:r>
    </w:p>
    <w:p w:rsidR="00753790" w:rsidRPr="00726E05" w:rsidRDefault="00753790" w:rsidP="00753790">
      <w:pPr>
        <w:pStyle w:val="ListParagraph"/>
        <w:numPr>
          <w:ilvl w:val="0"/>
          <w:numId w:val="28"/>
        </w:numPr>
        <w:spacing w:before="0" w:line="288" w:lineRule="auto"/>
      </w:pPr>
      <w:r w:rsidRPr="00726E05">
        <w:t>Diagrams can be exported to SVG format (Plus Plan users only) and PNG format. (More formats will be available in the future.)</w:t>
      </w:r>
    </w:p>
    <w:p w:rsidR="00753790" w:rsidRPr="00726E05" w:rsidRDefault="00753790" w:rsidP="00753790">
      <w:pPr>
        <w:pStyle w:val="ListParagraph"/>
        <w:numPr>
          <w:ilvl w:val="0"/>
          <w:numId w:val="28"/>
        </w:numPr>
        <w:spacing w:before="0" w:line="288" w:lineRule="auto"/>
      </w:pPr>
      <w:r w:rsidRPr="00726E05">
        <w:t>Diagrams can be posted to Twitter/Facebook/GoogleBuzz</w:t>
      </w:r>
    </w:p>
    <w:p w:rsidR="00753790" w:rsidRPr="00726E05" w:rsidRDefault="00753790" w:rsidP="00753790">
      <w:pPr>
        <w:pStyle w:val="ListParagraph"/>
        <w:numPr>
          <w:ilvl w:val="0"/>
          <w:numId w:val="28"/>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753790">
      <w:pPr>
        <w:pStyle w:val="ListParagraph"/>
        <w:numPr>
          <w:ilvl w:val="0"/>
          <w:numId w:val="29"/>
        </w:numPr>
        <w:spacing w:before="0" w:line="288" w:lineRule="auto"/>
      </w:pPr>
      <w:r w:rsidRPr="00726E05">
        <w:t>Diagrams can be placed into folders.</w:t>
      </w:r>
    </w:p>
    <w:p w:rsidR="00753790" w:rsidRPr="00726E05" w:rsidRDefault="00753790" w:rsidP="00753790">
      <w:pPr>
        <w:pStyle w:val="ListParagraph"/>
        <w:numPr>
          <w:ilvl w:val="0"/>
          <w:numId w:val="29"/>
        </w:numPr>
        <w:spacing w:before="0" w:line="288" w:lineRule="auto"/>
      </w:pPr>
      <w:r w:rsidRPr="00726E05">
        <w:t>Diagrams can be copied.</w:t>
      </w:r>
    </w:p>
    <w:p w:rsidR="00753790" w:rsidRPr="00726E05" w:rsidRDefault="00753790" w:rsidP="00753790">
      <w:pPr>
        <w:pStyle w:val="ListParagraph"/>
        <w:numPr>
          <w:ilvl w:val="0"/>
          <w:numId w:val="29"/>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753790">
      <w:pPr>
        <w:pStyle w:val="ListParagraph"/>
        <w:numPr>
          <w:ilvl w:val="0"/>
          <w:numId w:val="30"/>
        </w:numPr>
        <w:spacing w:before="0" w:line="288" w:lineRule="auto"/>
      </w:pPr>
      <w:r w:rsidRPr="00726E05">
        <w:t>All pages and notification e-mails support English and Japanese</w:t>
      </w:r>
    </w:p>
    <w:p w:rsidR="00753790" w:rsidRPr="00726E05" w:rsidRDefault="00753790" w:rsidP="00753790">
      <w:pPr>
        <w:pStyle w:val="ListParagraph"/>
        <w:numPr>
          <w:ilvl w:val="0"/>
          <w:numId w:val="30"/>
        </w:numPr>
        <w:spacing w:before="0" w:line="288" w:lineRule="auto"/>
      </w:pPr>
      <w:r w:rsidRPr="00726E05">
        <w:t>Users can enter text from almost all languages.</w:t>
      </w:r>
    </w:p>
    <w:p w:rsidR="00753790" w:rsidRPr="00726E05" w:rsidRDefault="00753790" w:rsidP="00753790">
      <w:pPr>
        <w:pStyle w:val="ListParagraph"/>
        <w:numPr>
          <w:ilvl w:val="0"/>
          <w:numId w:val="30"/>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753790">
      <w:pPr>
        <w:pStyle w:val="ListParagraph"/>
        <w:numPr>
          <w:ilvl w:val="0"/>
          <w:numId w:val="31"/>
        </w:numPr>
        <w:spacing w:before="0" w:line="288" w:lineRule="auto"/>
      </w:pPr>
      <w:r w:rsidRPr="00726E05">
        <w:t>Private diagrams can only be seen by users you select.</w:t>
      </w:r>
    </w:p>
    <w:p w:rsidR="00753790" w:rsidRPr="00726E05" w:rsidRDefault="00753790" w:rsidP="00753790">
      <w:pPr>
        <w:pStyle w:val="ListParagraph"/>
        <w:numPr>
          <w:ilvl w:val="0"/>
          <w:numId w:val="31"/>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753790">
      <w:pPr>
        <w:pStyle w:val="ListParagraph"/>
        <w:numPr>
          <w:ilvl w:val="0"/>
          <w:numId w:val="31"/>
        </w:numPr>
        <w:spacing w:before="0" w:line="288" w:lineRule="auto"/>
      </w:pPr>
      <w:r w:rsidRPr="00726E05">
        <w:t>All editing and management is protected by SSL.</w:t>
      </w:r>
    </w:p>
    <w:p w:rsidR="00753790" w:rsidRPr="00726E05" w:rsidRDefault="00753790" w:rsidP="00753790">
      <w:pPr>
        <w:pStyle w:val="ListParagraph"/>
        <w:numPr>
          <w:ilvl w:val="0"/>
          <w:numId w:val="31"/>
        </w:numPr>
        <w:spacing w:before="0" w:line="288" w:lineRule="auto"/>
      </w:pPr>
      <w:r w:rsidRPr="00726E05">
        <w:t>In order to access information about diagrams a Cacoo ID and password are requited.</w:t>
      </w:r>
    </w:p>
    <w:p w:rsidR="00753790" w:rsidRPr="00726E05" w:rsidRDefault="00753790" w:rsidP="00753790">
      <w:pPr>
        <w:pStyle w:val="ListParagraph"/>
        <w:numPr>
          <w:ilvl w:val="0"/>
          <w:numId w:val="31"/>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B2280E">
      <w:pPr>
        <w:pStyle w:val="ListParagraph"/>
        <w:numPr>
          <w:ilvl w:val="0"/>
          <w:numId w:val="32"/>
        </w:numPr>
        <w:spacing w:before="0" w:line="288" w:lineRule="auto"/>
      </w:pPr>
      <w:r w:rsidRPr="00726E05">
        <w:t>You can access Cacoo using the API.</w:t>
      </w:r>
    </w:p>
    <w:p w:rsidR="00B2280E" w:rsidRDefault="00B2280E" w:rsidP="00B2280E">
      <w:pPr>
        <w:pStyle w:val="ListParagraph"/>
        <w:numPr>
          <w:ilvl w:val="0"/>
          <w:numId w:val="32"/>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1E3D45">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8" w:name="_Toc346626376"/>
      <w:r>
        <w:t>GLOSSARY</w:t>
      </w:r>
      <w:bookmarkEnd w:id="78"/>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523" w:rsidRDefault="00D15523" w:rsidP="003E74D4">
      <w:pPr>
        <w:spacing w:before="0" w:after="0" w:line="240" w:lineRule="auto"/>
      </w:pPr>
      <w:r>
        <w:separator/>
      </w:r>
    </w:p>
  </w:endnote>
  <w:endnote w:type="continuationSeparator" w:id="0">
    <w:p w:rsidR="00D15523" w:rsidRDefault="00D1552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523" w:rsidRDefault="00D15523" w:rsidP="003E74D4">
      <w:pPr>
        <w:spacing w:before="0" w:after="0" w:line="240" w:lineRule="auto"/>
      </w:pPr>
      <w:r>
        <w:separator/>
      </w:r>
    </w:p>
  </w:footnote>
  <w:footnote w:type="continuationSeparator" w:id="0">
    <w:p w:rsidR="00D15523" w:rsidRDefault="00D1552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4"/>
  </w:num>
  <w:num w:numId="4">
    <w:abstractNumId w:val="9"/>
  </w:num>
  <w:num w:numId="5">
    <w:abstractNumId w:val="22"/>
  </w:num>
  <w:num w:numId="6">
    <w:abstractNumId w:val="23"/>
  </w:num>
  <w:num w:numId="7">
    <w:abstractNumId w:val="16"/>
  </w:num>
  <w:num w:numId="8">
    <w:abstractNumId w:val="5"/>
  </w:num>
  <w:num w:numId="9">
    <w:abstractNumId w:val="41"/>
  </w:num>
  <w:num w:numId="10">
    <w:abstractNumId w:val="18"/>
  </w:num>
  <w:num w:numId="11">
    <w:abstractNumId w:val="21"/>
  </w:num>
  <w:num w:numId="12">
    <w:abstractNumId w:val="15"/>
  </w:num>
  <w:num w:numId="13">
    <w:abstractNumId w:val="33"/>
  </w:num>
  <w:num w:numId="14">
    <w:abstractNumId w:val="2"/>
  </w:num>
  <w:num w:numId="15">
    <w:abstractNumId w:val="17"/>
  </w:num>
  <w:num w:numId="16">
    <w:abstractNumId w:val="13"/>
  </w:num>
  <w:num w:numId="17">
    <w:abstractNumId w:val="38"/>
  </w:num>
  <w:num w:numId="18">
    <w:abstractNumId w:val="4"/>
  </w:num>
  <w:num w:numId="19">
    <w:abstractNumId w:val="44"/>
  </w:num>
  <w:num w:numId="20">
    <w:abstractNumId w:val="6"/>
  </w:num>
  <w:num w:numId="21">
    <w:abstractNumId w:val="29"/>
  </w:num>
  <w:num w:numId="22">
    <w:abstractNumId w:val="1"/>
  </w:num>
  <w:num w:numId="23">
    <w:abstractNumId w:val="3"/>
  </w:num>
  <w:num w:numId="24">
    <w:abstractNumId w:val="0"/>
  </w:num>
  <w:num w:numId="25">
    <w:abstractNumId w:val="32"/>
  </w:num>
  <w:num w:numId="26">
    <w:abstractNumId w:val="30"/>
  </w:num>
  <w:num w:numId="27">
    <w:abstractNumId w:val="40"/>
  </w:num>
  <w:num w:numId="28">
    <w:abstractNumId w:val="11"/>
  </w:num>
  <w:num w:numId="29">
    <w:abstractNumId w:val="28"/>
  </w:num>
  <w:num w:numId="30">
    <w:abstractNumId w:val="34"/>
  </w:num>
  <w:num w:numId="31">
    <w:abstractNumId w:val="36"/>
  </w:num>
  <w:num w:numId="32">
    <w:abstractNumId w:val="20"/>
  </w:num>
  <w:num w:numId="33">
    <w:abstractNumId w:val="43"/>
  </w:num>
  <w:num w:numId="34">
    <w:abstractNumId w:val="12"/>
  </w:num>
  <w:num w:numId="35">
    <w:abstractNumId w:val="31"/>
  </w:num>
  <w:num w:numId="36">
    <w:abstractNumId w:val="8"/>
  </w:num>
  <w:num w:numId="37">
    <w:abstractNumId w:val="26"/>
  </w:num>
  <w:num w:numId="38">
    <w:abstractNumId w:val="10"/>
  </w:num>
  <w:num w:numId="39">
    <w:abstractNumId w:val="19"/>
  </w:num>
  <w:num w:numId="40">
    <w:abstractNumId w:val="39"/>
  </w:num>
  <w:num w:numId="41">
    <w:abstractNumId w:val="37"/>
  </w:num>
  <w:num w:numId="42">
    <w:abstractNumId w:val="14"/>
  </w:num>
  <w:num w:numId="43">
    <w:abstractNumId w:val="45"/>
  </w:num>
  <w:num w:numId="44">
    <w:abstractNumId w:val="27"/>
  </w:num>
  <w:num w:numId="45">
    <w:abstractNumId w:val="35"/>
  </w:num>
  <w:num w:numId="4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860"/>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D023D0"/>
    <w:rsid w:val="00D03B5F"/>
    <w:rsid w:val="00D15523"/>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textinfo.aspx" TargetMode="External"/><Relationship Id="rId191" Type="http://schemas.openxmlformats.org/officeDocument/2006/relationships/hyperlink" Target="http://msdn.microsoft.com/en-us/library/gg145021.aspx" TargetMode="External"/><Relationship Id="rId205" Type="http://schemas.openxmlformats.org/officeDocument/2006/relationships/hyperlink" Target="http://msdn.microsoft.com/en-us/library/hh135392.aspx" TargetMode="External"/><Relationship Id="rId226" Type="http://schemas.openxmlformats.org/officeDocument/2006/relationships/image" Target="media/image30.png"/><Relationship Id="rId247" Type="http://schemas.openxmlformats.org/officeDocument/2006/relationships/hyperlink" Target="http://www.nokia.com/nokiasuite" TargetMode="External"/><Relationship Id="rId107" Type="http://schemas.openxmlformats.org/officeDocument/2006/relationships/hyperlink" Target="http://msdn.microsoft.com/en-IN/library/system.windows.controls.primitives.scrollbar.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system.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byte.aspx" TargetMode="External"/><Relationship Id="rId216" Type="http://schemas.openxmlformats.org/officeDocument/2006/relationships/hyperlink" Target="http://msdn.microsoft.com/en-us/library/gg145009.aspx" TargetMode="External"/><Relationship Id="rId237" Type="http://schemas.openxmlformats.org/officeDocument/2006/relationships/hyperlink" Target="http://en.wikipedia.org/wiki/Ecma_International"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2.aspx" TargetMode="External"/><Relationship Id="rId171" Type="http://schemas.openxmlformats.org/officeDocument/2006/relationships/hyperlink" Target="http://msdn.microsoft.com/en-us/library/gg145031.aspx" TargetMode="External"/><Relationship Id="rId192" Type="http://schemas.openxmlformats.org/officeDocument/2006/relationships/hyperlink" Target="http://msdn.microsoft.com/en-us/library/gg145012.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Multi-paradigm_programming_language" TargetMode="External"/><Relationship Id="rId248" Type="http://schemas.openxmlformats.org/officeDocument/2006/relationships/hyperlink" Target="http://www.nokia.com/global/support/nokia-pc-suite/" TargetMode="External"/><Relationship Id="rId12" Type="http://schemas.openxmlformats.org/officeDocument/2006/relationships/image" Target="media/image4.jpeg"/><Relationship Id="rId33" Type="http://schemas.openxmlformats.org/officeDocument/2006/relationships/hyperlink" Target="http://www.codeplex.com/" TargetMode="External"/><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radiobutton.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button.aspx" TargetMode="External"/><Relationship Id="rId91" Type="http://schemas.openxmlformats.org/officeDocument/2006/relationships/hyperlink" Target="http://msdn.microsoft.com/en-IN/library/system.windows.controls.stickynotecontrol.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45" Type="http://schemas.openxmlformats.org/officeDocument/2006/relationships/image" Target="media/image25.jpeg"/><Relationship Id="rId161" Type="http://schemas.openxmlformats.org/officeDocument/2006/relationships/hyperlink" Target="http://msdn.microsoft.com/en-us/library/gg145030.aspx" TargetMode="External"/><Relationship Id="rId166" Type="http://schemas.openxmlformats.org/officeDocument/2006/relationships/hyperlink" Target="http://msdn.microsoft.com/en-us/library/gg145047.aspx" TargetMode="External"/><Relationship Id="rId182" Type="http://schemas.openxmlformats.org/officeDocument/2006/relationships/hyperlink" Target="http://msdn.microsoft.com/en-us/library/system.double.aspx" TargetMode="External"/><Relationship Id="rId187" Type="http://schemas.openxmlformats.org/officeDocument/2006/relationships/hyperlink" Target="http://msdn.microsoft.com/en-us/library/gg145017.aspx" TargetMode="External"/><Relationship Id="rId217" Type="http://schemas.openxmlformats.org/officeDocument/2006/relationships/hyperlink" Target="http://msdn.microsoft.com/en-us/library/gg145040.aspx"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Class_(computer_science)" TargetMode="External"/><Relationship Id="rId238" Type="http://schemas.openxmlformats.org/officeDocument/2006/relationships/hyperlink" Target="http://en.wikipedia.org/wiki/International_Organization_for_Standardization" TargetMode="External"/><Relationship Id="rId254" Type="http://schemas.openxmlformats.org/officeDocument/2006/relationships/theme" Target="theme/theme1.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IN/library/system.windows.controls.menu.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datepicker.aspx"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35" Type="http://schemas.openxmlformats.org/officeDocument/2006/relationships/hyperlink" Target="http://msdn.microsoft.com/en-IN/library/system.windows.controls.primitives.statusbar.aspx" TargetMode="External"/><Relationship Id="rId151" Type="http://schemas.openxmlformats.org/officeDocument/2006/relationships/hyperlink" Target="http://msdn.microsoft.com/en-us/library/gg145020.aspx" TargetMode="External"/><Relationship Id="rId156" Type="http://schemas.openxmlformats.org/officeDocument/2006/relationships/hyperlink" Target="http://msdn.microsoft.com/en-us/library/gg145028.aspx" TargetMode="External"/><Relationship Id="rId177" Type="http://schemas.openxmlformats.org/officeDocument/2006/relationships/hyperlink" Target="http://msdn.microsoft.com/en-us/library/gg145046.aspx" TargetMode="External"/><Relationship Id="rId198" Type="http://schemas.openxmlformats.org/officeDocument/2006/relationships/hyperlink" Target="http://msdn.microsoft.com/en-us/library/gg145018.aspx" TargetMode="External"/><Relationship Id="rId172" Type="http://schemas.openxmlformats.org/officeDocument/2006/relationships/hyperlink" Target="http://msdn.microsoft.com/en-us/library/gg145019.aspx" TargetMode="External"/><Relationship Id="rId193" Type="http://schemas.openxmlformats.org/officeDocument/2006/relationships/hyperlink" Target="http://msdn.microsoft.com/en-us/library/gg145014.aspx" TargetMode="External"/><Relationship Id="rId202" Type="http://schemas.openxmlformats.org/officeDocument/2006/relationships/hyperlink" Target="http://msdn.microsoft.com/en-us/library/gg145036.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hyperlink" Target="http://searchenterpriselinux.techtarget.com/definition/MySQL-Connector-ODBC" TargetMode="External"/><Relationship Id="rId228" Type="http://schemas.openxmlformats.org/officeDocument/2006/relationships/hyperlink" Target="http://en.wikipedia.org/wiki/Imperative_programming" TargetMode="External"/><Relationship Id="rId244" Type="http://schemas.openxmlformats.org/officeDocument/2006/relationships/image" Target="media/image35.png"/><Relationship Id="rId249" Type="http://schemas.openxmlformats.org/officeDocument/2006/relationships/hyperlink" Target="https://publish.ovi.com/account/content_guidelines"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pn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25.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37.aspx" TargetMode="External"/><Relationship Id="rId183" Type="http://schemas.openxmlformats.org/officeDocument/2006/relationships/hyperlink" Target="http://msdn.microsoft.com/en-us/library/system.int32.aspx" TargetMode="External"/><Relationship Id="rId213" Type="http://schemas.openxmlformats.org/officeDocument/2006/relationships/hyperlink" Target="http://msdn.microsoft.com/en-us/library/gg145041.aspx" TargetMode="External"/><Relationship Id="rId218" Type="http://schemas.openxmlformats.org/officeDocument/2006/relationships/hyperlink" Target="http://msdn.microsoft.com/en-us/library/gg145011.aspx" TargetMode="External"/><Relationship Id="rId234" Type="http://schemas.openxmlformats.org/officeDocument/2006/relationships/hyperlink" Target="http://en.wikipedia.org/wiki/Component-based_software_engineering" TargetMode="External"/><Relationship Id="rId239" Type="http://schemas.openxmlformats.org/officeDocument/2006/relationships/hyperlink" Target="http://en.wikipedia.org/wiki/Common_Language_Infrastructure"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www.developer.nokia.com/NAX" TargetMode="External"/><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gg145029.aspx" TargetMode="External"/><Relationship Id="rId178" Type="http://schemas.openxmlformats.org/officeDocument/2006/relationships/hyperlink" Target="http://msdn.microsoft.com/en-us/library/gg145039.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4.aspx" TargetMode="External"/><Relationship Id="rId173" Type="http://schemas.openxmlformats.org/officeDocument/2006/relationships/hyperlink" Target="http://msdn.microsoft.com/en-us/library/gg145016.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13.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go.microsoft.com/fwlink/?linkid=37118" TargetMode="External"/><Relationship Id="rId229" Type="http://schemas.openxmlformats.org/officeDocument/2006/relationships/hyperlink" Target="http://en.wikipedia.org/wiki/Declarative_programming" TargetMode="External"/><Relationship Id="rId19" Type="http://schemas.openxmlformats.org/officeDocument/2006/relationships/image" Target="media/image11.png"/><Relationship Id="rId224" Type="http://schemas.openxmlformats.org/officeDocument/2006/relationships/image" Target="media/image29.jpeg"/><Relationship Id="rId240" Type="http://schemas.openxmlformats.org/officeDocument/2006/relationships/image" Target="media/image31.png"/><Relationship Id="rId245" Type="http://schemas.openxmlformats.org/officeDocument/2006/relationships/hyperlink" Target="http://www.developer.nokia.com/info/sw.nokia.com/id/054b94d5-4cdf-4b17-b268-bedcfc421ba6/Nokia_Web_Tools_1_2_for_Symbian.html"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image" Target="media/image27.jpeg"/><Relationship Id="rId168" Type="http://schemas.openxmlformats.org/officeDocument/2006/relationships/hyperlink" Target="http://msdn.microsoft.com/en-us/library/system.globalization.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gg145023.aspx" TargetMode="External"/><Relationship Id="rId184" Type="http://schemas.openxmlformats.org/officeDocument/2006/relationships/hyperlink" Target="http://msdn.microsoft.com/en-us/library/gg145044.aspx" TargetMode="External"/><Relationship Id="rId189" Type="http://schemas.openxmlformats.org/officeDocument/2006/relationships/hyperlink" Target="http://msdn.microsoft.com/en-us/library/gg145010.aspx" TargetMode="External"/><Relationship Id="rId219" Type="http://schemas.openxmlformats.org/officeDocument/2006/relationships/hyperlink" Target="http://msdn.microsoft.com/en-us/library/hh135393.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Functional_programming" TargetMode="External"/><Relationship Id="rId235" Type="http://schemas.openxmlformats.org/officeDocument/2006/relationships/hyperlink" Target="http://en.wikipedia.org/wiki/Microsoft" TargetMode="External"/><Relationship Id="rId251" Type="http://schemas.openxmlformats.org/officeDocument/2006/relationships/image" Target="media/image36.jpeg"/><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35.aspx" TargetMode="External"/><Relationship Id="rId174" Type="http://schemas.openxmlformats.org/officeDocument/2006/relationships/hyperlink" Target="http://msdn.microsoft.com/en-us/library/gg145024.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msdn.microsoft.com/en-us/library/gg145008.aspx" TargetMode="External"/><Relationship Id="rId190" Type="http://schemas.openxmlformats.org/officeDocument/2006/relationships/hyperlink" Target="http://msdn.microsoft.com/en-us/library/gg145038.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uiautomationclientsideproviders.aspx" TargetMode="External"/><Relationship Id="rId225" Type="http://schemas.openxmlformats.org/officeDocument/2006/relationships/hyperlink" Target="http://www.mysql.com/products/workbench/" TargetMode="External"/><Relationship Id="rId241" Type="http://schemas.openxmlformats.org/officeDocument/2006/relationships/image" Target="media/image32.png"/><Relationship Id="rId246" Type="http://schemas.openxmlformats.org/officeDocument/2006/relationships/hyperlink" Target="http://www.developer.nokia.com/Resources/Library/Series_40_web_apps_library/"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stringinfo.aspx" TargetMode="External"/><Relationship Id="rId185" Type="http://schemas.openxmlformats.org/officeDocument/2006/relationships/hyperlink" Target="http://msdn.microsoft.com/en-us/library/gg14503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15.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NET_Framework" TargetMode="External"/><Relationship Id="rId26" Type="http://schemas.openxmlformats.org/officeDocument/2006/relationships/image" Target="media/image18.png"/><Relationship Id="rId231" Type="http://schemas.openxmlformats.org/officeDocument/2006/relationships/hyperlink" Target="http://en.wikipedia.org/wiki/Generic_programming" TargetMode="External"/><Relationship Id="rId252" Type="http://schemas.openxmlformats.org/officeDocument/2006/relationships/image" Target="media/image37.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42.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system.timers.timer.aspx" TargetMode="External"/><Relationship Id="rId200" Type="http://schemas.openxmlformats.org/officeDocument/2006/relationships/hyperlink" Target="http://msdn.microsoft.com/en-us/library/gg145026.aspx" TargetMode="External"/><Relationship Id="rId16" Type="http://schemas.openxmlformats.org/officeDocument/2006/relationships/image" Target="media/image8.png"/><Relationship Id="rId221" Type="http://schemas.openxmlformats.org/officeDocument/2006/relationships/hyperlink" Target="http://msdn.microsoft.com/en-us/library/xamlgeneratednamespace.aspx" TargetMode="External"/><Relationship Id="rId242" Type="http://schemas.openxmlformats.org/officeDocument/2006/relationships/image" Target="media/image33.png"/><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43.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Object-oriented_programming" TargetMode="External"/><Relationship Id="rId253"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 Id="rId80" Type="http://schemas.openxmlformats.org/officeDocument/2006/relationships/hyperlink" Target="http://msdn.microsoft.com/en-IN/library/system.windows.controls.calendar.aspx" TargetMode="External"/><Relationship Id="rId155" Type="http://schemas.openxmlformats.org/officeDocument/2006/relationships/hyperlink" Target="http://msdn.microsoft.com/en-us/library/gg145027.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gg145032.aspx" TargetMode="External"/><Relationship Id="rId201" Type="http://schemas.openxmlformats.org/officeDocument/2006/relationships/hyperlink" Target="http://msdn.microsoft.com/en-us/library/gg145048.aspx" TargetMode="External"/><Relationship Id="rId222" Type="http://schemas.openxmlformats.org/officeDocument/2006/relationships/image" Target="media/image28.jpeg"/><Relationship Id="rId243" Type="http://schemas.openxmlformats.org/officeDocument/2006/relationships/image" Target="media/image34.png"/><Relationship Id="rId17" Type="http://schemas.openxmlformats.org/officeDocument/2006/relationships/image" Target="media/image9.png"/><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navigation.navigationwindow.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69F0E-6D02-4E0C-8707-0EB8A5A2C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78</Pages>
  <Words>19868</Words>
  <Characters>113251</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132854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162</cp:revision>
  <dcterms:created xsi:type="dcterms:W3CDTF">2013-01-18T10:03:00Z</dcterms:created>
  <dcterms:modified xsi:type="dcterms:W3CDTF">2013-03-23T19:47:00Z</dcterms:modified>
</cp:coreProperties>
</file>