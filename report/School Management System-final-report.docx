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8923F9">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10"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8D001D" w:rsidRDefault="008D001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8D001D" w:rsidRDefault="008D001D">
                            <w:pPr>
                              <w:pStyle w:val="NoSpacing"/>
                              <w:spacing w:line="360" w:lineRule="auto"/>
                              <w:rPr>
                                <w:color w:val="FFFFFF" w:themeColor="background1"/>
                              </w:rPr>
                            </w:pPr>
                            <w:r w:rsidRPr="0073478C">
                              <w:rPr>
                                <w:b/>
                                <w:color w:val="FFFFFF" w:themeColor="background1"/>
                                <w:sz w:val="52"/>
                                <w:szCs w:val="52"/>
                              </w:rPr>
                              <w:t>SUSMITA PODDER</w:t>
                            </w:r>
                          </w:p>
                        </w:sdtContent>
                      </w:sdt>
                      <w:p w:rsidR="008D001D" w:rsidRDefault="008D001D">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8D001D" w:rsidRDefault="008D001D">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8923F9">
          <w:pPr>
            <w:rPr>
              <w:rFonts w:asciiTheme="majorHAnsi" w:eastAsiaTheme="majorEastAsia" w:hAnsiTheme="majorHAnsi" w:cstheme="majorBidi"/>
              <w:b/>
              <w:bCs/>
              <w:color w:val="21798E" w:themeColor="accent1" w:themeShade="BF"/>
              <w:sz w:val="48"/>
              <w:szCs w:val="48"/>
            </w:rPr>
          </w:pPr>
          <w:r>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8D001D" w:rsidRDefault="008D001D"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857D5C">
          <w:pPr>
            <w:pStyle w:val="TOC1"/>
            <w:tabs>
              <w:tab w:val="right" w:leader="dot" w:pos="9350"/>
            </w:tabs>
            <w:rPr>
              <w:noProof/>
            </w:rPr>
          </w:pPr>
          <w:r>
            <w:fldChar w:fldCharType="begin"/>
          </w:r>
          <w:r w:rsidR="005660EA">
            <w:instrText xml:space="preserve"> TOC \o "1-3" \h \z \u </w:instrText>
          </w:r>
          <w:r>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923F9">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sidR="00857D5C">
              <w:rPr>
                <w:noProof/>
                <w:webHidden/>
              </w:rPr>
              <w:fldChar w:fldCharType="begin"/>
            </w:r>
            <w:r w:rsidR="00C23A6D">
              <w:rPr>
                <w:noProof/>
                <w:webHidden/>
              </w:rPr>
              <w:instrText xml:space="preserve"> PAGEREF _Toc346626318 \h </w:instrText>
            </w:r>
            <w:r w:rsidR="00857D5C">
              <w:rPr>
                <w:noProof/>
                <w:webHidden/>
              </w:rPr>
            </w:r>
            <w:r w:rsidR="00857D5C">
              <w:rPr>
                <w:noProof/>
                <w:webHidden/>
              </w:rPr>
              <w:fldChar w:fldCharType="separate"/>
            </w:r>
            <w:r w:rsidR="00C23A6D">
              <w:rPr>
                <w:noProof/>
                <w:webHidden/>
              </w:rPr>
              <w:t>4</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sidR="00857D5C">
              <w:rPr>
                <w:noProof/>
                <w:webHidden/>
              </w:rPr>
              <w:fldChar w:fldCharType="begin"/>
            </w:r>
            <w:r w:rsidR="00C23A6D">
              <w:rPr>
                <w:noProof/>
                <w:webHidden/>
              </w:rPr>
              <w:instrText xml:space="preserve"> PAGEREF _Toc346626319 \h </w:instrText>
            </w:r>
            <w:r w:rsidR="00857D5C">
              <w:rPr>
                <w:noProof/>
                <w:webHidden/>
              </w:rPr>
            </w:r>
            <w:r w:rsidR="00857D5C">
              <w:rPr>
                <w:noProof/>
                <w:webHidden/>
              </w:rPr>
              <w:fldChar w:fldCharType="separate"/>
            </w:r>
            <w:r w:rsidR="00C23A6D">
              <w:rPr>
                <w:noProof/>
                <w:webHidden/>
              </w:rPr>
              <w:t>4</w:t>
            </w:r>
            <w:r w:rsidR="00857D5C">
              <w:rPr>
                <w:noProof/>
                <w:webHidden/>
              </w:rPr>
              <w:fldChar w:fldCharType="end"/>
            </w:r>
          </w:hyperlink>
        </w:p>
        <w:p w:rsidR="00C23A6D" w:rsidRDefault="008923F9">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sidR="00857D5C">
              <w:rPr>
                <w:noProof/>
                <w:webHidden/>
              </w:rPr>
              <w:fldChar w:fldCharType="begin"/>
            </w:r>
            <w:r w:rsidR="00C23A6D">
              <w:rPr>
                <w:noProof/>
                <w:webHidden/>
              </w:rPr>
              <w:instrText xml:space="preserve"> PAGEREF _Toc346626320 \h </w:instrText>
            </w:r>
            <w:r w:rsidR="00857D5C">
              <w:rPr>
                <w:noProof/>
                <w:webHidden/>
              </w:rPr>
            </w:r>
            <w:r w:rsidR="00857D5C">
              <w:rPr>
                <w:noProof/>
                <w:webHidden/>
              </w:rPr>
              <w:fldChar w:fldCharType="separate"/>
            </w:r>
            <w:r w:rsidR="00C23A6D">
              <w:rPr>
                <w:noProof/>
                <w:webHidden/>
              </w:rPr>
              <w:t>4</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sidR="00857D5C">
              <w:rPr>
                <w:noProof/>
                <w:webHidden/>
              </w:rPr>
              <w:fldChar w:fldCharType="begin"/>
            </w:r>
            <w:r w:rsidR="00C23A6D">
              <w:rPr>
                <w:noProof/>
                <w:webHidden/>
              </w:rPr>
              <w:instrText xml:space="preserve"> PAGEREF _Toc346626321 \h </w:instrText>
            </w:r>
            <w:r w:rsidR="00857D5C">
              <w:rPr>
                <w:noProof/>
                <w:webHidden/>
              </w:rPr>
            </w:r>
            <w:r w:rsidR="00857D5C">
              <w:rPr>
                <w:noProof/>
                <w:webHidden/>
              </w:rPr>
              <w:fldChar w:fldCharType="separate"/>
            </w:r>
            <w:r w:rsidR="00C23A6D">
              <w:rPr>
                <w:noProof/>
                <w:webHidden/>
              </w:rPr>
              <w:t>5</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sidR="00857D5C">
              <w:rPr>
                <w:noProof/>
                <w:webHidden/>
              </w:rPr>
              <w:fldChar w:fldCharType="begin"/>
            </w:r>
            <w:r w:rsidR="00C23A6D">
              <w:rPr>
                <w:noProof/>
                <w:webHidden/>
              </w:rPr>
              <w:instrText xml:space="preserve"> PAGEREF _Toc346626322 \h </w:instrText>
            </w:r>
            <w:r w:rsidR="00857D5C">
              <w:rPr>
                <w:noProof/>
                <w:webHidden/>
              </w:rPr>
            </w:r>
            <w:r w:rsidR="00857D5C">
              <w:rPr>
                <w:noProof/>
                <w:webHidden/>
              </w:rPr>
              <w:fldChar w:fldCharType="separate"/>
            </w:r>
            <w:r w:rsidR="00C23A6D">
              <w:rPr>
                <w:noProof/>
                <w:webHidden/>
              </w:rPr>
              <w:t>5</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sidR="00857D5C">
              <w:rPr>
                <w:noProof/>
                <w:webHidden/>
              </w:rPr>
              <w:fldChar w:fldCharType="begin"/>
            </w:r>
            <w:r w:rsidR="00C23A6D">
              <w:rPr>
                <w:noProof/>
                <w:webHidden/>
              </w:rPr>
              <w:instrText xml:space="preserve"> PAGEREF _Toc346626323 \h </w:instrText>
            </w:r>
            <w:r w:rsidR="00857D5C">
              <w:rPr>
                <w:noProof/>
                <w:webHidden/>
              </w:rPr>
            </w:r>
            <w:r w:rsidR="00857D5C">
              <w:rPr>
                <w:noProof/>
                <w:webHidden/>
              </w:rPr>
              <w:fldChar w:fldCharType="separate"/>
            </w:r>
            <w:r w:rsidR="00C23A6D">
              <w:rPr>
                <w:noProof/>
                <w:webHidden/>
              </w:rPr>
              <w:t>5</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sidR="00857D5C">
              <w:rPr>
                <w:noProof/>
                <w:webHidden/>
              </w:rPr>
              <w:fldChar w:fldCharType="begin"/>
            </w:r>
            <w:r w:rsidR="00C23A6D">
              <w:rPr>
                <w:noProof/>
                <w:webHidden/>
              </w:rPr>
              <w:instrText xml:space="preserve"> PAGEREF _Toc346626324 \h </w:instrText>
            </w:r>
            <w:r w:rsidR="00857D5C">
              <w:rPr>
                <w:noProof/>
                <w:webHidden/>
              </w:rPr>
            </w:r>
            <w:r w:rsidR="00857D5C">
              <w:rPr>
                <w:noProof/>
                <w:webHidden/>
              </w:rPr>
              <w:fldChar w:fldCharType="separate"/>
            </w:r>
            <w:r w:rsidR="00C23A6D">
              <w:rPr>
                <w:noProof/>
                <w:webHidden/>
              </w:rPr>
              <w:t>5</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sidR="00857D5C">
              <w:rPr>
                <w:noProof/>
                <w:webHidden/>
              </w:rPr>
              <w:fldChar w:fldCharType="begin"/>
            </w:r>
            <w:r w:rsidR="00C23A6D">
              <w:rPr>
                <w:noProof/>
                <w:webHidden/>
              </w:rPr>
              <w:instrText xml:space="preserve"> PAGEREF _Toc346626325 \h </w:instrText>
            </w:r>
            <w:r w:rsidR="00857D5C">
              <w:rPr>
                <w:noProof/>
                <w:webHidden/>
              </w:rPr>
            </w:r>
            <w:r w:rsidR="00857D5C">
              <w:rPr>
                <w:noProof/>
                <w:webHidden/>
              </w:rPr>
              <w:fldChar w:fldCharType="separate"/>
            </w:r>
            <w:r w:rsidR="00C23A6D">
              <w:rPr>
                <w:noProof/>
                <w:webHidden/>
              </w:rPr>
              <w:t>5</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sidR="00857D5C">
              <w:rPr>
                <w:noProof/>
                <w:webHidden/>
              </w:rPr>
              <w:fldChar w:fldCharType="begin"/>
            </w:r>
            <w:r w:rsidR="00C23A6D">
              <w:rPr>
                <w:noProof/>
                <w:webHidden/>
              </w:rPr>
              <w:instrText xml:space="preserve"> PAGEREF _Toc346626326 \h </w:instrText>
            </w:r>
            <w:r w:rsidR="00857D5C">
              <w:rPr>
                <w:noProof/>
                <w:webHidden/>
              </w:rPr>
            </w:r>
            <w:r w:rsidR="00857D5C">
              <w:rPr>
                <w:noProof/>
                <w:webHidden/>
              </w:rPr>
              <w:fldChar w:fldCharType="separate"/>
            </w:r>
            <w:r w:rsidR="00C23A6D">
              <w:rPr>
                <w:noProof/>
                <w:webHidden/>
              </w:rPr>
              <w:t>5</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sidR="00857D5C">
              <w:rPr>
                <w:noProof/>
                <w:webHidden/>
              </w:rPr>
              <w:fldChar w:fldCharType="begin"/>
            </w:r>
            <w:r w:rsidR="00C23A6D">
              <w:rPr>
                <w:noProof/>
                <w:webHidden/>
              </w:rPr>
              <w:instrText xml:space="preserve"> PAGEREF _Toc346626327 \h </w:instrText>
            </w:r>
            <w:r w:rsidR="00857D5C">
              <w:rPr>
                <w:noProof/>
                <w:webHidden/>
              </w:rPr>
            </w:r>
            <w:r w:rsidR="00857D5C">
              <w:rPr>
                <w:noProof/>
                <w:webHidden/>
              </w:rPr>
              <w:fldChar w:fldCharType="separate"/>
            </w:r>
            <w:r w:rsidR="00C23A6D">
              <w:rPr>
                <w:noProof/>
                <w:webHidden/>
              </w:rPr>
              <w:t>5</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sidR="00857D5C">
              <w:rPr>
                <w:noProof/>
                <w:webHidden/>
              </w:rPr>
              <w:fldChar w:fldCharType="begin"/>
            </w:r>
            <w:r w:rsidR="00C23A6D">
              <w:rPr>
                <w:noProof/>
                <w:webHidden/>
              </w:rPr>
              <w:instrText xml:space="preserve"> PAGEREF _Toc346626328 \h </w:instrText>
            </w:r>
            <w:r w:rsidR="00857D5C">
              <w:rPr>
                <w:noProof/>
                <w:webHidden/>
              </w:rPr>
            </w:r>
            <w:r w:rsidR="00857D5C">
              <w:rPr>
                <w:noProof/>
                <w:webHidden/>
              </w:rPr>
              <w:fldChar w:fldCharType="separate"/>
            </w:r>
            <w:r w:rsidR="00C23A6D">
              <w:rPr>
                <w:noProof/>
                <w:webHidden/>
              </w:rPr>
              <w:t>6</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sidR="00857D5C">
              <w:rPr>
                <w:noProof/>
                <w:webHidden/>
              </w:rPr>
              <w:fldChar w:fldCharType="begin"/>
            </w:r>
            <w:r w:rsidR="00C23A6D">
              <w:rPr>
                <w:noProof/>
                <w:webHidden/>
              </w:rPr>
              <w:instrText xml:space="preserve"> PAGEREF _Toc346626329 \h </w:instrText>
            </w:r>
            <w:r w:rsidR="00857D5C">
              <w:rPr>
                <w:noProof/>
                <w:webHidden/>
              </w:rPr>
            </w:r>
            <w:r w:rsidR="00857D5C">
              <w:rPr>
                <w:noProof/>
                <w:webHidden/>
              </w:rPr>
              <w:fldChar w:fldCharType="separate"/>
            </w:r>
            <w:r w:rsidR="00C23A6D">
              <w:rPr>
                <w:noProof/>
                <w:webHidden/>
              </w:rPr>
              <w:t>7</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sidR="00857D5C">
              <w:rPr>
                <w:noProof/>
                <w:webHidden/>
              </w:rPr>
              <w:fldChar w:fldCharType="begin"/>
            </w:r>
            <w:r w:rsidR="00C23A6D">
              <w:rPr>
                <w:noProof/>
                <w:webHidden/>
              </w:rPr>
              <w:instrText xml:space="preserve"> PAGEREF _Toc346626330 \h </w:instrText>
            </w:r>
            <w:r w:rsidR="00857D5C">
              <w:rPr>
                <w:noProof/>
                <w:webHidden/>
              </w:rPr>
            </w:r>
            <w:r w:rsidR="00857D5C">
              <w:rPr>
                <w:noProof/>
                <w:webHidden/>
              </w:rPr>
              <w:fldChar w:fldCharType="separate"/>
            </w:r>
            <w:r w:rsidR="00C23A6D">
              <w:rPr>
                <w:noProof/>
                <w:webHidden/>
              </w:rPr>
              <w:t>7</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sidR="00857D5C">
              <w:rPr>
                <w:noProof/>
                <w:webHidden/>
              </w:rPr>
              <w:fldChar w:fldCharType="begin"/>
            </w:r>
            <w:r w:rsidR="00C23A6D">
              <w:rPr>
                <w:noProof/>
                <w:webHidden/>
              </w:rPr>
              <w:instrText xml:space="preserve"> PAGEREF _Toc346626331 \h </w:instrText>
            </w:r>
            <w:r w:rsidR="00857D5C">
              <w:rPr>
                <w:noProof/>
                <w:webHidden/>
              </w:rPr>
            </w:r>
            <w:r w:rsidR="00857D5C">
              <w:rPr>
                <w:noProof/>
                <w:webHidden/>
              </w:rPr>
              <w:fldChar w:fldCharType="separate"/>
            </w:r>
            <w:r w:rsidR="00C23A6D">
              <w:rPr>
                <w:noProof/>
                <w:webHidden/>
              </w:rPr>
              <w:t>10</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sidR="00857D5C">
              <w:rPr>
                <w:noProof/>
                <w:webHidden/>
              </w:rPr>
              <w:fldChar w:fldCharType="begin"/>
            </w:r>
            <w:r w:rsidR="00C23A6D">
              <w:rPr>
                <w:noProof/>
                <w:webHidden/>
              </w:rPr>
              <w:instrText xml:space="preserve"> PAGEREF _Toc346626332 \h </w:instrText>
            </w:r>
            <w:r w:rsidR="00857D5C">
              <w:rPr>
                <w:noProof/>
                <w:webHidden/>
              </w:rPr>
            </w:r>
            <w:r w:rsidR="00857D5C">
              <w:rPr>
                <w:noProof/>
                <w:webHidden/>
              </w:rPr>
              <w:fldChar w:fldCharType="separate"/>
            </w:r>
            <w:r w:rsidR="00C23A6D">
              <w:rPr>
                <w:noProof/>
                <w:webHidden/>
              </w:rPr>
              <w:t>10</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sidR="00857D5C">
              <w:rPr>
                <w:noProof/>
                <w:webHidden/>
              </w:rPr>
              <w:fldChar w:fldCharType="begin"/>
            </w:r>
            <w:r w:rsidR="00C23A6D">
              <w:rPr>
                <w:noProof/>
                <w:webHidden/>
              </w:rPr>
              <w:instrText xml:space="preserve"> PAGEREF _Toc346626333 \h </w:instrText>
            </w:r>
            <w:r w:rsidR="00857D5C">
              <w:rPr>
                <w:noProof/>
                <w:webHidden/>
              </w:rPr>
            </w:r>
            <w:r w:rsidR="00857D5C">
              <w:rPr>
                <w:noProof/>
                <w:webHidden/>
              </w:rPr>
              <w:fldChar w:fldCharType="separate"/>
            </w:r>
            <w:r w:rsidR="00C23A6D">
              <w:rPr>
                <w:noProof/>
                <w:webHidden/>
              </w:rPr>
              <w:t>10</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sidR="00857D5C">
              <w:rPr>
                <w:noProof/>
                <w:webHidden/>
              </w:rPr>
              <w:fldChar w:fldCharType="begin"/>
            </w:r>
            <w:r w:rsidR="00C23A6D">
              <w:rPr>
                <w:noProof/>
                <w:webHidden/>
              </w:rPr>
              <w:instrText xml:space="preserve"> PAGEREF _Toc346626334 \h </w:instrText>
            </w:r>
            <w:r w:rsidR="00857D5C">
              <w:rPr>
                <w:noProof/>
                <w:webHidden/>
              </w:rPr>
            </w:r>
            <w:r w:rsidR="00857D5C">
              <w:rPr>
                <w:noProof/>
                <w:webHidden/>
              </w:rPr>
              <w:fldChar w:fldCharType="separate"/>
            </w:r>
            <w:r w:rsidR="00C23A6D">
              <w:rPr>
                <w:noProof/>
                <w:webHidden/>
              </w:rPr>
              <w:t>10</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sidR="00857D5C">
              <w:rPr>
                <w:noProof/>
                <w:webHidden/>
              </w:rPr>
              <w:fldChar w:fldCharType="begin"/>
            </w:r>
            <w:r w:rsidR="00C23A6D">
              <w:rPr>
                <w:noProof/>
                <w:webHidden/>
              </w:rPr>
              <w:instrText xml:space="preserve"> PAGEREF _Toc346626335 \h </w:instrText>
            </w:r>
            <w:r w:rsidR="00857D5C">
              <w:rPr>
                <w:noProof/>
                <w:webHidden/>
              </w:rPr>
            </w:r>
            <w:r w:rsidR="00857D5C">
              <w:rPr>
                <w:noProof/>
                <w:webHidden/>
              </w:rPr>
              <w:fldChar w:fldCharType="separate"/>
            </w:r>
            <w:r w:rsidR="00C23A6D">
              <w:rPr>
                <w:noProof/>
                <w:webHidden/>
              </w:rPr>
              <w:t>11</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sidR="00857D5C">
              <w:rPr>
                <w:noProof/>
                <w:webHidden/>
              </w:rPr>
              <w:fldChar w:fldCharType="begin"/>
            </w:r>
            <w:r w:rsidR="00C23A6D">
              <w:rPr>
                <w:noProof/>
                <w:webHidden/>
              </w:rPr>
              <w:instrText xml:space="preserve"> PAGEREF _Toc346626336 \h </w:instrText>
            </w:r>
            <w:r w:rsidR="00857D5C">
              <w:rPr>
                <w:noProof/>
                <w:webHidden/>
              </w:rPr>
            </w:r>
            <w:r w:rsidR="00857D5C">
              <w:rPr>
                <w:noProof/>
                <w:webHidden/>
              </w:rPr>
              <w:fldChar w:fldCharType="separate"/>
            </w:r>
            <w:r w:rsidR="00C23A6D">
              <w:rPr>
                <w:noProof/>
                <w:webHidden/>
              </w:rPr>
              <w:t>15</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sidR="00857D5C">
              <w:rPr>
                <w:noProof/>
                <w:webHidden/>
              </w:rPr>
              <w:fldChar w:fldCharType="begin"/>
            </w:r>
            <w:r w:rsidR="00C23A6D">
              <w:rPr>
                <w:noProof/>
                <w:webHidden/>
              </w:rPr>
              <w:instrText xml:space="preserve"> PAGEREF _Toc346626337 \h </w:instrText>
            </w:r>
            <w:r w:rsidR="00857D5C">
              <w:rPr>
                <w:noProof/>
                <w:webHidden/>
              </w:rPr>
            </w:r>
            <w:r w:rsidR="00857D5C">
              <w:rPr>
                <w:noProof/>
                <w:webHidden/>
              </w:rPr>
              <w:fldChar w:fldCharType="separate"/>
            </w:r>
            <w:r w:rsidR="00C23A6D">
              <w:rPr>
                <w:noProof/>
                <w:webHidden/>
              </w:rPr>
              <w:t>15</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sidR="00857D5C">
              <w:rPr>
                <w:noProof/>
                <w:webHidden/>
              </w:rPr>
              <w:fldChar w:fldCharType="begin"/>
            </w:r>
            <w:r w:rsidR="00C23A6D">
              <w:rPr>
                <w:noProof/>
                <w:webHidden/>
              </w:rPr>
              <w:instrText xml:space="preserve"> PAGEREF _Toc346626338 \h </w:instrText>
            </w:r>
            <w:r w:rsidR="00857D5C">
              <w:rPr>
                <w:noProof/>
                <w:webHidden/>
              </w:rPr>
            </w:r>
            <w:r w:rsidR="00857D5C">
              <w:rPr>
                <w:noProof/>
                <w:webHidden/>
              </w:rPr>
              <w:fldChar w:fldCharType="separate"/>
            </w:r>
            <w:r w:rsidR="00C23A6D">
              <w:rPr>
                <w:noProof/>
                <w:webHidden/>
              </w:rPr>
              <w:t>15</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sidR="00857D5C">
              <w:rPr>
                <w:noProof/>
                <w:webHidden/>
              </w:rPr>
              <w:fldChar w:fldCharType="begin"/>
            </w:r>
            <w:r w:rsidR="00C23A6D">
              <w:rPr>
                <w:noProof/>
                <w:webHidden/>
              </w:rPr>
              <w:instrText xml:space="preserve"> PAGEREF _Toc346626339 \h </w:instrText>
            </w:r>
            <w:r w:rsidR="00857D5C">
              <w:rPr>
                <w:noProof/>
                <w:webHidden/>
              </w:rPr>
            </w:r>
            <w:r w:rsidR="00857D5C">
              <w:rPr>
                <w:noProof/>
                <w:webHidden/>
              </w:rPr>
              <w:fldChar w:fldCharType="separate"/>
            </w:r>
            <w:r w:rsidR="00C23A6D">
              <w:rPr>
                <w:noProof/>
                <w:webHidden/>
              </w:rPr>
              <w:t>17</w:t>
            </w:r>
            <w:r w:rsidR="00857D5C">
              <w:rPr>
                <w:noProof/>
                <w:webHidden/>
              </w:rPr>
              <w:fldChar w:fldCharType="end"/>
            </w:r>
          </w:hyperlink>
        </w:p>
        <w:p w:rsidR="00C23A6D" w:rsidRDefault="008923F9">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sidR="00857D5C">
              <w:rPr>
                <w:noProof/>
                <w:webHidden/>
              </w:rPr>
              <w:fldChar w:fldCharType="begin"/>
            </w:r>
            <w:r w:rsidR="00C23A6D">
              <w:rPr>
                <w:noProof/>
                <w:webHidden/>
              </w:rPr>
              <w:instrText xml:space="preserve"> PAGEREF _Toc346626340 \h </w:instrText>
            </w:r>
            <w:r w:rsidR="00857D5C">
              <w:rPr>
                <w:noProof/>
                <w:webHidden/>
              </w:rPr>
            </w:r>
            <w:r w:rsidR="00857D5C">
              <w:rPr>
                <w:noProof/>
                <w:webHidden/>
              </w:rPr>
              <w:fldChar w:fldCharType="separate"/>
            </w:r>
            <w:r w:rsidR="00C23A6D">
              <w:rPr>
                <w:noProof/>
                <w:webHidden/>
              </w:rPr>
              <w:t>18</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sidR="00857D5C">
              <w:rPr>
                <w:noProof/>
                <w:webHidden/>
              </w:rPr>
              <w:fldChar w:fldCharType="begin"/>
            </w:r>
            <w:r w:rsidR="00C23A6D">
              <w:rPr>
                <w:noProof/>
                <w:webHidden/>
              </w:rPr>
              <w:instrText xml:space="preserve"> PAGEREF _Toc346626341 \h </w:instrText>
            </w:r>
            <w:r w:rsidR="00857D5C">
              <w:rPr>
                <w:noProof/>
                <w:webHidden/>
              </w:rPr>
            </w:r>
            <w:r w:rsidR="00857D5C">
              <w:rPr>
                <w:noProof/>
                <w:webHidden/>
              </w:rPr>
              <w:fldChar w:fldCharType="separate"/>
            </w:r>
            <w:r w:rsidR="00C23A6D">
              <w:rPr>
                <w:noProof/>
                <w:webHidden/>
              </w:rPr>
              <w:t>18</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sidR="00857D5C">
              <w:rPr>
                <w:noProof/>
                <w:webHidden/>
              </w:rPr>
              <w:fldChar w:fldCharType="begin"/>
            </w:r>
            <w:r w:rsidR="00C23A6D">
              <w:rPr>
                <w:noProof/>
                <w:webHidden/>
              </w:rPr>
              <w:instrText xml:space="preserve"> PAGEREF _Toc346626342 \h </w:instrText>
            </w:r>
            <w:r w:rsidR="00857D5C">
              <w:rPr>
                <w:noProof/>
                <w:webHidden/>
              </w:rPr>
            </w:r>
            <w:r w:rsidR="00857D5C">
              <w:rPr>
                <w:noProof/>
                <w:webHidden/>
              </w:rPr>
              <w:fldChar w:fldCharType="separate"/>
            </w:r>
            <w:r w:rsidR="00C23A6D">
              <w:rPr>
                <w:noProof/>
                <w:webHidden/>
              </w:rPr>
              <w:t>19</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sidR="00857D5C">
              <w:rPr>
                <w:noProof/>
                <w:webHidden/>
              </w:rPr>
              <w:fldChar w:fldCharType="begin"/>
            </w:r>
            <w:r w:rsidR="00C23A6D">
              <w:rPr>
                <w:noProof/>
                <w:webHidden/>
              </w:rPr>
              <w:instrText xml:space="preserve"> PAGEREF _Toc346626343 \h </w:instrText>
            </w:r>
            <w:r w:rsidR="00857D5C">
              <w:rPr>
                <w:noProof/>
                <w:webHidden/>
              </w:rPr>
            </w:r>
            <w:r w:rsidR="00857D5C">
              <w:rPr>
                <w:noProof/>
                <w:webHidden/>
              </w:rPr>
              <w:fldChar w:fldCharType="separate"/>
            </w:r>
            <w:r w:rsidR="00C23A6D">
              <w:rPr>
                <w:noProof/>
                <w:webHidden/>
              </w:rPr>
              <w:t>19</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sidR="00857D5C">
              <w:rPr>
                <w:noProof/>
                <w:webHidden/>
              </w:rPr>
              <w:fldChar w:fldCharType="begin"/>
            </w:r>
            <w:r w:rsidR="00C23A6D">
              <w:rPr>
                <w:noProof/>
                <w:webHidden/>
              </w:rPr>
              <w:instrText xml:space="preserve"> PAGEREF _Toc346626344 \h </w:instrText>
            </w:r>
            <w:r w:rsidR="00857D5C">
              <w:rPr>
                <w:noProof/>
                <w:webHidden/>
              </w:rPr>
            </w:r>
            <w:r w:rsidR="00857D5C">
              <w:rPr>
                <w:noProof/>
                <w:webHidden/>
              </w:rPr>
              <w:fldChar w:fldCharType="separate"/>
            </w:r>
            <w:r w:rsidR="00C23A6D">
              <w:rPr>
                <w:noProof/>
                <w:webHidden/>
              </w:rPr>
              <w:t>20</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sidR="00857D5C">
              <w:rPr>
                <w:noProof/>
                <w:webHidden/>
              </w:rPr>
              <w:fldChar w:fldCharType="begin"/>
            </w:r>
            <w:r w:rsidR="00C23A6D">
              <w:rPr>
                <w:noProof/>
                <w:webHidden/>
              </w:rPr>
              <w:instrText xml:space="preserve"> PAGEREF _Toc346626345 \h </w:instrText>
            </w:r>
            <w:r w:rsidR="00857D5C">
              <w:rPr>
                <w:noProof/>
                <w:webHidden/>
              </w:rPr>
            </w:r>
            <w:r w:rsidR="00857D5C">
              <w:rPr>
                <w:noProof/>
                <w:webHidden/>
              </w:rPr>
              <w:fldChar w:fldCharType="separate"/>
            </w:r>
            <w:r w:rsidR="00C23A6D">
              <w:rPr>
                <w:noProof/>
                <w:webHidden/>
              </w:rPr>
              <w:t>20</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sidR="00857D5C">
              <w:rPr>
                <w:noProof/>
                <w:webHidden/>
              </w:rPr>
              <w:fldChar w:fldCharType="begin"/>
            </w:r>
            <w:r w:rsidR="00C23A6D">
              <w:rPr>
                <w:noProof/>
                <w:webHidden/>
              </w:rPr>
              <w:instrText xml:space="preserve"> PAGEREF _Toc346626346 \h </w:instrText>
            </w:r>
            <w:r w:rsidR="00857D5C">
              <w:rPr>
                <w:noProof/>
                <w:webHidden/>
              </w:rPr>
            </w:r>
            <w:r w:rsidR="00857D5C">
              <w:rPr>
                <w:noProof/>
                <w:webHidden/>
              </w:rPr>
              <w:fldChar w:fldCharType="separate"/>
            </w:r>
            <w:r w:rsidR="00C23A6D">
              <w:rPr>
                <w:noProof/>
                <w:webHidden/>
              </w:rPr>
              <w:t>20</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sidR="00857D5C">
              <w:rPr>
                <w:noProof/>
                <w:webHidden/>
              </w:rPr>
              <w:fldChar w:fldCharType="begin"/>
            </w:r>
            <w:r w:rsidR="00C23A6D">
              <w:rPr>
                <w:noProof/>
                <w:webHidden/>
              </w:rPr>
              <w:instrText xml:space="preserve"> PAGEREF _Toc346626347 \h </w:instrText>
            </w:r>
            <w:r w:rsidR="00857D5C">
              <w:rPr>
                <w:noProof/>
                <w:webHidden/>
              </w:rPr>
            </w:r>
            <w:r w:rsidR="00857D5C">
              <w:rPr>
                <w:noProof/>
                <w:webHidden/>
              </w:rPr>
              <w:fldChar w:fldCharType="separate"/>
            </w:r>
            <w:r w:rsidR="00C23A6D">
              <w:rPr>
                <w:noProof/>
                <w:webHidden/>
              </w:rPr>
              <w:t>21</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sidR="00857D5C">
              <w:rPr>
                <w:noProof/>
                <w:webHidden/>
              </w:rPr>
              <w:fldChar w:fldCharType="begin"/>
            </w:r>
            <w:r w:rsidR="00C23A6D">
              <w:rPr>
                <w:noProof/>
                <w:webHidden/>
              </w:rPr>
              <w:instrText xml:space="preserve"> PAGEREF _Toc346626348 \h </w:instrText>
            </w:r>
            <w:r w:rsidR="00857D5C">
              <w:rPr>
                <w:noProof/>
                <w:webHidden/>
              </w:rPr>
            </w:r>
            <w:r w:rsidR="00857D5C">
              <w:rPr>
                <w:noProof/>
                <w:webHidden/>
              </w:rPr>
              <w:fldChar w:fldCharType="separate"/>
            </w:r>
            <w:r w:rsidR="00C23A6D">
              <w:rPr>
                <w:noProof/>
                <w:webHidden/>
              </w:rPr>
              <w:t>22</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sidR="00857D5C">
              <w:rPr>
                <w:noProof/>
                <w:webHidden/>
              </w:rPr>
              <w:fldChar w:fldCharType="begin"/>
            </w:r>
            <w:r w:rsidR="00C23A6D">
              <w:rPr>
                <w:noProof/>
                <w:webHidden/>
              </w:rPr>
              <w:instrText xml:space="preserve"> PAGEREF _Toc346626349 \h </w:instrText>
            </w:r>
            <w:r w:rsidR="00857D5C">
              <w:rPr>
                <w:noProof/>
                <w:webHidden/>
              </w:rPr>
            </w:r>
            <w:r w:rsidR="00857D5C">
              <w:rPr>
                <w:noProof/>
                <w:webHidden/>
              </w:rPr>
              <w:fldChar w:fldCharType="separate"/>
            </w:r>
            <w:r w:rsidR="00C23A6D">
              <w:rPr>
                <w:noProof/>
                <w:webHidden/>
              </w:rPr>
              <w:t>22</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sidR="00857D5C">
              <w:rPr>
                <w:noProof/>
                <w:webHidden/>
              </w:rPr>
              <w:fldChar w:fldCharType="begin"/>
            </w:r>
            <w:r w:rsidR="00C23A6D">
              <w:rPr>
                <w:noProof/>
                <w:webHidden/>
              </w:rPr>
              <w:instrText xml:space="preserve"> PAGEREF _Toc346626350 \h </w:instrText>
            </w:r>
            <w:r w:rsidR="00857D5C">
              <w:rPr>
                <w:noProof/>
                <w:webHidden/>
              </w:rPr>
            </w:r>
            <w:r w:rsidR="00857D5C">
              <w:rPr>
                <w:noProof/>
                <w:webHidden/>
              </w:rPr>
              <w:fldChar w:fldCharType="separate"/>
            </w:r>
            <w:r w:rsidR="00C23A6D">
              <w:rPr>
                <w:noProof/>
                <w:webHidden/>
              </w:rPr>
              <w:t>22</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sidR="00857D5C">
              <w:rPr>
                <w:noProof/>
                <w:webHidden/>
              </w:rPr>
              <w:fldChar w:fldCharType="begin"/>
            </w:r>
            <w:r w:rsidR="00C23A6D">
              <w:rPr>
                <w:noProof/>
                <w:webHidden/>
              </w:rPr>
              <w:instrText xml:space="preserve"> PAGEREF _Toc346626351 \h </w:instrText>
            </w:r>
            <w:r w:rsidR="00857D5C">
              <w:rPr>
                <w:noProof/>
                <w:webHidden/>
              </w:rPr>
            </w:r>
            <w:r w:rsidR="00857D5C">
              <w:rPr>
                <w:noProof/>
                <w:webHidden/>
              </w:rPr>
              <w:fldChar w:fldCharType="separate"/>
            </w:r>
            <w:r w:rsidR="00C23A6D">
              <w:rPr>
                <w:noProof/>
                <w:webHidden/>
              </w:rPr>
              <w:t>22</w:t>
            </w:r>
            <w:r w:rsidR="00857D5C">
              <w:rPr>
                <w:noProof/>
                <w:webHidden/>
              </w:rPr>
              <w:fldChar w:fldCharType="end"/>
            </w:r>
          </w:hyperlink>
        </w:p>
        <w:p w:rsidR="00C23A6D" w:rsidRDefault="008923F9">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sidR="00857D5C">
              <w:rPr>
                <w:noProof/>
                <w:webHidden/>
              </w:rPr>
              <w:fldChar w:fldCharType="begin"/>
            </w:r>
            <w:r w:rsidR="00C23A6D">
              <w:rPr>
                <w:noProof/>
                <w:webHidden/>
              </w:rPr>
              <w:instrText xml:space="preserve"> PAGEREF _Toc346626352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sidR="00857D5C">
              <w:rPr>
                <w:noProof/>
                <w:webHidden/>
              </w:rPr>
              <w:fldChar w:fldCharType="begin"/>
            </w:r>
            <w:r w:rsidR="00C23A6D">
              <w:rPr>
                <w:noProof/>
                <w:webHidden/>
              </w:rPr>
              <w:instrText xml:space="preserve"> PAGEREF _Toc346626353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sidR="00857D5C">
              <w:rPr>
                <w:noProof/>
                <w:webHidden/>
              </w:rPr>
              <w:fldChar w:fldCharType="begin"/>
            </w:r>
            <w:r w:rsidR="00C23A6D">
              <w:rPr>
                <w:noProof/>
                <w:webHidden/>
              </w:rPr>
              <w:instrText xml:space="preserve"> PAGEREF _Toc346626354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sidR="00857D5C">
              <w:rPr>
                <w:noProof/>
                <w:webHidden/>
              </w:rPr>
              <w:fldChar w:fldCharType="begin"/>
            </w:r>
            <w:r w:rsidR="00C23A6D">
              <w:rPr>
                <w:noProof/>
                <w:webHidden/>
              </w:rPr>
              <w:instrText xml:space="preserve"> PAGEREF _Toc346626355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sidR="00857D5C">
              <w:rPr>
                <w:noProof/>
                <w:webHidden/>
              </w:rPr>
              <w:fldChar w:fldCharType="begin"/>
            </w:r>
            <w:r w:rsidR="00C23A6D">
              <w:rPr>
                <w:noProof/>
                <w:webHidden/>
              </w:rPr>
              <w:instrText xml:space="preserve"> PAGEREF _Toc346626356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sidR="00857D5C">
              <w:rPr>
                <w:noProof/>
                <w:webHidden/>
              </w:rPr>
              <w:fldChar w:fldCharType="begin"/>
            </w:r>
            <w:r w:rsidR="00C23A6D">
              <w:rPr>
                <w:noProof/>
                <w:webHidden/>
              </w:rPr>
              <w:instrText xml:space="preserve"> PAGEREF _Toc346626357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sidR="00857D5C">
              <w:rPr>
                <w:noProof/>
                <w:webHidden/>
              </w:rPr>
              <w:fldChar w:fldCharType="begin"/>
            </w:r>
            <w:r w:rsidR="00C23A6D">
              <w:rPr>
                <w:noProof/>
                <w:webHidden/>
              </w:rPr>
              <w:instrText xml:space="preserve"> PAGEREF _Toc346626358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sidR="00857D5C">
              <w:rPr>
                <w:noProof/>
                <w:webHidden/>
              </w:rPr>
              <w:fldChar w:fldCharType="begin"/>
            </w:r>
            <w:r w:rsidR="00C23A6D">
              <w:rPr>
                <w:noProof/>
                <w:webHidden/>
              </w:rPr>
              <w:instrText xml:space="preserve"> PAGEREF _Toc346626359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sidR="00857D5C">
              <w:rPr>
                <w:noProof/>
                <w:webHidden/>
              </w:rPr>
              <w:fldChar w:fldCharType="begin"/>
            </w:r>
            <w:r w:rsidR="00C23A6D">
              <w:rPr>
                <w:noProof/>
                <w:webHidden/>
              </w:rPr>
              <w:instrText xml:space="preserve"> PAGEREF _Toc346626360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sidR="00857D5C">
              <w:rPr>
                <w:noProof/>
                <w:webHidden/>
              </w:rPr>
              <w:fldChar w:fldCharType="begin"/>
            </w:r>
            <w:r w:rsidR="00C23A6D">
              <w:rPr>
                <w:noProof/>
                <w:webHidden/>
              </w:rPr>
              <w:instrText xml:space="preserve"> PAGEREF _Toc346626361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sidR="00857D5C">
              <w:rPr>
                <w:noProof/>
                <w:webHidden/>
              </w:rPr>
              <w:fldChar w:fldCharType="begin"/>
            </w:r>
            <w:r w:rsidR="00C23A6D">
              <w:rPr>
                <w:noProof/>
                <w:webHidden/>
              </w:rPr>
              <w:instrText xml:space="preserve"> PAGEREF _Toc346626362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sidR="00857D5C">
              <w:rPr>
                <w:noProof/>
                <w:webHidden/>
              </w:rPr>
              <w:fldChar w:fldCharType="begin"/>
            </w:r>
            <w:r w:rsidR="00C23A6D">
              <w:rPr>
                <w:noProof/>
                <w:webHidden/>
              </w:rPr>
              <w:instrText xml:space="preserve"> PAGEREF _Toc346626363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sidR="00857D5C">
              <w:rPr>
                <w:noProof/>
                <w:webHidden/>
              </w:rPr>
              <w:fldChar w:fldCharType="begin"/>
            </w:r>
            <w:r w:rsidR="00C23A6D">
              <w:rPr>
                <w:noProof/>
                <w:webHidden/>
              </w:rPr>
              <w:instrText xml:space="preserve"> PAGEREF _Toc346626364 \h </w:instrText>
            </w:r>
            <w:r w:rsidR="00857D5C">
              <w:rPr>
                <w:noProof/>
                <w:webHidden/>
              </w:rPr>
            </w:r>
            <w:r w:rsidR="00857D5C">
              <w:rPr>
                <w:noProof/>
                <w:webHidden/>
              </w:rPr>
              <w:fldChar w:fldCharType="separate"/>
            </w:r>
            <w:r w:rsidR="00C23A6D">
              <w:rPr>
                <w:noProof/>
                <w:webHidden/>
              </w:rPr>
              <w:t>23</w:t>
            </w:r>
            <w:r w:rsidR="00857D5C">
              <w:rPr>
                <w:noProof/>
                <w:webHidden/>
              </w:rPr>
              <w:fldChar w:fldCharType="end"/>
            </w:r>
          </w:hyperlink>
        </w:p>
        <w:p w:rsidR="00C23A6D" w:rsidRDefault="008923F9">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sidR="00857D5C">
              <w:rPr>
                <w:noProof/>
                <w:webHidden/>
              </w:rPr>
              <w:fldChar w:fldCharType="begin"/>
            </w:r>
            <w:r w:rsidR="00C23A6D">
              <w:rPr>
                <w:noProof/>
                <w:webHidden/>
              </w:rPr>
              <w:instrText xml:space="preserve"> PAGEREF _Toc346626365 \h </w:instrText>
            </w:r>
            <w:r w:rsidR="00857D5C">
              <w:rPr>
                <w:noProof/>
                <w:webHidden/>
              </w:rPr>
            </w:r>
            <w:r w:rsidR="00857D5C">
              <w:rPr>
                <w:noProof/>
                <w:webHidden/>
              </w:rPr>
              <w:fldChar w:fldCharType="separate"/>
            </w:r>
            <w:r w:rsidR="00C23A6D">
              <w:rPr>
                <w:noProof/>
                <w:webHidden/>
              </w:rPr>
              <w:t>24</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sidR="00857D5C">
              <w:rPr>
                <w:noProof/>
                <w:webHidden/>
              </w:rPr>
              <w:fldChar w:fldCharType="begin"/>
            </w:r>
            <w:r w:rsidR="00C23A6D">
              <w:rPr>
                <w:noProof/>
                <w:webHidden/>
              </w:rPr>
              <w:instrText xml:space="preserve"> PAGEREF _Toc346626366 \h </w:instrText>
            </w:r>
            <w:r w:rsidR="00857D5C">
              <w:rPr>
                <w:noProof/>
                <w:webHidden/>
              </w:rPr>
            </w:r>
            <w:r w:rsidR="00857D5C">
              <w:rPr>
                <w:noProof/>
                <w:webHidden/>
              </w:rPr>
              <w:fldChar w:fldCharType="separate"/>
            </w:r>
            <w:r w:rsidR="00C23A6D">
              <w:rPr>
                <w:noProof/>
                <w:webHidden/>
              </w:rPr>
              <w:t>24</w:t>
            </w:r>
            <w:r w:rsidR="00857D5C">
              <w:rPr>
                <w:noProof/>
                <w:webHidden/>
              </w:rPr>
              <w:fldChar w:fldCharType="end"/>
            </w:r>
          </w:hyperlink>
        </w:p>
        <w:p w:rsidR="00C23A6D" w:rsidRDefault="008923F9">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sidR="00857D5C">
              <w:rPr>
                <w:noProof/>
                <w:webHidden/>
              </w:rPr>
              <w:fldChar w:fldCharType="begin"/>
            </w:r>
            <w:r w:rsidR="00C23A6D">
              <w:rPr>
                <w:noProof/>
                <w:webHidden/>
              </w:rPr>
              <w:instrText xml:space="preserve"> PAGEREF _Toc346626367 \h </w:instrText>
            </w:r>
            <w:r w:rsidR="00857D5C">
              <w:rPr>
                <w:noProof/>
                <w:webHidden/>
              </w:rPr>
            </w:r>
            <w:r w:rsidR="00857D5C">
              <w:rPr>
                <w:noProof/>
                <w:webHidden/>
              </w:rPr>
              <w:fldChar w:fldCharType="separate"/>
            </w:r>
            <w:r w:rsidR="00C23A6D">
              <w:rPr>
                <w:noProof/>
                <w:webHidden/>
              </w:rPr>
              <w:t>24</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sidR="00857D5C">
              <w:rPr>
                <w:noProof/>
                <w:webHidden/>
              </w:rPr>
              <w:fldChar w:fldCharType="begin"/>
            </w:r>
            <w:r w:rsidR="00C23A6D">
              <w:rPr>
                <w:noProof/>
                <w:webHidden/>
              </w:rPr>
              <w:instrText xml:space="preserve"> PAGEREF _Toc346626368 \h </w:instrText>
            </w:r>
            <w:r w:rsidR="00857D5C">
              <w:rPr>
                <w:noProof/>
                <w:webHidden/>
              </w:rPr>
            </w:r>
            <w:r w:rsidR="00857D5C">
              <w:rPr>
                <w:noProof/>
                <w:webHidden/>
              </w:rPr>
              <w:fldChar w:fldCharType="separate"/>
            </w:r>
            <w:r w:rsidR="00C23A6D">
              <w:rPr>
                <w:noProof/>
                <w:webHidden/>
              </w:rPr>
              <w:t>24</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sidR="00857D5C">
              <w:rPr>
                <w:noProof/>
                <w:webHidden/>
              </w:rPr>
              <w:fldChar w:fldCharType="begin"/>
            </w:r>
            <w:r w:rsidR="00C23A6D">
              <w:rPr>
                <w:noProof/>
                <w:webHidden/>
              </w:rPr>
              <w:instrText xml:space="preserve"> PAGEREF _Toc346626369 \h </w:instrText>
            </w:r>
            <w:r w:rsidR="00857D5C">
              <w:rPr>
                <w:noProof/>
                <w:webHidden/>
              </w:rPr>
            </w:r>
            <w:r w:rsidR="00857D5C">
              <w:rPr>
                <w:noProof/>
                <w:webHidden/>
              </w:rPr>
              <w:fldChar w:fldCharType="separate"/>
            </w:r>
            <w:r w:rsidR="00C23A6D">
              <w:rPr>
                <w:noProof/>
                <w:webHidden/>
              </w:rPr>
              <w:t>24</w:t>
            </w:r>
            <w:r w:rsidR="00857D5C">
              <w:rPr>
                <w:noProof/>
                <w:webHidden/>
              </w:rPr>
              <w:fldChar w:fldCharType="end"/>
            </w:r>
          </w:hyperlink>
        </w:p>
        <w:p w:rsidR="00C23A6D" w:rsidRDefault="008923F9">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sidR="00857D5C">
              <w:rPr>
                <w:noProof/>
                <w:webHidden/>
              </w:rPr>
              <w:fldChar w:fldCharType="begin"/>
            </w:r>
            <w:r w:rsidR="00C23A6D">
              <w:rPr>
                <w:noProof/>
                <w:webHidden/>
              </w:rPr>
              <w:instrText xml:space="preserve"> PAGEREF _Toc346626370 \h </w:instrText>
            </w:r>
            <w:r w:rsidR="00857D5C">
              <w:rPr>
                <w:noProof/>
                <w:webHidden/>
              </w:rPr>
            </w:r>
            <w:r w:rsidR="00857D5C">
              <w:rPr>
                <w:noProof/>
                <w:webHidden/>
              </w:rPr>
              <w:fldChar w:fldCharType="separate"/>
            </w:r>
            <w:r w:rsidR="00C23A6D">
              <w:rPr>
                <w:noProof/>
                <w:webHidden/>
              </w:rPr>
              <w:t>24</w:t>
            </w:r>
            <w:r w:rsidR="00857D5C">
              <w:rPr>
                <w:noProof/>
                <w:webHidden/>
              </w:rPr>
              <w:fldChar w:fldCharType="end"/>
            </w:r>
          </w:hyperlink>
        </w:p>
        <w:p w:rsidR="00C23A6D" w:rsidRDefault="008923F9">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sidR="00857D5C">
              <w:rPr>
                <w:noProof/>
                <w:webHidden/>
              </w:rPr>
              <w:fldChar w:fldCharType="begin"/>
            </w:r>
            <w:r w:rsidR="00C23A6D">
              <w:rPr>
                <w:noProof/>
                <w:webHidden/>
              </w:rPr>
              <w:instrText xml:space="preserve"> PAGEREF _Toc346626371 \h </w:instrText>
            </w:r>
            <w:r w:rsidR="00857D5C">
              <w:rPr>
                <w:noProof/>
                <w:webHidden/>
              </w:rPr>
            </w:r>
            <w:r w:rsidR="00857D5C">
              <w:rPr>
                <w:noProof/>
                <w:webHidden/>
              </w:rPr>
              <w:fldChar w:fldCharType="separate"/>
            </w:r>
            <w:r w:rsidR="00C23A6D">
              <w:rPr>
                <w:noProof/>
                <w:webHidden/>
              </w:rPr>
              <w:t>24</w:t>
            </w:r>
            <w:r w:rsidR="00857D5C">
              <w:rPr>
                <w:noProof/>
                <w:webHidden/>
              </w:rPr>
              <w:fldChar w:fldCharType="end"/>
            </w:r>
          </w:hyperlink>
        </w:p>
        <w:p w:rsidR="00C23A6D" w:rsidRDefault="008923F9">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sidR="00857D5C">
              <w:rPr>
                <w:noProof/>
                <w:webHidden/>
              </w:rPr>
              <w:fldChar w:fldCharType="begin"/>
            </w:r>
            <w:r w:rsidR="00C23A6D">
              <w:rPr>
                <w:noProof/>
                <w:webHidden/>
              </w:rPr>
              <w:instrText xml:space="preserve"> PAGEREF _Toc346626372 \h </w:instrText>
            </w:r>
            <w:r w:rsidR="00857D5C">
              <w:rPr>
                <w:noProof/>
                <w:webHidden/>
              </w:rPr>
            </w:r>
            <w:r w:rsidR="00857D5C">
              <w:rPr>
                <w:noProof/>
                <w:webHidden/>
              </w:rPr>
              <w:fldChar w:fldCharType="separate"/>
            </w:r>
            <w:r w:rsidR="00C23A6D">
              <w:rPr>
                <w:noProof/>
                <w:webHidden/>
              </w:rPr>
              <w:t>24</w:t>
            </w:r>
            <w:r w:rsidR="00857D5C">
              <w:rPr>
                <w:noProof/>
                <w:webHidden/>
              </w:rPr>
              <w:fldChar w:fldCharType="end"/>
            </w:r>
          </w:hyperlink>
        </w:p>
        <w:p w:rsidR="00C23A6D" w:rsidRDefault="008923F9">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sidR="00857D5C">
              <w:rPr>
                <w:noProof/>
                <w:webHidden/>
              </w:rPr>
              <w:fldChar w:fldCharType="begin"/>
            </w:r>
            <w:r w:rsidR="00C23A6D">
              <w:rPr>
                <w:noProof/>
                <w:webHidden/>
              </w:rPr>
              <w:instrText xml:space="preserve"> PAGEREF _Toc346626373 \h </w:instrText>
            </w:r>
            <w:r w:rsidR="00857D5C">
              <w:rPr>
                <w:noProof/>
                <w:webHidden/>
              </w:rPr>
            </w:r>
            <w:r w:rsidR="00857D5C">
              <w:rPr>
                <w:noProof/>
                <w:webHidden/>
              </w:rPr>
              <w:fldChar w:fldCharType="separate"/>
            </w:r>
            <w:r w:rsidR="00C23A6D">
              <w:rPr>
                <w:noProof/>
                <w:webHidden/>
              </w:rPr>
              <w:t>25</w:t>
            </w:r>
            <w:r w:rsidR="00857D5C">
              <w:rPr>
                <w:noProof/>
                <w:webHidden/>
              </w:rPr>
              <w:fldChar w:fldCharType="end"/>
            </w:r>
          </w:hyperlink>
        </w:p>
        <w:p w:rsidR="00C23A6D" w:rsidRDefault="008923F9">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sidR="00857D5C">
              <w:rPr>
                <w:noProof/>
                <w:webHidden/>
              </w:rPr>
              <w:fldChar w:fldCharType="begin"/>
            </w:r>
            <w:r w:rsidR="00C23A6D">
              <w:rPr>
                <w:noProof/>
                <w:webHidden/>
              </w:rPr>
              <w:instrText xml:space="preserve"> PAGEREF _Toc346626374 \h </w:instrText>
            </w:r>
            <w:r w:rsidR="00857D5C">
              <w:rPr>
                <w:noProof/>
                <w:webHidden/>
              </w:rPr>
            </w:r>
            <w:r w:rsidR="00857D5C">
              <w:rPr>
                <w:noProof/>
                <w:webHidden/>
              </w:rPr>
              <w:fldChar w:fldCharType="separate"/>
            </w:r>
            <w:r w:rsidR="00C23A6D">
              <w:rPr>
                <w:noProof/>
                <w:webHidden/>
              </w:rPr>
              <w:t>25</w:t>
            </w:r>
            <w:r w:rsidR="00857D5C">
              <w:rPr>
                <w:noProof/>
                <w:webHidden/>
              </w:rPr>
              <w:fldChar w:fldCharType="end"/>
            </w:r>
          </w:hyperlink>
        </w:p>
        <w:p w:rsidR="00C23A6D" w:rsidRDefault="008923F9">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sidR="00857D5C">
              <w:rPr>
                <w:noProof/>
                <w:webHidden/>
              </w:rPr>
              <w:fldChar w:fldCharType="begin"/>
            </w:r>
            <w:r w:rsidR="00C23A6D">
              <w:rPr>
                <w:noProof/>
                <w:webHidden/>
              </w:rPr>
              <w:instrText xml:space="preserve"> PAGEREF _Toc346626375 \h </w:instrText>
            </w:r>
            <w:r w:rsidR="00857D5C">
              <w:rPr>
                <w:noProof/>
                <w:webHidden/>
              </w:rPr>
            </w:r>
            <w:r w:rsidR="00857D5C">
              <w:rPr>
                <w:noProof/>
                <w:webHidden/>
              </w:rPr>
              <w:fldChar w:fldCharType="separate"/>
            </w:r>
            <w:r w:rsidR="00C23A6D">
              <w:rPr>
                <w:noProof/>
                <w:webHidden/>
              </w:rPr>
              <w:t>25</w:t>
            </w:r>
            <w:r w:rsidR="00857D5C">
              <w:rPr>
                <w:noProof/>
                <w:webHidden/>
              </w:rPr>
              <w:fldChar w:fldCharType="end"/>
            </w:r>
          </w:hyperlink>
        </w:p>
        <w:p w:rsidR="00C23A6D" w:rsidRDefault="008923F9">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sidR="00857D5C">
              <w:rPr>
                <w:noProof/>
                <w:webHidden/>
              </w:rPr>
              <w:fldChar w:fldCharType="begin"/>
            </w:r>
            <w:r w:rsidR="00C23A6D">
              <w:rPr>
                <w:noProof/>
                <w:webHidden/>
              </w:rPr>
              <w:instrText xml:space="preserve"> PAGEREF _Toc346626376 \h </w:instrText>
            </w:r>
            <w:r w:rsidR="00857D5C">
              <w:rPr>
                <w:noProof/>
                <w:webHidden/>
              </w:rPr>
            </w:r>
            <w:r w:rsidR="00857D5C">
              <w:rPr>
                <w:noProof/>
                <w:webHidden/>
              </w:rPr>
              <w:fldChar w:fldCharType="separate"/>
            </w:r>
            <w:r w:rsidR="00C23A6D">
              <w:rPr>
                <w:noProof/>
                <w:webHidden/>
              </w:rPr>
              <w:t>25</w:t>
            </w:r>
            <w:r w:rsidR="00857D5C">
              <w:rPr>
                <w:noProof/>
                <w:webHidden/>
              </w:rPr>
              <w:fldChar w:fldCharType="end"/>
            </w:r>
          </w:hyperlink>
        </w:p>
        <w:p w:rsidR="003E74D4" w:rsidRDefault="00857D5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437A54">
      <w:pPr>
        <w:pStyle w:val="ListParagraph"/>
        <w:numPr>
          <w:ilvl w:val="0"/>
          <w:numId w:val="6"/>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437A54">
      <w:pPr>
        <w:pStyle w:val="ListParagraph"/>
        <w:numPr>
          <w:ilvl w:val="0"/>
          <w:numId w:val="6"/>
        </w:numPr>
      </w:pPr>
      <w:r>
        <w:t>The software should be password protected to secure confidential data.</w:t>
      </w:r>
    </w:p>
    <w:p w:rsidR="001F65E1" w:rsidRDefault="001F65E1" w:rsidP="00437A54">
      <w:pPr>
        <w:pStyle w:val="ListParagraph"/>
        <w:numPr>
          <w:ilvl w:val="0"/>
          <w:numId w:val="6"/>
        </w:numPr>
      </w:pPr>
      <w:r>
        <w:t>The database must be encrypted so that no one could see the accounts information of the organization even if the database is somehow hacked.</w:t>
      </w:r>
    </w:p>
    <w:p w:rsidR="001F65E1" w:rsidRDefault="001F65E1" w:rsidP="00437A54">
      <w:pPr>
        <w:pStyle w:val="ListParagraph"/>
        <w:numPr>
          <w:ilvl w:val="0"/>
          <w:numId w:val="6"/>
        </w:numPr>
      </w:pPr>
      <w:r>
        <w:t>The application must be fast and flexible so that waiting time gets reduced.</w:t>
      </w:r>
    </w:p>
    <w:p w:rsidR="00006F98" w:rsidRDefault="00006F98" w:rsidP="00437A54">
      <w:pPr>
        <w:pStyle w:val="ListParagraph"/>
        <w:numPr>
          <w:ilvl w:val="0"/>
          <w:numId w:val="6"/>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rPr>
        <w:drawing>
          <wp:inline distT="0" distB="0" distL="0" distR="0" wp14:anchorId="6D3177F5" wp14:editId="1DD3DF8D">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r>
        <w:fldChar w:fldCharType="begin"/>
      </w:r>
      <w:r>
        <w:instrText xml:space="preserve"> SEQ Figure \* ARABIC </w:instrText>
      </w:r>
      <w:r>
        <w:fldChar w:fldCharType="separate"/>
      </w:r>
      <w:r>
        <w:rPr>
          <w:noProof/>
        </w:rPr>
        <w:t>1</w:t>
      </w:r>
      <w:r>
        <w:fldChar w:fldCharType="end"/>
      </w:r>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8923F9" w:rsidRDefault="008923F9" w:rsidP="008923F9">
      <w:pPr>
        <w:keepNext/>
        <w:spacing w:before="100" w:beforeAutospacing="1" w:after="100" w:afterAutospacing="1"/>
      </w:pPr>
      <w:r>
        <w:rPr>
          <w:rFonts w:ascii="Arial" w:hAnsi="Arial" w:cs="Arial"/>
          <w:noProof/>
          <w:color w:val="000000"/>
        </w:rPr>
        <w:lastRenderedPageBreak/>
        <w:drawing>
          <wp:inline distT="0" distB="0" distL="0" distR="0" wp14:anchorId="6433ED47" wp14:editId="37229A74">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r>
        <w:fldChar w:fldCharType="begin"/>
      </w:r>
      <w:r>
        <w:instrText xml:space="preserve"> SEQ Figure \* ARABIC </w:instrText>
      </w:r>
      <w:r>
        <w:fldChar w:fldCharType="separate"/>
      </w:r>
      <w:r>
        <w:rPr>
          <w:noProof/>
        </w:rPr>
        <w:t>2</w:t>
      </w:r>
      <w:r>
        <w:fldChar w:fldCharType="end"/>
      </w:r>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firstRow="1" w:lastRow="0" w:firstColumn="1" w:lastColumn="0" w:noHBand="0" w:noVBand="1"/>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School Management System</w:t>
      </w:r>
      <w:r w:rsidRPr="00A80E2E">
        <w:t>has</w:t>
      </w:r>
      <w:r>
        <w:t xml:space="preserve">Students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r>
        <w:t>Studentha</w:t>
      </w:r>
      <w:r w:rsidRPr="00A80E2E">
        <w:t>s</w:t>
      </w:r>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gramStart"/>
      <w:r>
        <w:t>StudentsreadsBooksM</w:t>
      </w:r>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 xml:space="preserve">CLASS DIAGRAM </w:t>
      </w:r>
      <w:bookmarkEnd w:id="21"/>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SMS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SMS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8" w:name="_Toc351840221"/>
      <w:bookmarkStart w:id="29" w:name="_Toc351952523"/>
      <w:r w:rsidRPr="00DC60D5">
        <w:t>Entity integrity</w:t>
      </w:r>
      <w:bookmarkEnd w:id="28"/>
      <w:bookmarkEnd w:id="29"/>
    </w:p>
    <w:p w:rsidR="008923F9" w:rsidRDefault="008923F9" w:rsidP="008923F9">
      <w:r>
        <w:t xml:space="preserve">In </w:t>
      </w:r>
      <w:r>
        <w:rPr>
          <w:b/>
        </w:rPr>
        <w:t>SMS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30" w:name="_Toc351840222"/>
      <w:bookmarkStart w:id="31" w:name="_Toc351952524"/>
      <w:r w:rsidRPr="00DC60D5">
        <w:t>Referential Integrity</w:t>
      </w:r>
      <w:bookmarkEnd w:id="30"/>
      <w:bookmarkEnd w:id="31"/>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32" w:name="_Toc351840223"/>
      <w:bookmarkStart w:id="33" w:name="_Toc351952525"/>
      <w:r w:rsidRPr="00DC60D5">
        <w:rPr>
          <w:lang w:eastAsia="ar-SA"/>
        </w:rPr>
        <w:t>Domain Integrity</w:t>
      </w:r>
      <w:bookmarkEnd w:id="32"/>
      <w:bookmarkEnd w:id="33"/>
    </w:p>
    <w:p w:rsidR="008923F9" w:rsidRDefault="008923F9" w:rsidP="008923F9">
      <w:r>
        <w:rPr>
          <w:b/>
          <w:lang w:eastAsia="ar-SA"/>
        </w:rPr>
        <w:t>SMS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respected. Restrictions could be the range of values that the element can have, the default value if none is provided, and if the element can be NULL.</w:t>
      </w:r>
    </w:p>
    <w:p w:rsidR="008923F9" w:rsidRPr="00DC60D5" w:rsidRDefault="008923F9" w:rsidP="008923F9">
      <w:pPr>
        <w:pStyle w:val="Heading3"/>
      </w:pPr>
      <w:bookmarkStart w:id="34" w:name="_Toc351840224"/>
      <w:bookmarkStart w:id="35" w:name="_Toc351952526"/>
      <w:r w:rsidRPr="00DC60D5">
        <w:t>User Defined Integrity</w:t>
      </w:r>
      <w:bookmarkEnd w:id="34"/>
      <w:bookmarkEnd w:id="35"/>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6" w:name="_Toc346626346"/>
      <w:r>
        <w:t xml:space="preserve">DATABASE </w:t>
      </w:r>
      <w:r w:rsidR="00F02E26">
        <w:t xml:space="preserve">AND TABLE </w:t>
      </w:r>
      <w:r>
        <w:t>DESIGN</w:t>
      </w:r>
      <w:bookmarkEnd w:id="36"/>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7" w:name="_Toc346626347"/>
      <w:r>
        <w:t>PROCEDURAL DESIGN / OBJECT ORIENTED DESIGN</w:t>
      </w:r>
      <w:bookmarkEnd w:id="37"/>
    </w:p>
    <w:p w:rsidR="007974F0" w:rsidRDefault="007974F0" w:rsidP="007974F0"/>
    <w:p w:rsidR="007974F0" w:rsidRDefault="007974F0" w:rsidP="00792993">
      <w:pPr>
        <w:pStyle w:val="Heading2"/>
      </w:pPr>
      <w:bookmarkStart w:id="38" w:name="_Toc346626348"/>
      <w:r>
        <w:t>USER INTERFACE DESIGN</w:t>
      </w:r>
      <w:bookmarkEnd w:id="38"/>
    </w:p>
    <w:p w:rsidR="007974F0" w:rsidRDefault="008D001D" w:rsidP="008D001D">
      <w:pPr>
        <w:pStyle w:val="Heading3"/>
      </w:pPr>
      <w:r>
        <w:t>Desktop Application User Interface</w:t>
      </w:r>
    </w:p>
    <w:p w:rsidR="008D001D" w:rsidRPr="008D001D" w:rsidRDefault="008D001D" w:rsidP="008D001D"/>
    <w:p w:rsidR="008D001D" w:rsidRDefault="008D001D" w:rsidP="008D001D">
      <w:pPr>
        <w:pStyle w:val="Heading4"/>
      </w:pPr>
      <w:r>
        <w:t>For Windows(C#.net)</w:t>
      </w:r>
    </w:p>
    <w:p w:rsidR="008D001D" w:rsidRPr="008D001D" w:rsidRDefault="008D001D" w:rsidP="008D001D"/>
    <w:p w:rsidR="008D001D" w:rsidRDefault="008D001D" w:rsidP="008D001D">
      <w:pPr>
        <w:pStyle w:val="Heading4"/>
      </w:pPr>
      <w:r>
        <w:t>For LINUX (java)</w:t>
      </w:r>
    </w:p>
    <w:p w:rsidR="008D001D" w:rsidRDefault="008D001D" w:rsidP="008D001D">
      <w:pPr>
        <w:pStyle w:val="Heading5"/>
      </w:pPr>
      <w:r>
        <w:t>Main window</w:t>
      </w:r>
    </w:p>
    <w:p w:rsidR="008D001D" w:rsidRDefault="00E77E2F" w:rsidP="008D001D">
      <w:r>
        <w:rPr>
          <w:noProof/>
          <w:lang w:bidi="ar-SA"/>
        </w:rPr>
        <w:drawing>
          <wp:inline distT="0" distB="0" distL="0" distR="0" wp14:anchorId="7239B1CF" wp14:editId="21E4F075">
            <wp:extent cx="5486400" cy="3529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529584"/>
                    </a:xfrm>
                    <a:prstGeom prst="rect">
                      <a:avLst/>
                    </a:prstGeom>
                  </pic:spPr>
                </pic:pic>
              </a:graphicData>
            </a:graphic>
          </wp:inline>
        </w:drawing>
      </w:r>
    </w:p>
    <w:p w:rsidR="00E77E2F" w:rsidRDefault="00E77E2F" w:rsidP="00E77E2F">
      <w:pPr>
        <w:pStyle w:val="Heading5"/>
      </w:pPr>
      <w:r>
        <w:t>Student Window</w:t>
      </w:r>
    </w:p>
    <w:p w:rsidR="00E77E2F" w:rsidRDefault="00E77E2F" w:rsidP="00E77E2F">
      <w:r>
        <w:rPr>
          <w:noProof/>
          <w:lang w:bidi="ar-SA"/>
        </w:rPr>
        <w:lastRenderedPageBreak/>
        <w:drawing>
          <wp:inline distT="0" distB="0" distL="0" distR="0" wp14:anchorId="7CABF7C8" wp14:editId="79143208">
            <wp:extent cx="5486400" cy="53858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5385816"/>
                    </a:xfrm>
                    <a:prstGeom prst="rect">
                      <a:avLst/>
                    </a:prstGeom>
                  </pic:spPr>
                </pic:pic>
              </a:graphicData>
            </a:graphic>
          </wp:inline>
        </w:drawing>
      </w:r>
    </w:p>
    <w:p w:rsidR="00E77E2F" w:rsidRDefault="00E77E2F" w:rsidP="00E77E2F">
      <w:pPr>
        <w:pStyle w:val="Heading5"/>
      </w:pPr>
      <w:r>
        <w:t>Faculty Window</w:t>
      </w:r>
    </w:p>
    <w:p w:rsidR="00E77E2F" w:rsidRDefault="00E77E2F" w:rsidP="00E77E2F">
      <w:r>
        <w:rPr>
          <w:noProof/>
          <w:lang w:bidi="ar-SA"/>
        </w:rPr>
        <w:lastRenderedPageBreak/>
        <w:drawing>
          <wp:inline distT="0" distB="0" distL="0" distR="0" wp14:anchorId="1E648FAF" wp14:editId="0F54B172">
            <wp:extent cx="4503420" cy="4907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03420" cy="4907280"/>
                    </a:xfrm>
                    <a:prstGeom prst="rect">
                      <a:avLst/>
                    </a:prstGeom>
                  </pic:spPr>
                </pic:pic>
              </a:graphicData>
            </a:graphic>
          </wp:inline>
        </w:drawing>
      </w:r>
    </w:p>
    <w:p w:rsidR="00E77E2F" w:rsidRDefault="00E77E2F" w:rsidP="00E77E2F">
      <w:pPr>
        <w:pStyle w:val="Heading5"/>
      </w:pPr>
      <w:r>
        <w:t>Account Window</w:t>
      </w:r>
    </w:p>
    <w:p w:rsidR="00E77E2F" w:rsidRPr="00E77E2F" w:rsidRDefault="00E77E2F" w:rsidP="00E77E2F">
      <w:r>
        <w:rPr>
          <w:noProof/>
          <w:lang w:bidi="ar-SA"/>
        </w:rPr>
        <w:lastRenderedPageBreak/>
        <w:drawing>
          <wp:inline distT="0" distB="0" distL="0" distR="0" wp14:anchorId="093F3064" wp14:editId="583013AA">
            <wp:extent cx="5753100" cy="4366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53100" cy="4366260"/>
                    </a:xfrm>
                    <a:prstGeom prst="rect">
                      <a:avLst/>
                    </a:prstGeom>
                  </pic:spPr>
                </pic:pic>
              </a:graphicData>
            </a:graphic>
          </wp:inline>
        </w:drawing>
      </w:r>
    </w:p>
    <w:p w:rsidR="00E77E2F" w:rsidRPr="00E77E2F" w:rsidRDefault="00E77E2F" w:rsidP="00E77E2F"/>
    <w:p w:rsidR="008D001D" w:rsidRDefault="008D001D" w:rsidP="008D001D">
      <w:pPr>
        <w:pStyle w:val="Heading3"/>
      </w:pPr>
      <w:r>
        <w:t>Mobile App Interface</w:t>
      </w:r>
    </w:p>
    <w:p w:rsidR="00912D44" w:rsidRDefault="00912D44" w:rsidP="00912D44">
      <w:pPr>
        <w:pStyle w:val="Heading5"/>
      </w:pPr>
      <w:r>
        <w:t>Mainwindow</w:t>
      </w:r>
    </w:p>
    <w:p w:rsidR="00912D44" w:rsidRDefault="00912D44" w:rsidP="00912D44">
      <w:r>
        <w:rPr>
          <w:noProof/>
          <w:lang w:bidi="ar-SA"/>
        </w:rPr>
        <w:lastRenderedPageBreak/>
        <w:drawing>
          <wp:inline distT="0" distB="0" distL="0" distR="0" wp14:anchorId="267FB467" wp14:editId="0C38877F">
            <wp:extent cx="2061318" cy="29264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b2.JPG"/>
                    <pic:cNvPicPr/>
                  </pic:nvPicPr>
                  <pic:blipFill>
                    <a:blip r:embed="rId36">
                      <a:extLst>
                        <a:ext uri="{28A0092B-C50C-407E-A947-70E740481C1C}">
                          <a14:useLocalDpi xmlns:a14="http://schemas.microsoft.com/office/drawing/2010/main" val="0"/>
                        </a:ext>
                      </a:extLst>
                    </a:blip>
                    <a:stretch>
                      <a:fillRect/>
                    </a:stretch>
                  </pic:blipFill>
                  <pic:spPr>
                    <a:xfrm>
                      <a:off x="0" y="0"/>
                      <a:ext cx="2064062" cy="2930365"/>
                    </a:xfrm>
                    <a:prstGeom prst="rect">
                      <a:avLst/>
                    </a:prstGeom>
                  </pic:spPr>
                </pic:pic>
              </a:graphicData>
            </a:graphic>
          </wp:inline>
        </w:drawing>
      </w:r>
    </w:p>
    <w:p w:rsidR="00912D44" w:rsidRDefault="00912D44" w:rsidP="00912D44">
      <w:pPr>
        <w:pStyle w:val="Heading5"/>
      </w:pPr>
      <w:r>
        <w:t>Admission Window:</w:t>
      </w:r>
    </w:p>
    <w:p w:rsidR="00912D44" w:rsidRDefault="00912D44" w:rsidP="00912D44">
      <w:r>
        <w:rPr>
          <w:noProof/>
          <w:lang w:bidi="ar-SA"/>
        </w:rPr>
        <w:drawing>
          <wp:inline distT="0" distB="0" distL="0" distR="0">
            <wp:extent cx="2095500" cy="2956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b1.bmp"/>
                    <pic:cNvPicPr/>
                  </pic:nvPicPr>
                  <pic:blipFill>
                    <a:blip r:embed="rId37">
                      <a:extLst>
                        <a:ext uri="{28A0092B-C50C-407E-A947-70E740481C1C}">
                          <a14:useLocalDpi xmlns:a14="http://schemas.microsoft.com/office/drawing/2010/main" val="0"/>
                        </a:ext>
                      </a:extLst>
                    </a:blip>
                    <a:stretch>
                      <a:fillRect/>
                    </a:stretch>
                  </pic:blipFill>
                  <pic:spPr>
                    <a:xfrm>
                      <a:off x="0" y="0"/>
                      <a:ext cx="2095500" cy="2956560"/>
                    </a:xfrm>
                    <a:prstGeom prst="rect">
                      <a:avLst/>
                    </a:prstGeom>
                  </pic:spPr>
                </pic:pic>
              </a:graphicData>
            </a:graphic>
          </wp:inline>
        </w:drawing>
      </w:r>
    </w:p>
    <w:p w:rsidR="00912D44" w:rsidRDefault="00912D44" w:rsidP="00912D44">
      <w:pPr>
        <w:pStyle w:val="Heading5"/>
      </w:pPr>
      <w:r>
        <w:t>Student Window</w:t>
      </w:r>
    </w:p>
    <w:p w:rsidR="00912D44" w:rsidRDefault="00912D44" w:rsidP="00912D44">
      <w:r>
        <w:rPr>
          <w:noProof/>
          <w:lang w:bidi="ar-SA"/>
        </w:rPr>
        <w:lastRenderedPageBreak/>
        <w:drawing>
          <wp:inline distT="0" distB="0" distL="0" distR="0">
            <wp:extent cx="2281652" cy="3222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b3.JPG"/>
                    <pic:cNvPicPr/>
                  </pic:nvPicPr>
                  <pic:blipFill>
                    <a:blip r:embed="rId38">
                      <a:extLst>
                        <a:ext uri="{28A0092B-C50C-407E-A947-70E740481C1C}">
                          <a14:useLocalDpi xmlns:a14="http://schemas.microsoft.com/office/drawing/2010/main" val="0"/>
                        </a:ext>
                      </a:extLst>
                    </a:blip>
                    <a:stretch>
                      <a:fillRect/>
                    </a:stretch>
                  </pic:blipFill>
                  <pic:spPr>
                    <a:xfrm>
                      <a:off x="0" y="0"/>
                      <a:ext cx="2281652" cy="3222625"/>
                    </a:xfrm>
                    <a:prstGeom prst="rect">
                      <a:avLst/>
                    </a:prstGeom>
                  </pic:spPr>
                </pic:pic>
              </a:graphicData>
            </a:graphic>
          </wp:inline>
        </w:drawing>
      </w:r>
    </w:p>
    <w:p w:rsidR="00912D44" w:rsidRDefault="00912D44" w:rsidP="00912D44">
      <w:pPr>
        <w:pStyle w:val="Heading5"/>
      </w:pPr>
      <w:r>
        <w:t>Course Details</w:t>
      </w:r>
    </w:p>
    <w:p w:rsidR="00912D44" w:rsidRDefault="00912D44" w:rsidP="00912D44">
      <w:r>
        <w:rPr>
          <w:noProof/>
          <w:lang w:bidi="ar-SA"/>
        </w:rPr>
        <w:drawing>
          <wp:inline distT="0" distB="0" distL="0" distR="0">
            <wp:extent cx="2275553" cy="3194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b4.JPG"/>
                    <pic:cNvPicPr/>
                  </pic:nvPicPr>
                  <pic:blipFill>
                    <a:blip r:embed="rId39">
                      <a:extLst>
                        <a:ext uri="{28A0092B-C50C-407E-A947-70E740481C1C}">
                          <a14:useLocalDpi xmlns:a14="http://schemas.microsoft.com/office/drawing/2010/main" val="0"/>
                        </a:ext>
                      </a:extLst>
                    </a:blip>
                    <a:stretch>
                      <a:fillRect/>
                    </a:stretch>
                  </pic:blipFill>
                  <pic:spPr>
                    <a:xfrm>
                      <a:off x="0" y="0"/>
                      <a:ext cx="2275553" cy="3194050"/>
                    </a:xfrm>
                    <a:prstGeom prst="rect">
                      <a:avLst/>
                    </a:prstGeom>
                  </pic:spPr>
                </pic:pic>
              </a:graphicData>
            </a:graphic>
          </wp:inline>
        </w:drawing>
      </w:r>
    </w:p>
    <w:p w:rsidR="00912D44" w:rsidRDefault="00912D44" w:rsidP="00912D44">
      <w:r>
        <w:rPr>
          <w:noProof/>
          <w:lang w:bidi="ar-SA"/>
        </w:rPr>
        <w:lastRenderedPageBreak/>
        <w:drawing>
          <wp:inline distT="0" distB="0" distL="0" distR="0">
            <wp:extent cx="2299635" cy="3248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b5.JPG"/>
                    <pic:cNvPicPr/>
                  </pic:nvPicPr>
                  <pic:blipFill>
                    <a:blip r:embed="rId40">
                      <a:extLst>
                        <a:ext uri="{28A0092B-C50C-407E-A947-70E740481C1C}">
                          <a14:useLocalDpi xmlns:a14="http://schemas.microsoft.com/office/drawing/2010/main" val="0"/>
                        </a:ext>
                      </a:extLst>
                    </a:blip>
                    <a:stretch>
                      <a:fillRect/>
                    </a:stretch>
                  </pic:blipFill>
                  <pic:spPr>
                    <a:xfrm>
                      <a:off x="0" y="0"/>
                      <a:ext cx="2299635" cy="3248025"/>
                    </a:xfrm>
                    <a:prstGeom prst="rect">
                      <a:avLst/>
                    </a:prstGeom>
                  </pic:spPr>
                </pic:pic>
              </a:graphicData>
            </a:graphic>
          </wp:inline>
        </w:drawing>
      </w:r>
    </w:p>
    <w:p w:rsidR="00B910C1" w:rsidRDefault="00B910C1" w:rsidP="00B910C1">
      <w:pPr>
        <w:pStyle w:val="Heading5"/>
      </w:pPr>
      <w:r>
        <w:t>Installer ScreenShot:</w:t>
      </w:r>
    </w:p>
    <w:p w:rsidR="00B910C1" w:rsidRDefault="00B910C1" w:rsidP="00B910C1">
      <w:r>
        <w:rPr>
          <w:noProof/>
          <w:lang w:bidi="ar-SA"/>
        </w:rPr>
        <w:drawing>
          <wp:inline distT="0" distB="0" distL="0" distR="0">
            <wp:extent cx="3769333" cy="3079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1">
                      <a:extLst>
                        <a:ext uri="{28A0092B-C50C-407E-A947-70E740481C1C}">
                          <a14:useLocalDpi xmlns:a14="http://schemas.microsoft.com/office/drawing/2010/main" val="0"/>
                        </a:ext>
                      </a:extLst>
                    </a:blip>
                    <a:stretch>
                      <a:fillRect/>
                    </a:stretch>
                  </pic:blipFill>
                  <pic:spPr>
                    <a:xfrm>
                      <a:off x="0" y="0"/>
                      <a:ext cx="3771719" cy="3081699"/>
                    </a:xfrm>
                    <a:prstGeom prst="rect">
                      <a:avLst/>
                    </a:prstGeom>
                  </pic:spPr>
                </pic:pic>
              </a:graphicData>
            </a:graphic>
          </wp:inline>
        </w:drawing>
      </w:r>
    </w:p>
    <w:p w:rsidR="00B910C1" w:rsidRDefault="00B910C1" w:rsidP="00B910C1"/>
    <w:p w:rsidR="00B910C1" w:rsidRDefault="00B910C1" w:rsidP="00B910C1"/>
    <w:p w:rsidR="00B910C1" w:rsidRDefault="00B910C1" w:rsidP="00B910C1">
      <w:r>
        <w:rPr>
          <w:noProof/>
          <w:lang w:bidi="ar-SA"/>
        </w:rPr>
        <w:lastRenderedPageBreak/>
        <w:drawing>
          <wp:inline distT="0" distB="0" distL="0" distR="0">
            <wp:extent cx="4051168" cy="3308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2">
                      <a:extLst>
                        <a:ext uri="{28A0092B-C50C-407E-A947-70E740481C1C}">
                          <a14:useLocalDpi xmlns:a14="http://schemas.microsoft.com/office/drawing/2010/main" val="0"/>
                        </a:ext>
                      </a:extLst>
                    </a:blip>
                    <a:stretch>
                      <a:fillRect/>
                    </a:stretch>
                  </pic:blipFill>
                  <pic:spPr>
                    <a:xfrm>
                      <a:off x="0" y="0"/>
                      <a:ext cx="4051168" cy="3308350"/>
                    </a:xfrm>
                    <a:prstGeom prst="rect">
                      <a:avLst/>
                    </a:prstGeom>
                  </pic:spPr>
                </pic:pic>
              </a:graphicData>
            </a:graphic>
          </wp:inline>
        </w:drawing>
      </w:r>
    </w:p>
    <w:p w:rsidR="00B910C1" w:rsidRDefault="00B910C1" w:rsidP="00B910C1">
      <w:r>
        <w:rPr>
          <w:noProof/>
          <w:lang w:bidi="ar-SA"/>
        </w:rPr>
        <w:drawing>
          <wp:inline distT="0" distB="0" distL="0" distR="0">
            <wp:extent cx="4051300" cy="32769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3">
                      <a:extLst>
                        <a:ext uri="{28A0092B-C50C-407E-A947-70E740481C1C}">
                          <a14:useLocalDpi xmlns:a14="http://schemas.microsoft.com/office/drawing/2010/main" val="0"/>
                        </a:ext>
                      </a:extLst>
                    </a:blip>
                    <a:stretch>
                      <a:fillRect/>
                    </a:stretch>
                  </pic:blipFill>
                  <pic:spPr>
                    <a:xfrm>
                      <a:off x="0" y="0"/>
                      <a:ext cx="4050268" cy="3276134"/>
                    </a:xfrm>
                    <a:prstGeom prst="rect">
                      <a:avLst/>
                    </a:prstGeom>
                  </pic:spPr>
                </pic:pic>
              </a:graphicData>
            </a:graphic>
          </wp:inline>
        </w:drawing>
      </w:r>
    </w:p>
    <w:p w:rsidR="00B910C1" w:rsidRDefault="00B910C1" w:rsidP="00B910C1">
      <w:r>
        <w:rPr>
          <w:noProof/>
          <w:lang w:bidi="ar-SA"/>
        </w:rPr>
        <w:lastRenderedPageBreak/>
        <w:drawing>
          <wp:inline distT="0" distB="0" distL="0" distR="0">
            <wp:extent cx="3909531" cy="3244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4">
                      <a:extLst>
                        <a:ext uri="{28A0092B-C50C-407E-A947-70E740481C1C}">
                          <a14:useLocalDpi xmlns:a14="http://schemas.microsoft.com/office/drawing/2010/main" val="0"/>
                        </a:ext>
                      </a:extLst>
                    </a:blip>
                    <a:stretch>
                      <a:fillRect/>
                    </a:stretch>
                  </pic:blipFill>
                  <pic:spPr>
                    <a:xfrm>
                      <a:off x="0" y="0"/>
                      <a:ext cx="3911959" cy="3246865"/>
                    </a:xfrm>
                    <a:prstGeom prst="rect">
                      <a:avLst/>
                    </a:prstGeom>
                  </pic:spPr>
                </pic:pic>
              </a:graphicData>
            </a:graphic>
          </wp:inline>
        </w:drawing>
      </w:r>
    </w:p>
    <w:p w:rsidR="00B910C1" w:rsidRPr="00B910C1" w:rsidRDefault="00B910C1" w:rsidP="00B910C1">
      <w:r>
        <w:rPr>
          <w:noProof/>
          <w:lang w:bidi="ar-SA"/>
        </w:rPr>
        <w:drawing>
          <wp:inline distT="0" distB="0" distL="0" distR="0">
            <wp:extent cx="3949458" cy="322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5">
                      <a:extLst>
                        <a:ext uri="{28A0092B-C50C-407E-A947-70E740481C1C}">
                          <a14:useLocalDpi xmlns:a14="http://schemas.microsoft.com/office/drawing/2010/main" val="0"/>
                        </a:ext>
                      </a:extLst>
                    </a:blip>
                    <a:stretch>
                      <a:fillRect/>
                    </a:stretch>
                  </pic:blipFill>
                  <pic:spPr>
                    <a:xfrm>
                      <a:off x="0" y="0"/>
                      <a:ext cx="3950710" cy="3226822"/>
                    </a:xfrm>
                    <a:prstGeom prst="rect">
                      <a:avLst/>
                    </a:prstGeom>
                  </pic:spPr>
                </pic:pic>
              </a:graphicData>
            </a:graphic>
          </wp:inline>
        </w:drawing>
      </w:r>
    </w:p>
    <w:p w:rsidR="007974F0" w:rsidRDefault="007974F0" w:rsidP="00792993">
      <w:pPr>
        <w:pStyle w:val="Heading2"/>
      </w:pPr>
      <w:bookmarkStart w:id="39" w:name="_Toc346626349"/>
      <w:r>
        <w:t>TEST CASES</w:t>
      </w:r>
      <w:bookmarkEnd w:id="39"/>
    </w:p>
    <w:p w:rsidR="007974F0" w:rsidRDefault="007974F0" w:rsidP="00032C33">
      <w:pPr>
        <w:pStyle w:val="Heading3"/>
      </w:pPr>
      <w:bookmarkStart w:id="40" w:name="_Toc346626350"/>
      <w:r>
        <w:t>UNIT TEST CASES</w:t>
      </w:r>
      <w:bookmarkEnd w:id="40"/>
    </w:p>
    <w:p w:rsidR="00CD5C2E" w:rsidRPr="00CD5C2E" w:rsidRDefault="00CD5C2E" w:rsidP="00CD5C2E"/>
    <w:tbl>
      <w:tblPr>
        <w:tblStyle w:val="MediumGrid3-Accent1"/>
        <w:tblW w:w="0" w:type="auto"/>
        <w:tblLook w:val="04A0" w:firstRow="1" w:lastRow="0" w:firstColumn="1" w:lastColumn="0" w:noHBand="0" w:noVBand="1"/>
      </w:tblPr>
      <w:tblGrid>
        <w:gridCol w:w="1129"/>
        <w:gridCol w:w="1179"/>
        <w:gridCol w:w="1130"/>
        <w:gridCol w:w="1332"/>
        <w:gridCol w:w="1142"/>
        <w:gridCol w:w="1332"/>
        <w:gridCol w:w="1180"/>
        <w:gridCol w:w="1152"/>
      </w:tblGrid>
      <w:tr w:rsidR="006402FF" w:rsidTr="00CD5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FE5BD0" w:rsidRDefault="00153CD7" w:rsidP="0015575B">
            <w:r>
              <w:t xml:space="preserve">TEST CASE </w:t>
            </w:r>
            <w:r>
              <w:lastRenderedPageBreak/>
              <w:t>ID</w:t>
            </w:r>
          </w:p>
        </w:tc>
        <w:tc>
          <w:tcPr>
            <w:tcW w:w="1179" w:type="dxa"/>
          </w:tcPr>
          <w:p w:rsidR="00FE5BD0" w:rsidRDefault="00153CD7" w:rsidP="0015575B">
            <w:pPr>
              <w:cnfStyle w:val="100000000000" w:firstRow="1" w:lastRow="0" w:firstColumn="0" w:lastColumn="0" w:oddVBand="0" w:evenVBand="0" w:oddHBand="0" w:evenHBand="0" w:firstRowFirstColumn="0" w:firstRowLastColumn="0" w:lastRowFirstColumn="0" w:lastRowLastColumn="0"/>
            </w:pPr>
            <w:r>
              <w:lastRenderedPageBreak/>
              <w:t>TEST NAME</w:t>
            </w:r>
          </w:p>
        </w:tc>
        <w:tc>
          <w:tcPr>
            <w:tcW w:w="1130" w:type="dxa"/>
          </w:tcPr>
          <w:p w:rsidR="00FE5BD0" w:rsidRDefault="00153CD7" w:rsidP="0015575B">
            <w:pPr>
              <w:cnfStyle w:val="100000000000" w:firstRow="1" w:lastRow="0" w:firstColumn="0" w:lastColumn="0" w:oddVBand="0" w:evenVBand="0" w:oddHBand="0" w:evenHBand="0" w:firstRowFirstColumn="0" w:firstRowLastColumn="0" w:lastRowFirstColumn="0" w:lastRowLastColumn="0"/>
            </w:pPr>
            <w:r>
              <w:t>TEST ITEM</w:t>
            </w:r>
          </w:p>
        </w:tc>
        <w:tc>
          <w:tcPr>
            <w:tcW w:w="1332" w:type="dxa"/>
          </w:tcPr>
          <w:p w:rsidR="00FE5BD0" w:rsidRDefault="00153CD7" w:rsidP="0015575B">
            <w:pPr>
              <w:cnfStyle w:val="100000000000" w:firstRow="1" w:lastRow="0" w:firstColumn="0" w:lastColumn="0" w:oddVBand="0" w:evenVBand="0" w:oddHBand="0" w:evenHBand="0" w:firstRowFirstColumn="0" w:firstRowLastColumn="0" w:lastRowFirstColumn="0" w:lastRowLastColumn="0"/>
            </w:pPr>
            <w:r>
              <w:t xml:space="preserve">TEST </w:t>
            </w:r>
            <w:r>
              <w:lastRenderedPageBreak/>
              <w:t>DESCRIPTION</w:t>
            </w:r>
          </w:p>
        </w:tc>
        <w:tc>
          <w:tcPr>
            <w:tcW w:w="1142" w:type="dxa"/>
          </w:tcPr>
          <w:p w:rsidR="00FE5BD0" w:rsidRDefault="00153CD7" w:rsidP="0015575B">
            <w:pPr>
              <w:cnfStyle w:val="100000000000" w:firstRow="1" w:lastRow="0" w:firstColumn="0" w:lastColumn="0" w:oddVBand="0" w:evenVBand="0" w:oddHBand="0" w:evenHBand="0" w:firstRowFirstColumn="0" w:firstRowLastColumn="0" w:lastRowFirstColumn="0" w:lastRowLastColumn="0"/>
            </w:pPr>
            <w:r>
              <w:lastRenderedPageBreak/>
              <w:t xml:space="preserve">STEP </w:t>
            </w:r>
            <w:r>
              <w:lastRenderedPageBreak/>
              <w:t>NAME</w:t>
            </w:r>
          </w:p>
        </w:tc>
        <w:tc>
          <w:tcPr>
            <w:tcW w:w="1332" w:type="dxa"/>
          </w:tcPr>
          <w:p w:rsidR="00FE5BD0" w:rsidRDefault="00153CD7" w:rsidP="0015575B">
            <w:pPr>
              <w:cnfStyle w:val="100000000000" w:firstRow="1" w:lastRow="0" w:firstColumn="0" w:lastColumn="0" w:oddVBand="0" w:evenVBand="0" w:oddHBand="0" w:evenHBand="0" w:firstRowFirstColumn="0" w:firstRowLastColumn="0" w:lastRowFirstColumn="0" w:lastRowLastColumn="0"/>
            </w:pPr>
            <w:r>
              <w:lastRenderedPageBreak/>
              <w:t>DESCRIPTION</w:t>
            </w:r>
          </w:p>
        </w:tc>
        <w:tc>
          <w:tcPr>
            <w:tcW w:w="1180" w:type="dxa"/>
          </w:tcPr>
          <w:p w:rsidR="00FE5BD0" w:rsidRDefault="00153CD7" w:rsidP="0015575B">
            <w:pPr>
              <w:cnfStyle w:val="100000000000" w:firstRow="1" w:lastRow="0" w:firstColumn="0" w:lastColumn="0" w:oddVBand="0" w:evenVBand="0" w:oddHBand="0" w:evenHBand="0" w:firstRowFirstColumn="0" w:firstRowLastColumn="0" w:lastRowFirstColumn="0" w:lastRowLastColumn="0"/>
            </w:pPr>
            <w:r>
              <w:t xml:space="preserve">EXPECTED </w:t>
            </w:r>
            <w:r>
              <w:lastRenderedPageBreak/>
              <w:t>RESULT</w:t>
            </w:r>
          </w:p>
        </w:tc>
        <w:tc>
          <w:tcPr>
            <w:tcW w:w="1152" w:type="dxa"/>
          </w:tcPr>
          <w:p w:rsidR="00FE5BD0" w:rsidRDefault="00153CD7" w:rsidP="0015575B">
            <w:pPr>
              <w:cnfStyle w:val="100000000000" w:firstRow="1" w:lastRow="0" w:firstColumn="0" w:lastColumn="0" w:oddVBand="0" w:evenVBand="0" w:oddHBand="0" w:evenHBand="0" w:firstRowFirstColumn="0" w:firstRowLastColumn="0" w:lastRowFirstColumn="0" w:lastRowLastColumn="0"/>
            </w:pPr>
            <w:r>
              <w:lastRenderedPageBreak/>
              <w:t>TESTED BY</w:t>
            </w:r>
          </w:p>
        </w:tc>
      </w:tr>
      <w:tr w:rsidR="00153CD7" w:rsidTr="00CD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53CD7" w:rsidRDefault="00957890" w:rsidP="0015575B">
            <w:r>
              <w:lastRenderedPageBreak/>
              <w:t>SMS – 001</w:t>
            </w:r>
          </w:p>
        </w:tc>
        <w:tc>
          <w:tcPr>
            <w:tcW w:w="1179" w:type="dxa"/>
          </w:tcPr>
          <w:p w:rsidR="00153CD7" w:rsidRDefault="00153CD7" w:rsidP="00CD5C2E">
            <w:pPr>
              <w:cnfStyle w:val="000000100000" w:firstRow="0" w:lastRow="0" w:firstColumn="0" w:lastColumn="0" w:oddVBand="0" w:evenVBand="0" w:oddHBand="1" w:evenHBand="0" w:firstRowFirstColumn="0" w:firstRowLastColumn="0" w:lastRowFirstColumn="0" w:lastRowLastColumn="0"/>
            </w:pPr>
            <w:r>
              <w:t>Check</w:t>
            </w:r>
            <w:r w:rsidR="006402FF">
              <w:t xml:space="preserve"> Successful</w:t>
            </w:r>
            <w:r>
              <w:t xml:space="preserve"> Login</w:t>
            </w:r>
            <w:r w:rsidR="006402FF">
              <w:t xml:space="preserve"> for SMS.</w:t>
            </w:r>
          </w:p>
        </w:tc>
        <w:tc>
          <w:tcPr>
            <w:tcW w:w="1130" w:type="dxa"/>
          </w:tcPr>
          <w:p w:rsidR="00153CD7" w:rsidRDefault="00153CD7" w:rsidP="0015575B">
            <w:pPr>
              <w:cnfStyle w:val="000000100000" w:firstRow="0" w:lastRow="0" w:firstColumn="0" w:lastColumn="0" w:oddVBand="0" w:evenVBand="0" w:oddHBand="1" w:evenHBand="0" w:firstRowFirstColumn="0" w:firstRowLastColumn="0" w:lastRowFirstColumn="0" w:lastRowLastColumn="0"/>
            </w:pPr>
            <w:r>
              <w:t>Login</w:t>
            </w:r>
          </w:p>
        </w:tc>
        <w:tc>
          <w:tcPr>
            <w:tcW w:w="1332" w:type="dxa"/>
          </w:tcPr>
          <w:p w:rsidR="006402FF" w:rsidRDefault="006402FF" w:rsidP="006402FF">
            <w:pPr>
              <w:cnfStyle w:val="000000100000" w:firstRow="0" w:lastRow="0" w:firstColumn="0" w:lastColumn="0" w:oddVBand="0" w:evenVBand="0" w:oddHBand="1" w:evenHBand="0" w:firstRowFirstColumn="0" w:firstRowLastColumn="0" w:lastRowFirstColumn="0" w:lastRowLastColumn="0"/>
            </w:pPr>
            <w:r>
              <w:t>The</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purpose</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of this</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test is to</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verify that</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the User</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Id</w:t>
            </w:r>
            <w:bookmarkStart w:id="41" w:name="_GoBack"/>
            <w:bookmarkEnd w:id="41"/>
            <w:r>
              <w:t xml:space="preserve"> and</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Password</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of user is</w:t>
            </w:r>
          </w:p>
          <w:p w:rsidR="00153CD7" w:rsidRDefault="00CD5C2E" w:rsidP="006402FF">
            <w:pPr>
              <w:cnfStyle w:val="000000100000" w:firstRow="0" w:lastRow="0" w:firstColumn="0" w:lastColumn="0" w:oddVBand="0" w:evenVBand="0" w:oddHBand="1" w:evenHBand="0" w:firstRowFirstColumn="0" w:firstRowLastColumn="0" w:lastRowFirstColumn="0" w:lastRowLastColumn="0"/>
            </w:pPr>
            <w:r>
              <w:t>Valid</w:t>
            </w:r>
            <w:r w:rsidR="006402FF">
              <w:t>.</w:t>
            </w:r>
          </w:p>
          <w:p w:rsidR="00CD5C2E" w:rsidRDefault="00CD5C2E" w:rsidP="006402FF">
            <w:pPr>
              <w:cnfStyle w:val="000000100000" w:firstRow="0" w:lastRow="0" w:firstColumn="0" w:lastColumn="0" w:oddVBand="0" w:evenVBand="0" w:oddHBand="1" w:evenHBand="0" w:firstRowFirstColumn="0" w:firstRowLastColumn="0" w:lastRowFirstColumn="0" w:lastRowLastColumn="0"/>
            </w:pPr>
          </w:p>
        </w:tc>
        <w:tc>
          <w:tcPr>
            <w:tcW w:w="1142" w:type="dxa"/>
          </w:tcPr>
          <w:p w:rsidR="00153CD7" w:rsidRDefault="00153CD7" w:rsidP="0015575B">
            <w:pPr>
              <w:cnfStyle w:val="000000100000" w:firstRow="0" w:lastRow="0" w:firstColumn="0" w:lastColumn="0" w:oddVBand="0" w:evenVBand="0" w:oddHBand="1" w:evenHBand="0" w:firstRowFirstColumn="0" w:firstRowLastColumn="0" w:lastRowFirstColumn="0" w:lastRowLastColumn="0"/>
            </w:pPr>
            <w:r>
              <w:t>Step1</w:t>
            </w:r>
          </w:p>
        </w:tc>
        <w:tc>
          <w:tcPr>
            <w:tcW w:w="1332" w:type="dxa"/>
          </w:tcPr>
          <w:p w:rsidR="006402FF" w:rsidRDefault="006402FF" w:rsidP="006402FF">
            <w:pPr>
              <w:cnfStyle w:val="000000100000" w:firstRow="0" w:lastRow="0" w:firstColumn="0" w:lastColumn="0" w:oddVBand="0" w:evenVBand="0" w:oddHBand="1" w:evenHBand="0" w:firstRowFirstColumn="0" w:firstRowLastColumn="0" w:lastRowFirstColumn="0" w:lastRowLastColumn="0"/>
            </w:pPr>
            <w:r>
              <w:t>Insert wrong User</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Id and Password.</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And Click on Login</w:t>
            </w:r>
          </w:p>
          <w:p w:rsidR="00153CD7" w:rsidRDefault="006402FF" w:rsidP="006402FF">
            <w:pPr>
              <w:cnfStyle w:val="000000100000" w:firstRow="0" w:lastRow="0" w:firstColumn="0" w:lastColumn="0" w:oddVBand="0" w:evenVBand="0" w:oddHBand="1" w:evenHBand="0" w:firstRowFirstColumn="0" w:firstRowLastColumn="0" w:lastRowFirstColumn="0" w:lastRowLastColumn="0"/>
            </w:pPr>
            <w:r>
              <w:t>Button.</w:t>
            </w:r>
          </w:p>
        </w:tc>
        <w:tc>
          <w:tcPr>
            <w:tcW w:w="1180" w:type="dxa"/>
          </w:tcPr>
          <w:p w:rsidR="006402FF" w:rsidRDefault="006402FF" w:rsidP="006402FF">
            <w:pPr>
              <w:cnfStyle w:val="000000100000" w:firstRow="0" w:lastRow="0" w:firstColumn="0" w:lastColumn="0" w:oddVBand="0" w:evenVBand="0" w:oddHBand="1" w:evenHBand="0" w:firstRowFirstColumn="0" w:firstRowLastColumn="0" w:lastRowFirstColumn="0" w:lastRowLastColumn="0"/>
            </w:pPr>
            <w:r>
              <w:t>SMS will</w:t>
            </w:r>
          </w:p>
          <w:p w:rsidR="006402FF" w:rsidRDefault="00CD5C2E" w:rsidP="006402FF">
            <w:pPr>
              <w:cnfStyle w:val="000000100000" w:firstRow="0" w:lastRow="0" w:firstColumn="0" w:lastColumn="0" w:oddVBand="0" w:evenVBand="0" w:oddHBand="1" w:evenHBand="0" w:firstRowFirstColumn="0" w:firstRowLastColumn="0" w:lastRowFirstColumn="0" w:lastRowLastColumn="0"/>
            </w:pPr>
            <w:proofErr w:type="gramStart"/>
            <w:r>
              <w:t>display</w:t>
            </w:r>
            <w:proofErr w:type="gramEnd"/>
            <w:r w:rsidR="006402FF">
              <w:t xml:space="preserve"> error message. And</w:t>
            </w:r>
          </w:p>
          <w:p w:rsidR="00153CD7" w:rsidRDefault="006402FF" w:rsidP="006402FF">
            <w:pPr>
              <w:cnfStyle w:val="000000100000" w:firstRow="0" w:lastRow="0" w:firstColumn="0" w:lastColumn="0" w:oddVBand="0" w:evenVBand="0" w:oddHBand="1" w:evenHBand="0" w:firstRowFirstColumn="0" w:firstRowLastColumn="0" w:lastRowFirstColumn="0" w:lastRowLastColumn="0"/>
            </w:pPr>
            <w:r>
              <w:t>Failed to Login.</w:t>
            </w:r>
          </w:p>
        </w:tc>
        <w:tc>
          <w:tcPr>
            <w:tcW w:w="1152" w:type="dxa"/>
          </w:tcPr>
          <w:p w:rsidR="00153CD7" w:rsidRDefault="00C009AE" w:rsidP="0015575B">
            <w:pPr>
              <w:cnfStyle w:val="000000100000" w:firstRow="0" w:lastRow="0" w:firstColumn="0" w:lastColumn="0" w:oddVBand="0" w:evenVBand="0" w:oddHBand="1" w:evenHBand="0" w:firstRowFirstColumn="0" w:firstRowLastColumn="0" w:lastRowFirstColumn="0" w:lastRowLastColumn="0"/>
            </w:pPr>
            <w:r>
              <w:t>Susmita</w:t>
            </w:r>
          </w:p>
        </w:tc>
      </w:tr>
      <w:tr w:rsidR="00153CD7" w:rsidTr="00CD5C2E">
        <w:tc>
          <w:tcPr>
            <w:cnfStyle w:val="001000000000" w:firstRow="0" w:lastRow="0" w:firstColumn="1" w:lastColumn="0" w:oddVBand="0" w:evenVBand="0" w:oddHBand="0" w:evenHBand="0" w:firstRowFirstColumn="0" w:firstRowLastColumn="0" w:lastRowFirstColumn="0" w:lastRowLastColumn="0"/>
            <w:tcW w:w="1129" w:type="dxa"/>
          </w:tcPr>
          <w:p w:rsidR="00153CD7" w:rsidRDefault="00957890" w:rsidP="0015575B">
            <w:r>
              <w:t>SMS – 002</w:t>
            </w:r>
          </w:p>
        </w:tc>
        <w:tc>
          <w:tcPr>
            <w:tcW w:w="1179" w:type="dxa"/>
          </w:tcPr>
          <w:p w:rsidR="00153CD7" w:rsidRDefault="00153CD7" w:rsidP="0015575B">
            <w:pPr>
              <w:cnfStyle w:val="000000000000" w:firstRow="0" w:lastRow="0" w:firstColumn="0" w:lastColumn="0" w:oddVBand="0" w:evenVBand="0" w:oddHBand="0" w:evenHBand="0" w:firstRowFirstColumn="0" w:firstRowLastColumn="0" w:lastRowFirstColumn="0" w:lastRowLastColumn="0"/>
            </w:pPr>
          </w:p>
        </w:tc>
        <w:tc>
          <w:tcPr>
            <w:tcW w:w="1130" w:type="dxa"/>
          </w:tcPr>
          <w:p w:rsidR="00153CD7" w:rsidRDefault="00153CD7" w:rsidP="0015575B">
            <w:pPr>
              <w:cnfStyle w:val="000000000000" w:firstRow="0" w:lastRow="0" w:firstColumn="0" w:lastColumn="0" w:oddVBand="0" w:evenVBand="0" w:oddHBand="0" w:evenHBand="0" w:firstRowFirstColumn="0" w:firstRowLastColumn="0" w:lastRowFirstColumn="0" w:lastRowLastColumn="0"/>
            </w:pPr>
          </w:p>
        </w:tc>
        <w:tc>
          <w:tcPr>
            <w:tcW w:w="1332" w:type="dxa"/>
          </w:tcPr>
          <w:p w:rsidR="00153CD7" w:rsidRDefault="00153CD7" w:rsidP="0015575B">
            <w:pPr>
              <w:cnfStyle w:val="000000000000" w:firstRow="0" w:lastRow="0" w:firstColumn="0" w:lastColumn="0" w:oddVBand="0" w:evenVBand="0" w:oddHBand="0" w:evenHBand="0" w:firstRowFirstColumn="0" w:firstRowLastColumn="0" w:lastRowFirstColumn="0" w:lastRowLastColumn="0"/>
            </w:pPr>
          </w:p>
        </w:tc>
        <w:tc>
          <w:tcPr>
            <w:tcW w:w="1142" w:type="dxa"/>
          </w:tcPr>
          <w:p w:rsidR="00153CD7" w:rsidRDefault="00153CD7" w:rsidP="0015575B">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6402FF" w:rsidRDefault="006402FF" w:rsidP="006402FF">
            <w:pPr>
              <w:cnfStyle w:val="000000000000" w:firstRow="0" w:lastRow="0" w:firstColumn="0" w:lastColumn="0" w:oddVBand="0" w:evenVBand="0" w:oddHBand="0" w:evenHBand="0" w:firstRowFirstColumn="0" w:firstRowLastColumn="0" w:lastRowFirstColumn="0" w:lastRowLastColumn="0"/>
            </w:pPr>
            <w:r>
              <w:t>Insert Wrong</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User Id and valid</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Password. And</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Click on Login</w:t>
            </w:r>
          </w:p>
          <w:p w:rsidR="00153CD7" w:rsidRDefault="006402FF" w:rsidP="006402FF">
            <w:pPr>
              <w:cnfStyle w:val="000000000000" w:firstRow="0" w:lastRow="0" w:firstColumn="0" w:lastColumn="0" w:oddVBand="0" w:evenVBand="0" w:oddHBand="0" w:evenHBand="0" w:firstRowFirstColumn="0" w:firstRowLastColumn="0" w:lastRowFirstColumn="0" w:lastRowLastColumn="0"/>
            </w:pPr>
            <w:r>
              <w:t>Button.</w:t>
            </w:r>
          </w:p>
          <w:p w:rsidR="00CD5C2E" w:rsidRDefault="00CD5C2E" w:rsidP="006402FF">
            <w:pPr>
              <w:cnfStyle w:val="000000000000" w:firstRow="0" w:lastRow="0" w:firstColumn="0" w:lastColumn="0" w:oddVBand="0" w:evenVBand="0" w:oddHBand="0" w:evenHBand="0" w:firstRowFirstColumn="0" w:firstRowLastColumn="0" w:lastRowFirstColumn="0" w:lastRowLastColumn="0"/>
            </w:pPr>
          </w:p>
        </w:tc>
        <w:tc>
          <w:tcPr>
            <w:tcW w:w="1180" w:type="dxa"/>
          </w:tcPr>
          <w:p w:rsidR="006402FF" w:rsidRDefault="006402FF" w:rsidP="006402FF">
            <w:pPr>
              <w:cnfStyle w:val="000000000000" w:firstRow="0" w:lastRow="0" w:firstColumn="0" w:lastColumn="0" w:oddVBand="0" w:evenVBand="0" w:oddHBand="0" w:evenHBand="0" w:firstRowFirstColumn="0" w:firstRowLastColumn="0" w:lastRowFirstColumn="0" w:lastRowLastColumn="0"/>
            </w:pPr>
            <w:r>
              <w:t>SMS will</w:t>
            </w:r>
            <w:r w:rsidR="00CD5C2E">
              <w:t xml:space="preserve"> </w:t>
            </w:r>
            <w:r>
              <w:t>display error</w:t>
            </w:r>
            <w:r w:rsidR="00CD5C2E">
              <w:t xml:space="preserve"> </w:t>
            </w:r>
            <w:r>
              <w:t>message. And</w:t>
            </w:r>
          </w:p>
          <w:p w:rsidR="00153CD7" w:rsidRDefault="006402FF" w:rsidP="006402FF">
            <w:pPr>
              <w:cnfStyle w:val="000000000000" w:firstRow="0" w:lastRow="0" w:firstColumn="0" w:lastColumn="0" w:oddVBand="0" w:evenVBand="0" w:oddHBand="0" w:evenHBand="0" w:firstRowFirstColumn="0" w:firstRowLastColumn="0" w:lastRowFirstColumn="0" w:lastRowLastColumn="0"/>
            </w:pPr>
            <w:r>
              <w:t>Failed to Login.</w:t>
            </w:r>
          </w:p>
        </w:tc>
        <w:tc>
          <w:tcPr>
            <w:tcW w:w="1152" w:type="dxa"/>
          </w:tcPr>
          <w:p w:rsidR="00153CD7" w:rsidRDefault="00957890" w:rsidP="0015575B">
            <w:pPr>
              <w:cnfStyle w:val="000000000000" w:firstRow="0" w:lastRow="0" w:firstColumn="0" w:lastColumn="0" w:oddVBand="0" w:evenVBand="0" w:oddHBand="0" w:evenHBand="0" w:firstRowFirstColumn="0" w:firstRowLastColumn="0" w:lastRowFirstColumn="0" w:lastRowLastColumn="0"/>
            </w:pPr>
            <w:r>
              <w:t>Susmita</w:t>
            </w:r>
          </w:p>
        </w:tc>
      </w:tr>
      <w:tr w:rsidR="00153CD7" w:rsidTr="00CD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53CD7" w:rsidRDefault="00957890" w:rsidP="0015575B">
            <w:r>
              <w:t>SMS – 003</w:t>
            </w:r>
          </w:p>
        </w:tc>
        <w:tc>
          <w:tcPr>
            <w:tcW w:w="1179" w:type="dxa"/>
          </w:tcPr>
          <w:p w:rsidR="00153CD7" w:rsidRDefault="00153CD7" w:rsidP="00153CD7">
            <w:pPr>
              <w:cnfStyle w:val="000000100000" w:firstRow="0" w:lastRow="0" w:firstColumn="0" w:lastColumn="0" w:oddVBand="0" w:evenVBand="0" w:oddHBand="1" w:evenHBand="0" w:firstRowFirstColumn="0" w:firstRowLastColumn="0" w:lastRowFirstColumn="0" w:lastRowLastColumn="0"/>
            </w:pPr>
          </w:p>
        </w:tc>
        <w:tc>
          <w:tcPr>
            <w:tcW w:w="1130" w:type="dxa"/>
          </w:tcPr>
          <w:p w:rsidR="00153CD7" w:rsidRDefault="00153CD7" w:rsidP="0015575B">
            <w:pPr>
              <w:cnfStyle w:val="000000100000" w:firstRow="0" w:lastRow="0" w:firstColumn="0" w:lastColumn="0" w:oddVBand="0" w:evenVBand="0" w:oddHBand="1" w:evenHBand="0" w:firstRowFirstColumn="0" w:firstRowLastColumn="0" w:lastRowFirstColumn="0" w:lastRowLastColumn="0"/>
            </w:pPr>
          </w:p>
        </w:tc>
        <w:tc>
          <w:tcPr>
            <w:tcW w:w="1332" w:type="dxa"/>
          </w:tcPr>
          <w:p w:rsidR="00153CD7" w:rsidRDefault="00153CD7" w:rsidP="006402FF">
            <w:pPr>
              <w:cnfStyle w:val="000000100000" w:firstRow="0" w:lastRow="0" w:firstColumn="0" w:lastColumn="0" w:oddVBand="0" w:evenVBand="0" w:oddHBand="1" w:evenHBand="0" w:firstRowFirstColumn="0" w:firstRowLastColumn="0" w:lastRowFirstColumn="0" w:lastRowLastColumn="0"/>
            </w:pPr>
          </w:p>
        </w:tc>
        <w:tc>
          <w:tcPr>
            <w:tcW w:w="1142" w:type="dxa"/>
          </w:tcPr>
          <w:p w:rsidR="00153CD7" w:rsidRDefault="006402FF" w:rsidP="0015575B">
            <w:pPr>
              <w:cnfStyle w:val="000000100000" w:firstRow="0" w:lastRow="0" w:firstColumn="0" w:lastColumn="0" w:oddVBand="0" w:evenVBand="0" w:oddHBand="1" w:evenHBand="0" w:firstRowFirstColumn="0" w:firstRowLastColumn="0" w:lastRowFirstColumn="0" w:lastRowLastColumn="0"/>
            </w:pPr>
            <w:r>
              <w:t>Step 3</w:t>
            </w:r>
          </w:p>
        </w:tc>
        <w:tc>
          <w:tcPr>
            <w:tcW w:w="1332" w:type="dxa"/>
          </w:tcPr>
          <w:p w:rsidR="006402FF" w:rsidRDefault="006402FF" w:rsidP="006402FF">
            <w:pPr>
              <w:cnfStyle w:val="000000100000" w:firstRow="0" w:lastRow="0" w:firstColumn="0" w:lastColumn="0" w:oddVBand="0" w:evenVBand="0" w:oddHBand="1" w:evenHBand="0" w:firstRowFirstColumn="0" w:firstRowLastColumn="0" w:lastRowFirstColumn="0" w:lastRowLastColumn="0"/>
            </w:pPr>
            <w:r>
              <w:t>Insert Valid User</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Id and Wrong</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Password. And</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Click on Login</w:t>
            </w:r>
          </w:p>
          <w:p w:rsidR="00153CD7" w:rsidRDefault="006402FF" w:rsidP="006402FF">
            <w:pPr>
              <w:cnfStyle w:val="000000100000" w:firstRow="0" w:lastRow="0" w:firstColumn="0" w:lastColumn="0" w:oddVBand="0" w:evenVBand="0" w:oddHBand="1" w:evenHBand="0" w:firstRowFirstColumn="0" w:firstRowLastColumn="0" w:lastRowFirstColumn="0" w:lastRowLastColumn="0"/>
            </w:pPr>
            <w:r>
              <w:t>Button.</w:t>
            </w:r>
          </w:p>
          <w:p w:rsidR="00CD5C2E" w:rsidRDefault="00CD5C2E" w:rsidP="006402FF">
            <w:pPr>
              <w:cnfStyle w:val="000000100000" w:firstRow="0" w:lastRow="0" w:firstColumn="0" w:lastColumn="0" w:oddVBand="0" w:evenVBand="0" w:oddHBand="1" w:evenHBand="0" w:firstRowFirstColumn="0" w:firstRowLastColumn="0" w:lastRowFirstColumn="0" w:lastRowLastColumn="0"/>
            </w:pPr>
          </w:p>
        </w:tc>
        <w:tc>
          <w:tcPr>
            <w:tcW w:w="1180" w:type="dxa"/>
          </w:tcPr>
          <w:p w:rsidR="006402FF" w:rsidRDefault="006402FF" w:rsidP="006402FF">
            <w:pPr>
              <w:cnfStyle w:val="000000100000" w:firstRow="0" w:lastRow="0" w:firstColumn="0" w:lastColumn="0" w:oddVBand="0" w:evenVBand="0" w:oddHBand="1" w:evenHBand="0" w:firstRowFirstColumn="0" w:firstRowLastColumn="0" w:lastRowFirstColumn="0" w:lastRowLastColumn="0"/>
            </w:pPr>
            <w:r>
              <w:t>SMS will</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proofErr w:type="gramStart"/>
            <w:r>
              <w:t>display</w:t>
            </w:r>
            <w:proofErr w:type="gramEnd"/>
            <w:r>
              <w:t xml:space="preserve"> error</w:t>
            </w:r>
            <w:r w:rsidR="00CD5C2E">
              <w:t xml:space="preserve"> </w:t>
            </w:r>
            <w:r>
              <w:t>message. And</w:t>
            </w:r>
          </w:p>
          <w:p w:rsidR="00153CD7" w:rsidRDefault="006402FF" w:rsidP="006402FF">
            <w:pPr>
              <w:cnfStyle w:val="000000100000" w:firstRow="0" w:lastRow="0" w:firstColumn="0" w:lastColumn="0" w:oddVBand="0" w:evenVBand="0" w:oddHBand="1" w:evenHBand="0" w:firstRowFirstColumn="0" w:firstRowLastColumn="0" w:lastRowFirstColumn="0" w:lastRowLastColumn="0"/>
            </w:pPr>
            <w:r>
              <w:t>Failed to Login.</w:t>
            </w:r>
          </w:p>
        </w:tc>
        <w:tc>
          <w:tcPr>
            <w:tcW w:w="1152" w:type="dxa"/>
          </w:tcPr>
          <w:p w:rsidR="00153CD7" w:rsidRDefault="00957890" w:rsidP="006402FF">
            <w:pPr>
              <w:cnfStyle w:val="000000100000" w:firstRow="0" w:lastRow="0" w:firstColumn="0" w:lastColumn="0" w:oddVBand="0" w:evenVBand="0" w:oddHBand="1" w:evenHBand="0" w:firstRowFirstColumn="0" w:firstRowLastColumn="0" w:lastRowFirstColumn="0" w:lastRowLastColumn="0"/>
            </w:pPr>
            <w:r>
              <w:t>Susmita</w:t>
            </w:r>
          </w:p>
        </w:tc>
      </w:tr>
      <w:tr w:rsidR="006402FF" w:rsidTr="00CD5C2E">
        <w:tc>
          <w:tcPr>
            <w:cnfStyle w:val="001000000000" w:firstRow="0" w:lastRow="0" w:firstColumn="1" w:lastColumn="0" w:oddVBand="0" w:evenVBand="0" w:oddHBand="0" w:evenHBand="0" w:firstRowFirstColumn="0" w:firstRowLastColumn="0" w:lastRowFirstColumn="0" w:lastRowLastColumn="0"/>
            <w:tcW w:w="1129" w:type="dxa"/>
          </w:tcPr>
          <w:p w:rsidR="006402FF" w:rsidRDefault="00957890" w:rsidP="0015575B">
            <w:r>
              <w:t>SMS – 004</w:t>
            </w:r>
          </w:p>
        </w:tc>
        <w:tc>
          <w:tcPr>
            <w:tcW w:w="1179" w:type="dxa"/>
          </w:tcPr>
          <w:p w:rsidR="006402FF" w:rsidRDefault="006402FF" w:rsidP="00153CD7">
            <w:pPr>
              <w:cnfStyle w:val="000000000000" w:firstRow="0" w:lastRow="0" w:firstColumn="0" w:lastColumn="0" w:oddVBand="0" w:evenVBand="0" w:oddHBand="0" w:evenHBand="0" w:firstRowFirstColumn="0" w:firstRowLastColumn="0" w:lastRowFirstColumn="0" w:lastRowLastColumn="0"/>
            </w:pPr>
          </w:p>
        </w:tc>
        <w:tc>
          <w:tcPr>
            <w:tcW w:w="1130" w:type="dxa"/>
          </w:tcPr>
          <w:p w:rsidR="006402FF" w:rsidRDefault="006402FF" w:rsidP="0015575B">
            <w:pPr>
              <w:cnfStyle w:val="000000000000" w:firstRow="0" w:lastRow="0" w:firstColumn="0" w:lastColumn="0" w:oddVBand="0" w:evenVBand="0" w:oddHBand="0" w:evenHBand="0" w:firstRowFirstColumn="0" w:firstRowLastColumn="0" w:lastRowFirstColumn="0" w:lastRowLastColumn="0"/>
            </w:pPr>
          </w:p>
        </w:tc>
        <w:tc>
          <w:tcPr>
            <w:tcW w:w="1332" w:type="dxa"/>
          </w:tcPr>
          <w:p w:rsidR="006402FF" w:rsidRDefault="006402FF" w:rsidP="006402FF">
            <w:pPr>
              <w:cnfStyle w:val="000000000000" w:firstRow="0" w:lastRow="0" w:firstColumn="0" w:lastColumn="0" w:oddVBand="0" w:evenVBand="0" w:oddHBand="0" w:evenHBand="0" w:firstRowFirstColumn="0" w:firstRowLastColumn="0" w:lastRowFirstColumn="0" w:lastRowLastColumn="0"/>
            </w:pPr>
          </w:p>
        </w:tc>
        <w:tc>
          <w:tcPr>
            <w:tcW w:w="1142" w:type="dxa"/>
          </w:tcPr>
          <w:p w:rsidR="006402FF" w:rsidRDefault="006402FF" w:rsidP="0015575B">
            <w:pPr>
              <w:cnfStyle w:val="000000000000" w:firstRow="0" w:lastRow="0" w:firstColumn="0" w:lastColumn="0" w:oddVBand="0" w:evenVBand="0" w:oddHBand="0" w:evenHBand="0" w:firstRowFirstColumn="0" w:firstRowLastColumn="0" w:lastRowFirstColumn="0" w:lastRowLastColumn="0"/>
            </w:pPr>
            <w:r>
              <w:t>Step 4</w:t>
            </w:r>
          </w:p>
        </w:tc>
        <w:tc>
          <w:tcPr>
            <w:tcW w:w="1332" w:type="dxa"/>
          </w:tcPr>
          <w:p w:rsidR="006402FF" w:rsidRDefault="006402FF" w:rsidP="006402FF">
            <w:pPr>
              <w:cnfStyle w:val="000000000000" w:firstRow="0" w:lastRow="0" w:firstColumn="0" w:lastColumn="0" w:oddVBand="0" w:evenVBand="0" w:oddHBand="0" w:evenHBand="0" w:firstRowFirstColumn="0" w:firstRowLastColumn="0" w:lastRowFirstColumn="0" w:lastRowLastColumn="0"/>
            </w:pPr>
            <w:r>
              <w:t>Insert Nothing</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in User Id and</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Password fields.</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And Click on Login</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Button.</w:t>
            </w:r>
          </w:p>
          <w:p w:rsidR="00CD5C2E" w:rsidRDefault="00CD5C2E" w:rsidP="006402FF">
            <w:pPr>
              <w:cnfStyle w:val="000000000000" w:firstRow="0" w:lastRow="0" w:firstColumn="0" w:lastColumn="0" w:oddVBand="0" w:evenVBand="0" w:oddHBand="0" w:evenHBand="0" w:firstRowFirstColumn="0" w:firstRowLastColumn="0" w:lastRowFirstColumn="0" w:lastRowLastColumn="0"/>
            </w:pPr>
          </w:p>
          <w:p w:rsidR="00CD5C2E" w:rsidRDefault="00CD5C2E" w:rsidP="006402FF">
            <w:pPr>
              <w:cnfStyle w:val="000000000000" w:firstRow="0" w:lastRow="0" w:firstColumn="0" w:lastColumn="0" w:oddVBand="0" w:evenVBand="0" w:oddHBand="0" w:evenHBand="0" w:firstRowFirstColumn="0" w:firstRowLastColumn="0" w:lastRowFirstColumn="0" w:lastRowLastColumn="0"/>
            </w:pPr>
          </w:p>
        </w:tc>
        <w:tc>
          <w:tcPr>
            <w:tcW w:w="1180" w:type="dxa"/>
          </w:tcPr>
          <w:p w:rsidR="006402FF" w:rsidRDefault="006402FF" w:rsidP="006402FF">
            <w:pPr>
              <w:cnfStyle w:val="000000000000" w:firstRow="0" w:lastRow="0" w:firstColumn="0" w:lastColumn="0" w:oddVBand="0" w:evenVBand="0" w:oddHBand="0" w:evenHBand="0" w:firstRowFirstColumn="0" w:firstRowLastColumn="0" w:lastRowFirstColumn="0" w:lastRowLastColumn="0"/>
            </w:pPr>
            <w:r>
              <w:t>SMS will</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display error</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proofErr w:type="gramStart"/>
            <w:r>
              <w:t>message</w:t>
            </w:r>
            <w:proofErr w:type="gramEnd"/>
            <w:r>
              <w:t>. And</w:t>
            </w:r>
          </w:p>
          <w:p w:rsidR="006402FF" w:rsidRDefault="006402FF" w:rsidP="006402FF">
            <w:pPr>
              <w:cnfStyle w:val="000000000000" w:firstRow="0" w:lastRow="0" w:firstColumn="0" w:lastColumn="0" w:oddVBand="0" w:evenVBand="0" w:oddHBand="0" w:evenHBand="0" w:firstRowFirstColumn="0" w:firstRowLastColumn="0" w:lastRowFirstColumn="0" w:lastRowLastColumn="0"/>
            </w:pPr>
            <w:r>
              <w:t>Failed to Login.</w:t>
            </w:r>
          </w:p>
        </w:tc>
        <w:tc>
          <w:tcPr>
            <w:tcW w:w="1152" w:type="dxa"/>
          </w:tcPr>
          <w:p w:rsidR="006402FF" w:rsidRDefault="00957890" w:rsidP="006402FF">
            <w:pPr>
              <w:cnfStyle w:val="000000000000" w:firstRow="0" w:lastRow="0" w:firstColumn="0" w:lastColumn="0" w:oddVBand="0" w:evenVBand="0" w:oddHBand="0" w:evenHBand="0" w:firstRowFirstColumn="0" w:firstRowLastColumn="0" w:lastRowFirstColumn="0" w:lastRowLastColumn="0"/>
            </w:pPr>
            <w:r>
              <w:t>Susmita</w:t>
            </w:r>
          </w:p>
        </w:tc>
      </w:tr>
      <w:tr w:rsidR="006402FF" w:rsidTr="00CD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402FF" w:rsidRDefault="00957890" w:rsidP="0015575B">
            <w:r>
              <w:t>SMS – 005</w:t>
            </w:r>
          </w:p>
        </w:tc>
        <w:tc>
          <w:tcPr>
            <w:tcW w:w="1179" w:type="dxa"/>
          </w:tcPr>
          <w:p w:rsidR="006402FF" w:rsidRDefault="006402FF" w:rsidP="00153CD7">
            <w:pPr>
              <w:cnfStyle w:val="000000100000" w:firstRow="0" w:lastRow="0" w:firstColumn="0" w:lastColumn="0" w:oddVBand="0" w:evenVBand="0" w:oddHBand="1" w:evenHBand="0" w:firstRowFirstColumn="0" w:firstRowLastColumn="0" w:lastRowFirstColumn="0" w:lastRowLastColumn="0"/>
            </w:pPr>
          </w:p>
        </w:tc>
        <w:tc>
          <w:tcPr>
            <w:tcW w:w="1130" w:type="dxa"/>
          </w:tcPr>
          <w:p w:rsidR="006402FF" w:rsidRDefault="006402FF" w:rsidP="0015575B">
            <w:pPr>
              <w:cnfStyle w:val="000000100000" w:firstRow="0" w:lastRow="0" w:firstColumn="0" w:lastColumn="0" w:oddVBand="0" w:evenVBand="0" w:oddHBand="1" w:evenHBand="0" w:firstRowFirstColumn="0" w:firstRowLastColumn="0" w:lastRowFirstColumn="0" w:lastRowLastColumn="0"/>
            </w:pPr>
          </w:p>
        </w:tc>
        <w:tc>
          <w:tcPr>
            <w:tcW w:w="1332" w:type="dxa"/>
          </w:tcPr>
          <w:p w:rsidR="006402FF" w:rsidRDefault="006402FF" w:rsidP="006402FF">
            <w:pPr>
              <w:cnfStyle w:val="000000100000" w:firstRow="0" w:lastRow="0" w:firstColumn="0" w:lastColumn="0" w:oddVBand="0" w:evenVBand="0" w:oddHBand="1" w:evenHBand="0" w:firstRowFirstColumn="0" w:firstRowLastColumn="0" w:lastRowFirstColumn="0" w:lastRowLastColumn="0"/>
            </w:pPr>
          </w:p>
        </w:tc>
        <w:tc>
          <w:tcPr>
            <w:tcW w:w="1142" w:type="dxa"/>
          </w:tcPr>
          <w:p w:rsidR="006402FF" w:rsidRDefault="006402FF" w:rsidP="0015575B">
            <w:pPr>
              <w:cnfStyle w:val="000000100000" w:firstRow="0" w:lastRow="0" w:firstColumn="0" w:lastColumn="0" w:oddVBand="0" w:evenVBand="0" w:oddHBand="1" w:evenHBand="0" w:firstRowFirstColumn="0" w:firstRowLastColumn="0" w:lastRowFirstColumn="0" w:lastRowLastColumn="0"/>
            </w:pPr>
            <w:r>
              <w:t>Step 5</w:t>
            </w:r>
          </w:p>
        </w:tc>
        <w:tc>
          <w:tcPr>
            <w:tcW w:w="1332" w:type="dxa"/>
          </w:tcPr>
          <w:p w:rsidR="006402FF" w:rsidRDefault="006402FF" w:rsidP="006402FF">
            <w:pPr>
              <w:cnfStyle w:val="000000100000" w:firstRow="0" w:lastRow="0" w:firstColumn="0" w:lastColumn="0" w:oddVBand="0" w:evenVBand="0" w:oddHBand="1" w:evenHBand="0" w:firstRowFirstColumn="0" w:firstRowLastColumn="0" w:lastRowFirstColumn="0" w:lastRowLastColumn="0"/>
            </w:pPr>
            <w:r>
              <w:t>Insert Nothing in</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User Id and insert</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r>
              <w:t>Valid Password</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proofErr w:type="gramStart"/>
            <w:r>
              <w:t>fields</w:t>
            </w:r>
            <w:proofErr w:type="gramEnd"/>
            <w:r>
              <w:t>. And Click</w:t>
            </w:r>
          </w:p>
          <w:p w:rsidR="006402FF" w:rsidRDefault="006402FF" w:rsidP="006402FF">
            <w:pPr>
              <w:cnfStyle w:val="000000100000" w:firstRow="0" w:lastRow="0" w:firstColumn="0" w:lastColumn="0" w:oddVBand="0" w:evenVBand="0" w:oddHBand="1" w:evenHBand="0" w:firstRowFirstColumn="0" w:firstRowLastColumn="0" w:lastRowFirstColumn="0" w:lastRowLastColumn="0"/>
            </w:pPr>
            <w:proofErr w:type="gramStart"/>
            <w:r>
              <w:t>on</w:t>
            </w:r>
            <w:proofErr w:type="gramEnd"/>
            <w:r>
              <w:t xml:space="preserve"> Login Button.</w:t>
            </w:r>
          </w:p>
          <w:p w:rsidR="00CD5C2E" w:rsidRDefault="00CD5C2E" w:rsidP="006402FF">
            <w:pPr>
              <w:cnfStyle w:val="000000100000" w:firstRow="0" w:lastRow="0" w:firstColumn="0" w:lastColumn="0" w:oddVBand="0" w:evenVBand="0" w:oddHBand="1" w:evenHBand="0" w:firstRowFirstColumn="0" w:firstRowLastColumn="0" w:lastRowFirstColumn="0" w:lastRowLastColumn="0"/>
            </w:pPr>
          </w:p>
        </w:tc>
        <w:tc>
          <w:tcPr>
            <w:tcW w:w="1180" w:type="dxa"/>
          </w:tcPr>
          <w:p w:rsidR="00097289" w:rsidRDefault="00097289" w:rsidP="00097289">
            <w:pPr>
              <w:cnfStyle w:val="000000100000" w:firstRow="0" w:lastRow="0" w:firstColumn="0" w:lastColumn="0" w:oddVBand="0" w:evenVBand="0" w:oddHBand="1" w:evenHBand="0" w:firstRowFirstColumn="0" w:firstRowLastColumn="0" w:lastRowFirstColumn="0" w:lastRowLastColumn="0"/>
            </w:pPr>
            <w:r>
              <w:t>SMS will</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display error</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proofErr w:type="gramStart"/>
            <w:r>
              <w:t>message</w:t>
            </w:r>
            <w:proofErr w:type="gramEnd"/>
            <w:r>
              <w:t>. And</w:t>
            </w:r>
          </w:p>
          <w:p w:rsidR="006402FF" w:rsidRDefault="00097289" w:rsidP="00097289">
            <w:pPr>
              <w:cnfStyle w:val="000000100000" w:firstRow="0" w:lastRow="0" w:firstColumn="0" w:lastColumn="0" w:oddVBand="0" w:evenVBand="0" w:oddHBand="1" w:evenHBand="0" w:firstRowFirstColumn="0" w:firstRowLastColumn="0" w:lastRowFirstColumn="0" w:lastRowLastColumn="0"/>
            </w:pPr>
            <w:r>
              <w:t>Failed to Login.</w:t>
            </w:r>
          </w:p>
        </w:tc>
        <w:tc>
          <w:tcPr>
            <w:tcW w:w="1152" w:type="dxa"/>
          </w:tcPr>
          <w:p w:rsidR="006402FF" w:rsidRDefault="00957890" w:rsidP="006402FF">
            <w:pPr>
              <w:cnfStyle w:val="000000100000" w:firstRow="0" w:lastRow="0" w:firstColumn="0" w:lastColumn="0" w:oddVBand="0" w:evenVBand="0" w:oddHBand="1" w:evenHBand="0" w:firstRowFirstColumn="0" w:firstRowLastColumn="0" w:lastRowFirstColumn="0" w:lastRowLastColumn="0"/>
            </w:pPr>
            <w:r>
              <w:t>Susmita</w:t>
            </w:r>
          </w:p>
        </w:tc>
      </w:tr>
      <w:tr w:rsidR="00097289" w:rsidTr="00CD5C2E">
        <w:tc>
          <w:tcPr>
            <w:cnfStyle w:val="001000000000" w:firstRow="0" w:lastRow="0" w:firstColumn="1" w:lastColumn="0" w:oddVBand="0" w:evenVBand="0" w:oddHBand="0" w:evenHBand="0" w:firstRowFirstColumn="0" w:firstRowLastColumn="0" w:lastRowFirstColumn="0" w:lastRowLastColumn="0"/>
            <w:tcW w:w="1129" w:type="dxa"/>
          </w:tcPr>
          <w:p w:rsidR="00097289" w:rsidRDefault="00957890" w:rsidP="0015575B">
            <w:r>
              <w:t>SMS – 006</w:t>
            </w:r>
          </w:p>
        </w:tc>
        <w:tc>
          <w:tcPr>
            <w:tcW w:w="1179" w:type="dxa"/>
          </w:tcPr>
          <w:p w:rsidR="00097289" w:rsidRDefault="00097289" w:rsidP="00153CD7">
            <w:pPr>
              <w:cnfStyle w:val="000000000000" w:firstRow="0" w:lastRow="0" w:firstColumn="0" w:lastColumn="0" w:oddVBand="0" w:evenVBand="0" w:oddHBand="0" w:evenHBand="0" w:firstRowFirstColumn="0" w:firstRowLastColumn="0" w:lastRowFirstColumn="0" w:lastRowLastColumn="0"/>
            </w:pPr>
          </w:p>
        </w:tc>
        <w:tc>
          <w:tcPr>
            <w:tcW w:w="1130" w:type="dxa"/>
          </w:tcPr>
          <w:p w:rsidR="00097289" w:rsidRDefault="00097289" w:rsidP="0015575B">
            <w:pPr>
              <w:cnfStyle w:val="000000000000" w:firstRow="0" w:lastRow="0" w:firstColumn="0" w:lastColumn="0" w:oddVBand="0" w:evenVBand="0" w:oddHBand="0" w:evenHBand="0" w:firstRowFirstColumn="0" w:firstRowLastColumn="0" w:lastRowFirstColumn="0" w:lastRowLastColumn="0"/>
            </w:pPr>
          </w:p>
        </w:tc>
        <w:tc>
          <w:tcPr>
            <w:tcW w:w="1332" w:type="dxa"/>
          </w:tcPr>
          <w:p w:rsidR="00097289" w:rsidRDefault="00097289" w:rsidP="006402FF">
            <w:pPr>
              <w:cnfStyle w:val="000000000000" w:firstRow="0" w:lastRow="0" w:firstColumn="0" w:lastColumn="0" w:oddVBand="0" w:evenVBand="0" w:oddHBand="0" w:evenHBand="0" w:firstRowFirstColumn="0" w:firstRowLastColumn="0" w:lastRowFirstColumn="0" w:lastRowLastColumn="0"/>
            </w:pPr>
          </w:p>
        </w:tc>
        <w:tc>
          <w:tcPr>
            <w:tcW w:w="1142" w:type="dxa"/>
          </w:tcPr>
          <w:p w:rsidR="00097289" w:rsidRDefault="00097289" w:rsidP="0015575B">
            <w:pPr>
              <w:cnfStyle w:val="000000000000" w:firstRow="0" w:lastRow="0" w:firstColumn="0" w:lastColumn="0" w:oddVBand="0" w:evenVBand="0" w:oddHBand="0" w:evenHBand="0" w:firstRowFirstColumn="0" w:firstRowLastColumn="0" w:lastRowFirstColumn="0" w:lastRowLastColumn="0"/>
            </w:pPr>
            <w:r>
              <w:t>Step 6</w:t>
            </w:r>
          </w:p>
        </w:tc>
        <w:tc>
          <w:tcPr>
            <w:tcW w:w="1332" w:type="dxa"/>
          </w:tcPr>
          <w:p w:rsidR="00097289" w:rsidRDefault="00097289" w:rsidP="00097289">
            <w:pPr>
              <w:cnfStyle w:val="000000000000" w:firstRow="0" w:lastRow="0" w:firstColumn="0" w:lastColumn="0" w:oddVBand="0" w:evenVBand="0" w:oddHBand="0" w:evenHBand="0" w:firstRowFirstColumn="0" w:firstRowLastColumn="0" w:lastRowFirstColumn="0" w:lastRowLastColumn="0"/>
            </w:pPr>
            <w:r>
              <w:t>Insert Nothing</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lastRenderedPageBreak/>
              <w:t>in Password and</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insert Valid User</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Id fields. And Click</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proofErr w:type="gramStart"/>
            <w:r>
              <w:t>on</w:t>
            </w:r>
            <w:proofErr w:type="gramEnd"/>
            <w:r>
              <w:t xml:space="preserve"> Login Button.</w:t>
            </w:r>
          </w:p>
          <w:p w:rsidR="00CD5C2E" w:rsidRDefault="00CD5C2E" w:rsidP="00097289">
            <w:pPr>
              <w:cnfStyle w:val="000000000000" w:firstRow="0" w:lastRow="0" w:firstColumn="0" w:lastColumn="0" w:oddVBand="0" w:evenVBand="0" w:oddHBand="0" w:evenHBand="0" w:firstRowFirstColumn="0" w:firstRowLastColumn="0" w:lastRowFirstColumn="0" w:lastRowLastColumn="0"/>
            </w:pPr>
          </w:p>
        </w:tc>
        <w:tc>
          <w:tcPr>
            <w:tcW w:w="1180" w:type="dxa"/>
          </w:tcPr>
          <w:p w:rsidR="00097289" w:rsidRDefault="00097289" w:rsidP="00097289">
            <w:pPr>
              <w:cnfStyle w:val="000000000000" w:firstRow="0" w:lastRow="0" w:firstColumn="0" w:lastColumn="0" w:oddVBand="0" w:evenVBand="0" w:oddHBand="0" w:evenHBand="0" w:firstRowFirstColumn="0" w:firstRowLastColumn="0" w:lastRowFirstColumn="0" w:lastRowLastColumn="0"/>
            </w:pPr>
            <w:r>
              <w:lastRenderedPageBreak/>
              <w:t>SMS will</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 xml:space="preserve">display </w:t>
            </w:r>
            <w:r>
              <w:lastRenderedPageBreak/>
              <w:t>error</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proofErr w:type="gramStart"/>
            <w:r>
              <w:t>message</w:t>
            </w:r>
            <w:proofErr w:type="gramEnd"/>
            <w:r>
              <w:t>. And</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Failed to Login.</w:t>
            </w:r>
          </w:p>
        </w:tc>
        <w:tc>
          <w:tcPr>
            <w:tcW w:w="1152" w:type="dxa"/>
          </w:tcPr>
          <w:p w:rsidR="00097289" w:rsidRDefault="00957890" w:rsidP="006402FF">
            <w:pPr>
              <w:cnfStyle w:val="000000000000" w:firstRow="0" w:lastRow="0" w:firstColumn="0" w:lastColumn="0" w:oddVBand="0" w:evenVBand="0" w:oddHBand="0" w:evenHBand="0" w:firstRowFirstColumn="0" w:firstRowLastColumn="0" w:lastRowFirstColumn="0" w:lastRowLastColumn="0"/>
            </w:pPr>
            <w:r>
              <w:lastRenderedPageBreak/>
              <w:t>Susmita</w:t>
            </w:r>
          </w:p>
        </w:tc>
      </w:tr>
      <w:tr w:rsidR="00097289" w:rsidTr="00CD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7289" w:rsidRDefault="00957890" w:rsidP="0015575B">
            <w:r>
              <w:lastRenderedPageBreak/>
              <w:t>SMS – 007</w:t>
            </w:r>
          </w:p>
        </w:tc>
        <w:tc>
          <w:tcPr>
            <w:tcW w:w="1179" w:type="dxa"/>
          </w:tcPr>
          <w:p w:rsidR="00097289" w:rsidRDefault="00097289" w:rsidP="00153CD7">
            <w:pPr>
              <w:cnfStyle w:val="000000100000" w:firstRow="0" w:lastRow="0" w:firstColumn="0" w:lastColumn="0" w:oddVBand="0" w:evenVBand="0" w:oddHBand="1" w:evenHBand="0" w:firstRowFirstColumn="0" w:firstRowLastColumn="0" w:lastRowFirstColumn="0" w:lastRowLastColumn="0"/>
            </w:pPr>
          </w:p>
        </w:tc>
        <w:tc>
          <w:tcPr>
            <w:tcW w:w="1130" w:type="dxa"/>
          </w:tcPr>
          <w:p w:rsidR="00097289" w:rsidRDefault="00097289" w:rsidP="0015575B">
            <w:pPr>
              <w:cnfStyle w:val="000000100000" w:firstRow="0" w:lastRow="0" w:firstColumn="0" w:lastColumn="0" w:oddVBand="0" w:evenVBand="0" w:oddHBand="1" w:evenHBand="0" w:firstRowFirstColumn="0" w:firstRowLastColumn="0" w:lastRowFirstColumn="0" w:lastRowLastColumn="0"/>
            </w:pPr>
          </w:p>
        </w:tc>
        <w:tc>
          <w:tcPr>
            <w:tcW w:w="1332" w:type="dxa"/>
          </w:tcPr>
          <w:p w:rsidR="00097289" w:rsidRDefault="00097289" w:rsidP="006402FF">
            <w:pPr>
              <w:cnfStyle w:val="000000100000" w:firstRow="0" w:lastRow="0" w:firstColumn="0" w:lastColumn="0" w:oddVBand="0" w:evenVBand="0" w:oddHBand="1" w:evenHBand="0" w:firstRowFirstColumn="0" w:firstRowLastColumn="0" w:lastRowFirstColumn="0" w:lastRowLastColumn="0"/>
            </w:pPr>
          </w:p>
        </w:tc>
        <w:tc>
          <w:tcPr>
            <w:tcW w:w="1142" w:type="dxa"/>
          </w:tcPr>
          <w:p w:rsidR="00097289" w:rsidRDefault="00097289" w:rsidP="0015575B">
            <w:pPr>
              <w:cnfStyle w:val="000000100000" w:firstRow="0" w:lastRow="0" w:firstColumn="0" w:lastColumn="0" w:oddVBand="0" w:evenVBand="0" w:oddHBand="1" w:evenHBand="0" w:firstRowFirstColumn="0" w:firstRowLastColumn="0" w:lastRowFirstColumn="0" w:lastRowLastColumn="0"/>
            </w:pPr>
            <w:r>
              <w:t>Step 7</w:t>
            </w:r>
          </w:p>
        </w:tc>
        <w:tc>
          <w:tcPr>
            <w:tcW w:w="1332" w:type="dxa"/>
          </w:tcPr>
          <w:p w:rsidR="00097289" w:rsidRDefault="00097289" w:rsidP="00097289">
            <w:pPr>
              <w:cnfStyle w:val="000000100000" w:firstRow="0" w:lastRow="0" w:firstColumn="0" w:lastColumn="0" w:oddVBand="0" w:evenVBand="0" w:oddHBand="1" w:evenHBand="0" w:firstRowFirstColumn="0" w:firstRowLastColumn="0" w:lastRowFirstColumn="0" w:lastRowLastColumn="0"/>
            </w:pPr>
            <w:r>
              <w:t>Insert Nothing in</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User Id and insert</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invalid Password</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proofErr w:type="gramStart"/>
            <w:r>
              <w:t>fields</w:t>
            </w:r>
            <w:proofErr w:type="gramEnd"/>
            <w:r>
              <w:t>. And Click</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proofErr w:type="gramStart"/>
            <w:r>
              <w:t>on</w:t>
            </w:r>
            <w:proofErr w:type="gramEnd"/>
            <w:r>
              <w:t xml:space="preserve"> Login Button.</w:t>
            </w:r>
          </w:p>
          <w:p w:rsidR="00CD5C2E" w:rsidRDefault="00CD5C2E" w:rsidP="00097289">
            <w:pPr>
              <w:cnfStyle w:val="000000100000" w:firstRow="0" w:lastRow="0" w:firstColumn="0" w:lastColumn="0" w:oddVBand="0" w:evenVBand="0" w:oddHBand="1" w:evenHBand="0" w:firstRowFirstColumn="0" w:firstRowLastColumn="0" w:lastRowFirstColumn="0" w:lastRowLastColumn="0"/>
            </w:pPr>
          </w:p>
        </w:tc>
        <w:tc>
          <w:tcPr>
            <w:tcW w:w="1180" w:type="dxa"/>
          </w:tcPr>
          <w:p w:rsidR="00097289" w:rsidRDefault="00097289" w:rsidP="00097289">
            <w:pPr>
              <w:cnfStyle w:val="000000100000" w:firstRow="0" w:lastRow="0" w:firstColumn="0" w:lastColumn="0" w:oddVBand="0" w:evenVBand="0" w:oddHBand="1" w:evenHBand="0" w:firstRowFirstColumn="0" w:firstRowLastColumn="0" w:lastRowFirstColumn="0" w:lastRowLastColumn="0"/>
            </w:pPr>
            <w:r>
              <w:t>SMS will</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display error</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proofErr w:type="gramStart"/>
            <w:r>
              <w:t>message</w:t>
            </w:r>
            <w:proofErr w:type="gramEnd"/>
            <w:r>
              <w:t>. And</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Failed to Login.</w:t>
            </w:r>
          </w:p>
        </w:tc>
        <w:tc>
          <w:tcPr>
            <w:tcW w:w="1152" w:type="dxa"/>
          </w:tcPr>
          <w:p w:rsidR="00097289" w:rsidRDefault="00957890" w:rsidP="006402FF">
            <w:pPr>
              <w:cnfStyle w:val="000000100000" w:firstRow="0" w:lastRow="0" w:firstColumn="0" w:lastColumn="0" w:oddVBand="0" w:evenVBand="0" w:oddHBand="1" w:evenHBand="0" w:firstRowFirstColumn="0" w:firstRowLastColumn="0" w:lastRowFirstColumn="0" w:lastRowLastColumn="0"/>
            </w:pPr>
            <w:r>
              <w:t>Susmita</w:t>
            </w:r>
          </w:p>
        </w:tc>
      </w:tr>
    </w:tbl>
    <w:p w:rsidR="007974F0" w:rsidRDefault="007974F0" w:rsidP="00032C33">
      <w:pPr>
        <w:pStyle w:val="Heading3"/>
      </w:pPr>
      <w:bookmarkStart w:id="42" w:name="_Toc346626351"/>
      <w:r>
        <w:t>SYSTEM TEST CASES</w:t>
      </w:r>
      <w:bookmarkEnd w:id="42"/>
    </w:p>
    <w:p w:rsidR="00153CD7" w:rsidRPr="00153CD7" w:rsidRDefault="00153CD7" w:rsidP="00153CD7"/>
    <w:tbl>
      <w:tblPr>
        <w:tblStyle w:val="MediumGrid3-Accent1"/>
        <w:tblW w:w="0" w:type="auto"/>
        <w:tblLook w:val="04A0" w:firstRow="1" w:lastRow="0" w:firstColumn="1" w:lastColumn="0" w:noHBand="0" w:noVBand="1"/>
      </w:tblPr>
      <w:tblGrid>
        <w:gridCol w:w="1081"/>
        <w:gridCol w:w="1199"/>
        <w:gridCol w:w="1173"/>
        <w:gridCol w:w="1332"/>
        <w:gridCol w:w="1103"/>
        <w:gridCol w:w="1332"/>
        <w:gridCol w:w="1233"/>
        <w:gridCol w:w="1123"/>
      </w:tblGrid>
      <w:tr w:rsidR="0022340E" w:rsidTr="00B33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153CD7" w:rsidRDefault="00153CD7" w:rsidP="00496565">
            <w:r>
              <w:t>TEST CASE ID</w:t>
            </w:r>
          </w:p>
        </w:tc>
        <w:tc>
          <w:tcPr>
            <w:tcW w:w="1199" w:type="dxa"/>
          </w:tcPr>
          <w:p w:rsidR="00153CD7" w:rsidRDefault="00153CD7" w:rsidP="00496565">
            <w:pPr>
              <w:cnfStyle w:val="100000000000" w:firstRow="1" w:lastRow="0" w:firstColumn="0" w:lastColumn="0" w:oddVBand="0" w:evenVBand="0" w:oddHBand="0" w:evenHBand="0" w:firstRowFirstColumn="0" w:firstRowLastColumn="0" w:lastRowFirstColumn="0" w:lastRowLastColumn="0"/>
            </w:pPr>
            <w:r>
              <w:t>TEST NAME</w:t>
            </w:r>
          </w:p>
        </w:tc>
        <w:tc>
          <w:tcPr>
            <w:tcW w:w="1133" w:type="dxa"/>
          </w:tcPr>
          <w:p w:rsidR="00153CD7" w:rsidRDefault="00153CD7" w:rsidP="00496565">
            <w:pPr>
              <w:cnfStyle w:val="100000000000" w:firstRow="1" w:lastRow="0" w:firstColumn="0" w:lastColumn="0" w:oddVBand="0" w:evenVBand="0" w:oddHBand="0" w:evenHBand="0" w:firstRowFirstColumn="0" w:firstRowLastColumn="0" w:lastRowFirstColumn="0" w:lastRowLastColumn="0"/>
            </w:pPr>
            <w:r>
              <w:t>TEST ITEM</w:t>
            </w:r>
          </w:p>
        </w:tc>
        <w:tc>
          <w:tcPr>
            <w:tcW w:w="1332" w:type="dxa"/>
          </w:tcPr>
          <w:p w:rsidR="00153CD7" w:rsidRDefault="00153CD7" w:rsidP="00496565">
            <w:pPr>
              <w:cnfStyle w:val="100000000000" w:firstRow="1" w:lastRow="0" w:firstColumn="0" w:lastColumn="0" w:oddVBand="0" w:evenVBand="0" w:oddHBand="0" w:evenHBand="0" w:firstRowFirstColumn="0" w:firstRowLastColumn="0" w:lastRowFirstColumn="0" w:lastRowLastColumn="0"/>
            </w:pPr>
            <w:r>
              <w:t>TEST DESCRIPTION</w:t>
            </w:r>
          </w:p>
        </w:tc>
        <w:tc>
          <w:tcPr>
            <w:tcW w:w="1117" w:type="dxa"/>
          </w:tcPr>
          <w:p w:rsidR="00153CD7" w:rsidRDefault="00153CD7" w:rsidP="00496565">
            <w:pPr>
              <w:cnfStyle w:val="100000000000" w:firstRow="1" w:lastRow="0" w:firstColumn="0" w:lastColumn="0" w:oddVBand="0" w:evenVBand="0" w:oddHBand="0" w:evenHBand="0" w:firstRowFirstColumn="0" w:firstRowLastColumn="0" w:lastRowFirstColumn="0" w:lastRowLastColumn="0"/>
            </w:pPr>
            <w:r>
              <w:t>STEP NAME</w:t>
            </w:r>
          </w:p>
        </w:tc>
        <w:tc>
          <w:tcPr>
            <w:tcW w:w="1332" w:type="dxa"/>
          </w:tcPr>
          <w:p w:rsidR="00153CD7" w:rsidRDefault="00153CD7" w:rsidP="00496565">
            <w:pPr>
              <w:cnfStyle w:val="100000000000" w:firstRow="1" w:lastRow="0" w:firstColumn="0" w:lastColumn="0" w:oddVBand="0" w:evenVBand="0" w:oddHBand="0" w:evenHBand="0" w:firstRowFirstColumn="0" w:firstRowLastColumn="0" w:lastRowFirstColumn="0" w:lastRowLastColumn="0"/>
            </w:pPr>
            <w:r>
              <w:t>DESCRIPTION</w:t>
            </w:r>
          </w:p>
        </w:tc>
        <w:tc>
          <w:tcPr>
            <w:tcW w:w="1233" w:type="dxa"/>
          </w:tcPr>
          <w:p w:rsidR="00153CD7" w:rsidRDefault="00153CD7" w:rsidP="00496565">
            <w:pPr>
              <w:cnfStyle w:val="100000000000" w:firstRow="1" w:lastRow="0" w:firstColumn="0" w:lastColumn="0" w:oddVBand="0" w:evenVBand="0" w:oddHBand="0" w:evenHBand="0" w:firstRowFirstColumn="0" w:firstRowLastColumn="0" w:lastRowFirstColumn="0" w:lastRowLastColumn="0"/>
            </w:pPr>
            <w:r>
              <w:t>EXPECTED RESULT</w:t>
            </w:r>
          </w:p>
        </w:tc>
        <w:tc>
          <w:tcPr>
            <w:tcW w:w="1133" w:type="dxa"/>
          </w:tcPr>
          <w:p w:rsidR="00153CD7" w:rsidRDefault="00153CD7" w:rsidP="00496565">
            <w:pPr>
              <w:cnfStyle w:val="100000000000" w:firstRow="1" w:lastRow="0" w:firstColumn="0" w:lastColumn="0" w:oddVBand="0" w:evenVBand="0" w:oddHBand="0" w:evenHBand="0" w:firstRowFirstColumn="0" w:firstRowLastColumn="0" w:lastRowFirstColumn="0" w:lastRowLastColumn="0"/>
            </w:pPr>
            <w:r>
              <w:t>TESTED BY</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153CD7" w:rsidRDefault="00957890" w:rsidP="00496565">
            <w:r>
              <w:t>SMS – 001</w:t>
            </w:r>
          </w:p>
        </w:tc>
        <w:tc>
          <w:tcPr>
            <w:tcW w:w="1199" w:type="dxa"/>
          </w:tcPr>
          <w:p w:rsidR="00153CD7" w:rsidRDefault="00153CD7" w:rsidP="00496565">
            <w:pPr>
              <w:cnfStyle w:val="000000100000" w:firstRow="0" w:lastRow="0" w:firstColumn="0" w:lastColumn="0" w:oddVBand="0" w:evenVBand="0" w:oddHBand="1" w:evenHBand="0" w:firstRowFirstColumn="0" w:firstRowLastColumn="0" w:lastRowFirstColumn="0" w:lastRowLastColumn="0"/>
            </w:pPr>
            <w:r>
              <w:t>Check Login</w:t>
            </w:r>
          </w:p>
        </w:tc>
        <w:tc>
          <w:tcPr>
            <w:tcW w:w="1133" w:type="dxa"/>
          </w:tcPr>
          <w:p w:rsidR="00153CD7" w:rsidRDefault="00153CD7" w:rsidP="00496565">
            <w:pPr>
              <w:cnfStyle w:val="000000100000" w:firstRow="0" w:lastRow="0" w:firstColumn="0" w:lastColumn="0" w:oddVBand="0" w:evenVBand="0" w:oddHBand="1" w:evenHBand="0" w:firstRowFirstColumn="0" w:firstRowLastColumn="0" w:lastRowFirstColumn="0" w:lastRowLastColumn="0"/>
            </w:pPr>
            <w:r>
              <w:t>Login</w:t>
            </w:r>
          </w:p>
        </w:tc>
        <w:tc>
          <w:tcPr>
            <w:tcW w:w="1332" w:type="dxa"/>
          </w:tcPr>
          <w:p w:rsidR="00153CD7" w:rsidRDefault="00153CD7" w:rsidP="00496565">
            <w:pPr>
              <w:cnfStyle w:val="000000100000" w:firstRow="0" w:lastRow="0" w:firstColumn="0" w:lastColumn="0" w:oddVBand="0" w:evenVBand="0" w:oddHBand="1" w:evenHBand="0" w:firstRowFirstColumn="0" w:firstRowLastColumn="0" w:lastRowFirstColumn="0" w:lastRowLastColumn="0"/>
            </w:pPr>
            <w:r>
              <w:t>It is to check that Login works properly.</w:t>
            </w:r>
          </w:p>
        </w:tc>
        <w:tc>
          <w:tcPr>
            <w:tcW w:w="1117" w:type="dxa"/>
          </w:tcPr>
          <w:p w:rsidR="00153CD7" w:rsidRDefault="00153CD7" w:rsidP="00496565">
            <w:pPr>
              <w:cnfStyle w:val="000000100000" w:firstRow="0" w:lastRow="0" w:firstColumn="0" w:lastColumn="0" w:oddVBand="0" w:evenVBand="0" w:oddHBand="1" w:evenHBand="0" w:firstRowFirstColumn="0" w:firstRowLastColumn="0" w:lastRowFirstColumn="0" w:lastRowLastColumn="0"/>
            </w:pPr>
            <w:r>
              <w:t>Step1</w:t>
            </w:r>
          </w:p>
        </w:tc>
        <w:tc>
          <w:tcPr>
            <w:tcW w:w="1332" w:type="dxa"/>
          </w:tcPr>
          <w:p w:rsidR="00097289" w:rsidRDefault="00097289" w:rsidP="00097289">
            <w:pPr>
              <w:cnfStyle w:val="000000100000" w:firstRow="0" w:lastRow="0" w:firstColumn="0" w:lastColumn="0" w:oddVBand="0" w:evenVBand="0" w:oddHBand="1" w:evenHBand="0" w:firstRowFirstColumn="0" w:firstRowLastColumn="0" w:lastRowFirstColumn="0" w:lastRowLastColumn="0"/>
            </w:pPr>
            <w:r>
              <w:t>Click on Login</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button after</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inserting invalid</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User id and</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password from</w:t>
            </w:r>
          </w:p>
          <w:p w:rsidR="00153CD7" w:rsidRDefault="00097289" w:rsidP="00097289">
            <w:pPr>
              <w:cnfStyle w:val="000000100000" w:firstRow="0" w:lastRow="0" w:firstColumn="0" w:lastColumn="0" w:oddVBand="0" w:evenVBand="0" w:oddHBand="1" w:evenHBand="0" w:firstRowFirstColumn="0" w:firstRowLastColumn="0" w:lastRowFirstColumn="0" w:lastRowLastColumn="0"/>
            </w:pPr>
            <w:r>
              <w:t>DNBSN.</w:t>
            </w:r>
          </w:p>
          <w:p w:rsidR="00CD5C2E" w:rsidRDefault="00CD5C2E" w:rsidP="00097289">
            <w:pPr>
              <w:cnfStyle w:val="000000100000" w:firstRow="0" w:lastRow="0" w:firstColumn="0" w:lastColumn="0" w:oddVBand="0" w:evenVBand="0" w:oddHBand="1" w:evenHBand="0" w:firstRowFirstColumn="0" w:firstRowLastColumn="0" w:lastRowFirstColumn="0" w:lastRowLastColumn="0"/>
            </w:pPr>
          </w:p>
        </w:tc>
        <w:tc>
          <w:tcPr>
            <w:tcW w:w="1233" w:type="dxa"/>
          </w:tcPr>
          <w:p w:rsidR="00097289" w:rsidRDefault="00097289" w:rsidP="00097289">
            <w:pPr>
              <w:cnfStyle w:val="000000100000" w:firstRow="0" w:lastRow="0" w:firstColumn="0" w:lastColumn="0" w:oddVBand="0" w:evenVBand="0" w:oddHBand="1" w:evenHBand="0" w:firstRowFirstColumn="0" w:firstRowLastColumn="0" w:lastRowFirstColumn="0" w:lastRowLastColumn="0"/>
            </w:pPr>
            <w:r>
              <w:t>Login failed</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proofErr w:type="gramStart"/>
            <w:r>
              <w:t>to</w:t>
            </w:r>
            <w:proofErr w:type="gramEnd"/>
            <w:r>
              <w:t xml:space="preserve"> SMS.</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And can’t able</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to use the</w:t>
            </w:r>
          </w:p>
          <w:p w:rsidR="00153CD7" w:rsidRDefault="00097289" w:rsidP="00097289">
            <w:pPr>
              <w:cnfStyle w:val="000000100000" w:firstRow="0" w:lastRow="0" w:firstColumn="0" w:lastColumn="0" w:oddVBand="0" w:evenVBand="0" w:oddHBand="1" w:evenHBand="0" w:firstRowFirstColumn="0" w:firstRowLastColumn="0" w:lastRowFirstColumn="0" w:lastRowLastColumn="0"/>
            </w:pPr>
            <w:proofErr w:type="gramStart"/>
            <w:r>
              <w:t>feature</w:t>
            </w:r>
            <w:proofErr w:type="gramEnd"/>
            <w:r>
              <w:t>.</w:t>
            </w:r>
          </w:p>
        </w:tc>
        <w:tc>
          <w:tcPr>
            <w:tcW w:w="1133" w:type="dxa"/>
          </w:tcPr>
          <w:p w:rsidR="00153CD7"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097289" w:rsidRDefault="00957890" w:rsidP="00496565">
            <w:r>
              <w:t>SMS – 002</w:t>
            </w:r>
          </w:p>
        </w:tc>
        <w:tc>
          <w:tcPr>
            <w:tcW w:w="1199" w:type="dxa"/>
          </w:tcPr>
          <w:p w:rsidR="00097289" w:rsidRDefault="00097289" w:rsidP="00496565">
            <w:pPr>
              <w:cnfStyle w:val="000000000000" w:firstRow="0" w:lastRow="0" w:firstColumn="0" w:lastColumn="0" w:oddVBand="0" w:evenVBand="0" w:oddHBand="0" w:evenHBand="0" w:firstRowFirstColumn="0" w:firstRowLastColumn="0" w:lastRowFirstColumn="0" w:lastRowLastColumn="0"/>
            </w:pPr>
          </w:p>
        </w:tc>
        <w:tc>
          <w:tcPr>
            <w:tcW w:w="1133" w:type="dxa"/>
          </w:tcPr>
          <w:p w:rsidR="00097289" w:rsidRDefault="00097289" w:rsidP="00496565">
            <w:pPr>
              <w:cnfStyle w:val="000000000000" w:firstRow="0" w:lastRow="0" w:firstColumn="0" w:lastColumn="0" w:oddVBand="0" w:evenVBand="0" w:oddHBand="0" w:evenHBand="0" w:firstRowFirstColumn="0" w:firstRowLastColumn="0" w:lastRowFirstColumn="0" w:lastRowLastColumn="0"/>
            </w:pPr>
          </w:p>
        </w:tc>
        <w:tc>
          <w:tcPr>
            <w:tcW w:w="1332" w:type="dxa"/>
          </w:tcPr>
          <w:p w:rsidR="00097289" w:rsidRDefault="00097289" w:rsidP="00496565">
            <w:pPr>
              <w:cnfStyle w:val="000000000000" w:firstRow="0" w:lastRow="0" w:firstColumn="0" w:lastColumn="0" w:oddVBand="0" w:evenVBand="0" w:oddHBand="0" w:evenHBand="0" w:firstRowFirstColumn="0" w:firstRowLastColumn="0" w:lastRowFirstColumn="0" w:lastRowLastColumn="0"/>
            </w:pPr>
          </w:p>
        </w:tc>
        <w:tc>
          <w:tcPr>
            <w:tcW w:w="1117" w:type="dxa"/>
          </w:tcPr>
          <w:p w:rsidR="00097289" w:rsidRDefault="00097289"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097289" w:rsidRDefault="00097289" w:rsidP="00097289">
            <w:pPr>
              <w:cnfStyle w:val="000000000000" w:firstRow="0" w:lastRow="0" w:firstColumn="0" w:lastColumn="0" w:oddVBand="0" w:evenVBand="0" w:oddHBand="0" w:evenHBand="0" w:firstRowFirstColumn="0" w:firstRowLastColumn="0" w:lastRowFirstColumn="0" w:lastRowLastColumn="0"/>
            </w:pPr>
            <w:r>
              <w:t>Click on Login</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button after</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inserting valid</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User id and</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password from</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097289">
            <w:pPr>
              <w:cnfStyle w:val="000000000000" w:firstRow="0" w:lastRow="0" w:firstColumn="0" w:lastColumn="0" w:oddVBand="0" w:evenVBand="0" w:oddHBand="0" w:evenHBand="0" w:firstRowFirstColumn="0" w:firstRowLastColumn="0" w:lastRowFirstColumn="0" w:lastRowLastColumn="0"/>
            </w:pPr>
          </w:p>
        </w:tc>
        <w:tc>
          <w:tcPr>
            <w:tcW w:w="1233" w:type="dxa"/>
          </w:tcPr>
          <w:p w:rsidR="00097289" w:rsidRDefault="00097289" w:rsidP="00097289">
            <w:pPr>
              <w:cnfStyle w:val="000000000000" w:firstRow="0" w:lastRow="0" w:firstColumn="0" w:lastColumn="0" w:oddVBand="0" w:evenVBand="0" w:oddHBand="0" w:evenHBand="0" w:firstRowFirstColumn="0" w:firstRowLastColumn="0" w:lastRowFirstColumn="0" w:lastRowLastColumn="0"/>
            </w:pPr>
            <w:r>
              <w:t>Successfully</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Login to</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SMS. And</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r>
              <w:t>can able to use</w:t>
            </w:r>
          </w:p>
          <w:p w:rsidR="00097289" w:rsidRDefault="00097289" w:rsidP="00097289">
            <w:pPr>
              <w:cnfStyle w:val="000000000000" w:firstRow="0" w:lastRow="0" w:firstColumn="0" w:lastColumn="0" w:oddVBand="0" w:evenVBand="0" w:oddHBand="0" w:evenHBand="0" w:firstRowFirstColumn="0" w:firstRowLastColumn="0" w:lastRowFirstColumn="0" w:lastRowLastColumn="0"/>
            </w:pPr>
            <w:proofErr w:type="gramStart"/>
            <w:r>
              <w:t>the</w:t>
            </w:r>
            <w:proofErr w:type="gramEnd"/>
            <w:r>
              <w:t xml:space="preserve"> feature.</w:t>
            </w:r>
          </w:p>
        </w:tc>
        <w:tc>
          <w:tcPr>
            <w:tcW w:w="1133" w:type="dxa"/>
          </w:tcPr>
          <w:p w:rsidR="00097289"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097289" w:rsidRDefault="00957890" w:rsidP="00496565">
            <w:r>
              <w:t>SMS – 003</w:t>
            </w:r>
          </w:p>
        </w:tc>
        <w:tc>
          <w:tcPr>
            <w:tcW w:w="1199" w:type="dxa"/>
          </w:tcPr>
          <w:p w:rsidR="00097289" w:rsidRDefault="00097289" w:rsidP="00097289">
            <w:pPr>
              <w:cnfStyle w:val="000000100000" w:firstRow="0" w:lastRow="0" w:firstColumn="0" w:lastColumn="0" w:oddVBand="0" w:evenVBand="0" w:oddHBand="1" w:evenHBand="0" w:firstRowFirstColumn="0" w:firstRowLastColumn="0" w:lastRowFirstColumn="0" w:lastRowLastColumn="0"/>
            </w:pPr>
            <w:r>
              <w:t>Check</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Successful</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Registration</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for New</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SMS</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Student.</w:t>
            </w:r>
          </w:p>
        </w:tc>
        <w:tc>
          <w:tcPr>
            <w:tcW w:w="1133" w:type="dxa"/>
          </w:tcPr>
          <w:p w:rsidR="00097289" w:rsidRDefault="00B3714E" w:rsidP="00496565">
            <w:pPr>
              <w:cnfStyle w:val="000000100000" w:firstRow="0" w:lastRow="0" w:firstColumn="0" w:lastColumn="0" w:oddVBand="0" w:evenVBand="0" w:oddHBand="1" w:evenHBand="0" w:firstRowFirstColumn="0" w:firstRowLastColumn="0" w:lastRowFirstColumn="0" w:lastRowLastColumn="0"/>
            </w:pPr>
            <w:r>
              <w:t>Admission</w:t>
            </w:r>
          </w:p>
        </w:tc>
        <w:tc>
          <w:tcPr>
            <w:tcW w:w="1332" w:type="dxa"/>
          </w:tcPr>
          <w:p w:rsidR="00097289" w:rsidRDefault="00097289" w:rsidP="00097289">
            <w:pPr>
              <w:cnfStyle w:val="000000100000" w:firstRow="0" w:lastRow="0" w:firstColumn="0" w:lastColumn="0" w:oddVBand="0" w:evenVBand="0" w:oddHBand="1" w:evenHBand="0" w:firstRowFirstColumn="0" w:firstRowLastColumn="0" w:lastRowFirstColumn="0" w:lastRowLastColumn="0"/>
            </w:pPr>
            <w:r>
              <w:t>The</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purpose</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of this test</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is to verify</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that the</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all new</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lastRenderedPageBreak/>
              <w:t>connection could be</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creating</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new</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Account</w:t>
            </w:r>
          </w:p>
          <w:p w:rsidR="00097289" w:rsidRDefault="00097289" w:rsidP="00097289">
            <w:pPr>
              <w:cnfStyle w:val="000000100000" w:firstRow="0" w:lastRow="0" w:firstColumn="0" w:lastColumn="0" w:oddVBand="0" w:evenVBand="0" w:oddHBand="1" w:evenHBand="0" w:firstRowFirstColumn="0" w:firstRowLastColumn="0" w:lastRowFirstColumn="0" w:lastRowLastColumn="0"/>
            </w:pPr>
            <w:r>
              <w:t>By</w:t>
            </w:r>
          </w:p>
          <w:p w:rsidR="00097289" w:rsidRDefault="00097289" w:rsidP="00B3714E">
            <w:pPr>
              <w:cnfStyle w:val="000000100000" w:firstRow="0" w:lastRow="0" w:firstColumn="0" w:lastColumn="0" w:oddVBand="0" w:evenVBand="0" w:oddHBand="1" w:evenHBand="0" w:firstRowFirstColumn="0" w:firstRowLastColumn="0" w:lastRowFirstColumn="0" w:lastRowLastColumn="0"/>
            </w:pPr>
            <w:r>
              <w:t>Registration.</w:t>
            </w:r>
          </w:p>
          <w:p w:rsidR="00CD5C2E" w:rsidRDefault="00CD5C2E" w:rsidP="00B3714E">
            <w:pPr>
              <w:cnfStyle w:val="000000100000" w:firstRow="0" w:lastRow="0" w:firstColumn="0" w:lastColumn="0" w:oddVBand="0" w:evenVBand="0" w:oddHBand="1" w:evenHBand="0" w:firstRowFirstColumn="0" w:firstRowLastColumn="0" w:lastRowFirstColumn="0" w:lastRowLastColumn="0"/>
            </w:pPr>
          </w:p>
        </w:tc>
        <w:tc>
          <w:tcPr>
            <w:tcW w:w="1117" w:type="dxa"/>
          </w:tcPr>
          <w:p w:rsidR="00097289" w:rsidRDefault="00097289" w:rsidP="00496565">
            <w:pPr>
              <w:cnfStyle w:val="000000100000" w:firstRow="0" w:lastRow="0" w:firstColumn="0" w:lastColumn="0" w:oddVBand="0" w:evenVBand="0" w:oddHBand="1" w:evenHBand="0" w:firstRowFirstColumn="0" w:firstRowLastColumn="0" w:lastRowFirstColumn="0" w:lastRowLastColumn="0"/>
            </w:pPr>
            <w:r>
              <w:lastRenderedPageBreak/>
              <w:t>Step 1</w:t>
            </w:r>
          </w:p>
        </w:tc>
        <w:tc>
          <w:tcPr>
            <w:tcW w:w="1332" w:type="dxa"/>
          </w:tcPr>
          <w:p w:rsidR="00982DC5" w:rsidRDefault="00982DC5" w:rsidP="00982DC5">
            <w:pPr>
              <w:cnfStyle w:val="000000100000" w:firstRow="0" w:lastRow="0" w:firstColumn="0" w:lastColumn="0" w:oddVBand="0" w:evenVBand="0" w:oddHBand="1" w:evenHBand="0" w:firstRowFirstColumn="0" w:firstRowLastColumn="0" w:lastRowFirstColumn="0" w:lastRowLastColumn="0"/>
            </w:pPr>
            <w:r>
              <w:t>Click on</w:t>
            </w:r>
          </w:p>
          <w:p w:rsidR="00097289" w:rsidRDefault="00982DC5" w:rsidP="00982DC5">
            <w:pPr>
              <w:cnfStyle w:val="000000100000" w:firstRow="0" w:lastRow="0" w:firstColumn="0" w:lastColumn="0" w:oddVBand="0" w:evenVBand="0" w:oddHBand="1" w:evenHBand="0" w:firstRowFirstColumn="0" w:firstRowLastColumn="0" w:lastRowFirstColumn="0" w:lastRowLastColumn="0"/>
            </w:pPr>
            <w:r>
              <w:t>Admission button.</w:t>
            </w:r>
          </w:p>
        </w:tc>
        <w:tc>
          <w:tcPr>
            <w:tcW w:w="1233" w:type="dxa"/>
          </w:tcPr>
          <w:p w:rsidR="00097289" w:rsidRDefault="00982DC5" w:rsidP="00982DC5">
            <w:pPr>
              <w:cnfStyle w:val="000000100000" w:firstRow="0" w:lastRow="0" w:firstColumn="0" w:lastColumn="0" w:oddVBand="0" w:evenVBand="0" w:oddHBand="1" w:evenHBand="0" w:firstRowFirstColumn="0" w:firstRowLastColumn="0" w:lastRowFirstColumn="0" w:lastRowLastColumn="0"/>
            </w:pPr>
            <w:r>
              <w:t>New Admission window opened.</w:t>
            </w:r>
          </w:p>
        </w:tc>
        <w:tc>
          <w:tcPr>
            <w:tcW w:w="1133" w:type="dxa"/>
          </w:tcPr>
          <w:p w:rsidR="00097289"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982DC5" w:rsidRDefault="00957890" w:rsidP="00496565">
            <w:r>
              <w:lastRenderedPageBreak/>
              <w:t>SMS – 004</w:t>
            </w:r>
          </w:p>
        </w:tc>
        <w:tc>
          <w:tcPr>
            <w:tcW w:w="1199" w:type="dxa"/>
          </w:tcPr>
          <w:p w:rsidR="00982DC5" w:rsidRDefault="00982DC5" w:rsidP="00097289">
            <w:pPr>
              <w:cnfStyle w:val="000000000000" w:firstRow="0" w:lastRow="0" w:firstColumn="0" w:lastColumn="0" w:oddVBand="0" w:evenVBand="0" w:oddHBand="0" w:evenHBand="0" w:firstRowFirstColumn="0" w:firstRowLastColumn="0" w:lastRowFirstColumn="0" w:lastRowLastColumn="0"/>
            </w:pPr>
          </w:p>
        </w:tc>
        <w:tc>
          <w:tcPr>
            <w:tcW w:w="1133" w:type="dxa"/>
          </w:tcPr>
          <w:p w:rsidR="00982DC5" w:rsidRDefault="00CD5C2E" w:rsidP="00496565">
            <w:pPr>
              <w:cnfStyle w:val="000000000000" w:firstRow="0" w:lastRow="0" w:firstColumn="0" w:lastColumn="0" w:oddVBand="0" w:evenVBand="0" w:oddHBand="0" w:evenHBand="0" w:firstRowFirstColumn="0" w:firstRowLastColumn="0" w:lastRowFirstColumn="0" w:lastRowLastColumn="0"/>
            </w:pPr>
            <w:r>
              <w:t>Submit</w:t>
            </w:r>
          </w:p>
        </w:tc>
        <w:tc>
          <w:tcPr>
            <w:tcW w:w="1332" w:type="dxa"/>
          </w:tcPr>
          <w:p w:rsidR="00982DC5" w:rsidRDefault="00982DC5" w:rsidP="00097289">
            <w:pPr>
              <w:cnfStyle w:val="000000000000" w:firstRow="0" w:lastRow="0" w:firstColumn="0" w:lastColumn="0" w:oddVBand="0" w:evenVBand="0" w:oddHBand="0" w:evenHBand="0" w:firstRowFirstColumn="0" w:firstRowLastColumn="0" w:lastRowFirstColumn="0" w:lastRowLastColumn="0"/>
            </w:pPr>
          </w:p>
        </w:tc>
        <w:tc>
          <w:tcPr>
            <w:tcW w:w="1117" w:type="dxa"/>
          </w:tcPr>
          <w:p w:rsidR="00982DC5" w:rsidRDefault="00982DC5"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982DC5" w:rsidRDefault="00982DC5" w:rsidP="00982DC5">
            <w:pPr>
              <w:cnfStyle w:val="000000000000" w:firstRow="0" w:lastRow="0" w:firstColumn="0" w:lastColumn="0" w:oddVBand="0" w:evenVBand="0" w:oddHBand="0" w:evenHBand="0" w:firstRowFirstColumn="0" w:firstRowLastColumn="0" w:lastRowFirstColumn="0" w:lastRowLastColumn="0"/>
            </w:pPr>
            <w:r>
              <w:t>Click on</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Submit</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button after</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inserting invalid</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information from</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982DC5">
            <w:pPr>
              <w:cnfStyle w:val="000000000000" w:firstRow="0" w:lastRow="0" w:firstColumn="0" w:lastColumn="0" w:oddVBand="0" w:evenVBand="0" w:oddHBand="0" w:evenHBand="0" w:firstRowFirstColumn="0" w:firstRowLastColumn="0" w:lastRowFirstColumn="0" w:lastRowLastColumn="0"/>
            </w:pPr>
          </w:p>
        </w:tc>
        <w:tc>
          <w:tcPr>
            <w:tcW w:w="1233" w:type="dxa"/>
          </w:tcPr>
          <w:p w:rsidR="00982DC5" w:rsidRDefault="00982DC5" w:rsidP="00982DC5">
            <w:pPr>
              <w:cnfStyle w:val="000000000000" w:firstRow="0" w:lastRow="0" w:firstColumn="0" w:lastColumn="0" w:oddVBand="0" w:evenVBand="0" w:oddHBand="0" w:evenHBand="0" w:firstRowFirstColumn="0" w:firstRowLastColumn="0" w:lastRowFirstColumn="0" w:lastRowLastColumn="0"/>
            </w:pPr>
            <w:r>
              <w:t>Registration</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failed to</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SMS. And</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proofErr w:type="gramStart"/>
            <w:r>
              <w:t>can’t</w:t>
            </w:r>
            <w:proofErr w:type="gramEnd"/>
            <w:r>
              <w:t xml:space="preserve"> able to use the feature.</w:t>
            </w:r>
          </w:p>
        </w:tc>
        <w:tc>
          <w:tcPr>
            <w:tcW w:w="1133" w:type="dxa"/>
          </w:tcPr>
          <w:p w:rsidR="00982DC5"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982DC5" w:rsidRDefault="00957890" w:rsidP="00496565">
            <w:r>
              <w:t>SMS – 005</w:t>
            </w:r>
          </w:p>
        </w:tc>
        <w:tc>
          <w:tcPr>
            <w:tcW w:w="1199" w:type="dxa"/>
          </w:tcPr>
          <w:p w:rsidR="00982DC5" w:rsidRDefault="00982DC5" w:rsidP="00097289">
            <w:pPr>
              <w:cnfStyle w:val="000000100000" w:firstRow="0" w:lastRow="0" w:firstColumn="0" w:lastColumn="0" w:oddVBand="0" w:evenVBand="0" w:oddHBand="1" w:evenHBand="0" w:firstRowFirstColumn="0" w:firstRowLastColumn="0" w:lastRowFirstColumn="0" w:lastRowLastColumn="0"/>
            </w:pPr>
          </w:p>
        </w:tc>
        <w:tc>
          <w:tcPr>
            <w:tcW w:w="1133" w:type="dxa"/>
          </w:tcPr>
          <w:p w:rsidR="00982DC5" w:rsidRDefault="00982DC5" w:rsidP="00496565">
            <w:pPr>
              <w:cnfStyle w:val="000000100000" w:firstRow="0" w:lastRow="0" w:firstColumn="0" w:lastColumn="0" w:oddVBand="0" w:evenVBand="0" w:oddHBand="1" w:evenHBand="0" w:firstRowFirstColumn="0" w:firstRowLastColumn="0" w:lastRowFirstColumn="0" w:lastRowLastColumn="0"/>
            </w:pPr>
          </w:p>
        </w:tc>
        <w:tc>
          <w:tcPr>
            <w:tcW w:w="1332" w:type="dxa"/>
          </w:tcPr>
          <w:p w:rsidR="00982DC5" w:rsidRDefault="00982DC5" w:rsidP="00097289">
            <w:pPr>
              <w:cnfStyle w:val="000000100000" w:firstRow="0" w:lastRow="0" w:firstColumn="0" w:lastColumn="0" w:oddVBand="0" w:evenVBand="0" w:oddHBand="1" w:evenHBand="0" w:firstRowFirstColumn="0" w:firstRowLastColumn="0" w:lastRowFirstColumn="0" w:lastRowLastColumn="0"/>
            </w:pPr>
          </w:p>
        </w:tc>
        <w:tc>
          <w:tcPr>
            <w:tcW w:w="1117" w:type="dxa"/>
          </w:tcPr>
          <w:p w:rsidR="00982DC5" w:rsidRDefault="00982DC5" w:rsidP="00496565">
            <w:pPr>
              <w:cnfStyle w:val="000000100000" w:firstRow="0" w:lastRow="0" w:firstColumn="0" w:lastColumn="0" w:oddVBand="0" w:evenVBand="0" w:oddHBand="1" w:evenHBand="0" w:firstRowFirstColumn="0" w:firstRowLastColumn="0" w:lastRowFirstColumn="0" w:lastRowLastColumn="0"/>
            </w:pPr>
            <w:r>
              <w:t>Step 3</w:t>
            </w:r>
          </w:p>
        </w:tc>
        <w:tc>
          <w:tcPr>
            <w:tcW w:w="1332" w:type="dxa"/>
          </w:tcPr>
          <w:p w:rsidR="00982DC5" w:rsidRDefault="00982DC5" w:rsidP="00982DC5">
            <w:pPr>
              <w:cnfStyle w:val="000000100000" w:firstRow="0" w:lastRow="0" w:firstColumn="0" w:lastColumn="0" w:oddVBand="0" w:evenVBand="0" w:oddHBand="1" w:evenHBand="0" w:firstRowFirstColumn="0" w:firstRowLastColumn="0" w:lastRowFirstColumn="0" w:lastRowLastColumn="0"/>
            </w:pPr>
            <w:r>
              <w:t>Click on</w:t>
            </w:r>
          </w:p>
          <w:p w:rsidR="00982DC5" w:rsidRDefault="00CD5C2E" w:rsidP="00982DC5">
            <w:pPr>
              <w:cnfStyle w:val="000000100000" w:firstRow="0" w:lastRow="0" w:firstColumn="0" w:lastColumn="0" w:oddVBand="0" w:evenVBand="0" w:oddHBand="1" w:evenHBand="0" w:firstRowFirstColumn="0" w:firstRowLastColumn="0" w:lastRowFirstColumn="0" w:lastRowLastColumn="0"/>
            </w:pPr>
            <w:r>
              <w:t>Submit</w:t>
            </w:r>
          </w:p>
          <w:p w:rsidR="00982DC5" w:rsidRDefault="00982DC5" w:rsidP="00982DC5">
            <w:pPr>
              <w:cnfStyle w:val="000000100000" w:firstRow="0" w:lastRow="0" w:firstColumn="0" w:lastColumn="0" w:oddVBand="0" w:evenVBand="0" w:oddHBand="1" w:evenHBand="0" w:firstRowFirstColumn="0" w:firstRowLastColumn="0" w:lastRowFirstColumn="0" w:lastRowLastColumn="0"/>
            </w:pPr>
            <w:r>
              <w:t>button after</w:t>
            </w:r>
          </w:p>
          <w:p w:rsidR="00982DC5" w:rsidRDefault="00982DC5" w:rsidP="00982DC5">
            <w:pPr>
              <w:cnfStyle w:val="000000100000" w:firstRow="0" w:lastRow="0" w:firstColumn="0" w:lastColumn="0" w:oddVBand="0" w:evenVBand="0" w:oddHBand="1" w:evenHBand="0" w:firstRowFirstColumn="0" w:firstRowLastColumn="0" w:lastRowFirstColumn="0" w:lastRowLastColumn="0"/>
            </w:pPr>
            <w:r>
              <w:t>inserting valid</w:t>
            </w:r>
          </w:p>
          <w:p w:rsidR="00982DC5" w:rsidRDefault="00982DC5" w:rsidP="00982DC5">
            <w:pPr>
              <w:cnfStyle w:val="000000100000" w:firstRow="0" w:lastRow="0" w:firstColumn="0" w:lastColumn="0" w:oddVBand="0" w:evenVBand="0" w:oddHBand="1" w:evenHBand="0" w:firstRowFirstColumn="0" w:firstRowLastColumn="0" w:lastRowFirstColumn="0" w:lastRowLastColumn="0"/>
            </w:pPr>
            <w:r>
              <w:t>information from</w:t>
            </w:r>
          </w:p>
          <w:p w:rsidR="00982DC5" w:rsidRDefault="00982DC5" w:rsidP="00982DC5">
            <w:pPr>
              <w:cnfStyle w:val="000000100000" w:firstRow="0" w:lastRow="0" w:firstColumn="0" w:lastColumn="0" w:oddVBand="0" w:evenVBand="0" w:oddHBand="1" w:evenHBand="0" w:firstRowFirstColumn="0" w:firstRowLastColumn="0" w:lastRowFirstColumn="0" w:lastRowLastColumn="0"/>
            </w:pPr>
            <w:r>
              <w:t>SMS.</w:t>
            </w:r>
          </w:p>
          <w:p w:rsidR="00CD5C2E" w:rsidRDefault="00CD5C2E" w:rsidP="00982DC5">
            <w:pPr>
              <w:cnfStyle w:val="000000100000" w:firstRow="0" w:lastRow="0" w:firstColumn="0" w:lastColumn="0" w:oddVBand="0" w:evenVBand="0" w:oddHBand="1" w:evenHBand="0" w:firstRowFirstColumn="0" w:firstRowLastColumn="0" w:lastRowFirstColumn="0" w:lastRowLastColumn="0"/>
            </w:pPr>
          </w:p>
        </w:tc>
        <w:tc>
          <w:tcPr>
            <w:tcW w:w="1233" w:type="dxa"/>
          </w:tcPr>
          <w:p w:rsidR="00982DC5" w:rsidRDefault="00982DC5" w:rsidP="00982DC5">
            <w:pPr>
              <w:cnfStyle w:val="000000100000" w:firstRow="0" w:lastRow="0" w:firstColumn="0" w:lastColumn="0" w:oddVBand="0" w:evenVBand="0" w:oddHBand="1" w:evenHBand="0" w:firstRowFirstColumn="0" w:firstRowLastColumn="0" w:lastRowFirstColumn="0" w:lastRowLastColumn="0"/>
            </w:pPr>
            <w:r>
              <w:t>Registration</w:t>
            </w:r>
          </w:p>
          <w:p w:rsidR="00982DC5" w:rsidRDefault="00982DC5" w:rsidP="00982DC5">
            <w:pPr>
              <w:cnfStyle w:val="000000100000" w:firstRow="0" w:lastRow="0" w:firstColumn="0" w:lastColumn="0" w:oddVBand="0" w:evenVBand="0" w:oddHBand="1" w:evenHBand="0" w:firstRowFirstColumn="0" w:firstRowLastColumn="0" w:lastRowFirstColumn="0" w:lastRowLastColumn="0"/>
            </w:pPr>
            <w:r>
              <w:t>Successfully</w:t>
            </w:r>
          </w:p>
          <w:p w:rsidR="00982DC5" w:rsidRDefault="00982DC5" w:rsidP="00982DC5">
            <w:pPr>
              <w:cnfStyle w:val="000000100000" w:firstRow="0" w:lastRow="0" w:firstColumn="0" w:lastColumn="0" w:oddVBand="0" w:evenVBand="0" w:oddHBand="1" w:evenHBand="0" w:firstRowFirstColumn="0" w:firstRowLastColumn="0" w:lastRowFirstColumn="0" w:lastRowLastColumn="0"/>
            </w:pPr>
            <w:r>
              <w:t>done to</w:t>
            </w:r>
          </w:p>
          <w:p w:rsidR="00982DC5" w:rsidRDefault="00982DC5" w:rsidP="00982DC5">
            <w:pPr>
              <w:cnfStyle w:val="000000100000" w:firstRow="0" w:lastRow="0" w:firstColumn="0" w:lastColumn="0" w:oddVBand="0" w:evenVBand="0" w:oddHBand="1" w:evenHBand="0" w:firstRowFirstColumn="0" w:firstRowLastColumn="0" w:lastRowFirstColumn="0" w:lastRowLastColumn="0"/>
            </w:pPr>
            <w:r>
              <w:t>SMS.</w:t>
            </w:r>
          </w:p>
        </w:tc>
        <w:tc>
          <w:tcPr>
            <w:tcW w:w="1133" w:type="dxa"/>
          </w:tcPr>
          <w:p w:rsidR="00982DC5"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982DC5" w:rsidRDefault="00957890" w:rsidP="00496565">
            <w:r>
              <w:t>SMS – 006</w:t>
            </w:r>
          </w:p>
        </w:tc>
        <w:tc>
          <w:tcPr>
            <w:tcW w:w="1199" w:type="dxa"/>
          </w:tcPr>
          <w:p w:rsidR="00982DC5" w:rsidRDefault="00982DC5" w:rsidP="00097289">
            <w:pPr>
              <w:cnfStyle w:val="000000000000" w:firstRow="0" w:lastRow="0" w:firstColumn="0" w:lastColumn="0" w:oddVBand="0" w:evenVBand="0" w:oddHBand="0" w:evenHBand="0" w:firstRowFirstColumn="0" w:firstRowLastColumn="0" w:lastRowFirstColumn="0" w:lastRowLastColumn="0"/>
            </w:pPr>
          </w:p>
        </w:tc>
        <w:tc>
          <w:tcPr>
            <w:tcW w:w="1133" w:type="dxa"/>
          </w:tcPr>
          <w:p w:rsidR="00982DC5" w:rsidRDefault="00982DC5" w:rsidP="00496565">
            <w:pPr>
              <w:cnfStyle w:val="000000000000" w:firstRow="0" w:lastRow="0" w:firstColumn="0" w:lastColumn="0" w:oddVBand="0" w:evenVBand="0" w:oddHBand="0" w:evenHBand="0" w:firstRowFirstColumn="0" w:firstRowLastColumn="0" w:lastRowFirstColumn="0" w:lastRowLastColumn="0"/>
            </w:pPr>
          </w:p>
        </w:tc>
        <w:tc>
          <w:tcPr>
            <w:tcW w:w="1332" w:type="dxa"/>
          </w:tcPr>
          <w:p w:rsidR="00982DC5" w:rsidRDefault="00982DC5" w:rsidP="00097289">
            <w:pPr>
              <w:cnfStyle w:val="000000000000" w:firstRow="0" w:lastRow="0" w:firstColumn="0" w:lastColumn="0" w:oddVBand="0" w:evenVBand="0" w:oddHBand="0" w:evenHBand="0" w:firstRowFirstColumn="0" w:firstRowLastColumn="0" w:lastRowFirstColumn="0" w:lastRowLastColumn="0"/>
            </w:pPr>
          </w:p>
        </w:tc>
        <w:tc>
          <w:tcPr>
            <w:tcW w:w="1117" w:type="dxa"/>
          </w:tcPr>
          <w:p w:rsidR="00982DC5" w:rsidRDefault="00982DC5" w:rsidP="00496565">
            <w:pPr>
              <w:cnfStyle w:val="000000000000" w:firstRow="0" w:lastRow="0" w:firstColumn="0" w:lastColumn="0" w:oddVBand="0" w:evenVBand="0" w:oddHBand="0" w:evenHBand="0" w:firstRowFirstColumn="0" w:firstRowLastColumn="0" w:lastRowFirstColumn="0" w:lastRowLastColumn="0"/>
            </w:pPr>
            <w:r>
              <w:t>Step 4</w:t>
            </w:r>
          </w:p>
        </w:tc>
        <w:tc>
          <w:tcPr>
            <w:tcW w:w="1332" w:type="dxa"/>
          </w:tcPr>
          <w:p w:rsidR="00982DC5" w:rsidRDefault="00982DC5" w:rsidP="00982DC5">
            <w:pPr>
              <w:cnfStyle w:val="000000000000" w:firstRow="0" w:lastRow="0" w:firstColumn="0" w:lastColumn="0" w:oddVBand="0" w:evenVBand="0" w:oddHBand="0" w:evenHBand="0" w:firstRowFirstColumn="0" w:firstRowLastColumn="0" w:lastRowFirstColumn="0" w:lastRowLastColumn="0"/>
            </w:pPr>
            <w:r>
              <w:t>Click on Login</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button after</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inserting newly</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created valid User</w:t>
            </w:r>
          </w:p>
          <w:p w:rsidR="00982DC5" w:rsidRDefault="00982DC5" w:rsidP="00B3714E">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 xml:space="preserve"> and password</w:t>
            </w:r>
            <w:r w:rsidR="00B3714E">
              <w:t xml:space="preserve"> </w:t>
            </w:r>
            <w:r>
              <w:t>from SMS.</w:t>
            </w:r>
          </w:p>
          <w:p w:rsidR="00CD5C2E" w:rsidRDefault="00CD5C2E" w:rsidP="00B3714E">
            <w:pPr>
              <w:cnfStyle w:val="000000000000" w:firstRow="0" w:lastRow="0" w:firstColumn="0" w:lastColumn="0" w:oddVBand="0" w:evenVBand="0" w:oddHBand="0" w:evenHBand="0" w:firstRowFirstColumn="0" w:firstRowLastColumn="0" w:lastRowFirstColumn="0" w:lastRowLastColumn="0"/>
            </w:pPr>
          </w:p>
        </w:tc>
        <w:tc>
          <w:tcPr>
            <w:tcW w:w="1233" w:type="dxa"/>
          </w:tcPr>
          <w:p w:rsidR="00982DC5" w:rsidRDefault="00982DC5" w:rsidP="00982DC5">
            <w:pPr>
              <w:cnfStyle w:val="000000000000" w:firstRow="0" w:lastRow="0" w:firstColumn="0" w:lastColumn="0" w:oddVBand="0" w:evenVBand="0" w:oddHBand="0" w:evenHBand="0" w:firstRowFirstColumn="0" w:firstRowLastColumn="0" w:lastRowFirstColumn="0" w:lastRowLastColumn="0"/>
            </w:pPr>
            <w:r>
              <w:t>Successfully</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Login to by</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new User Id</w:t>
            </w:r>
          </w:p>
          <w:p w:rsidR="00982DC5" w:rsidRDefault="00982DC5" w:rsidP="00982DC5">
            <w:pPr>
              <w:cnfStyle w:val="000000000000" w:firstRow="0" w:lastRow="0" w:firstColumn="0" w:lastColumn="0" w:oddVBand="0" w:evenVBand="0" w:oddHBand="0" w:evenHBand="0" w:firstRowFirstColumn="0" w:firstRowLastColumn="0" w:lastRowFirstColumn="0" w:lastRowLastColumn="0"/>
            </w:pPr>
            <w:r>
              <w:t>And password</w:t>
            </w:r>
          </w:p>
          <w:p w:rsidR="00982DC5" w:rsidRDefault="00982DC5" w:rsidP="00B3714E">
            <w:pPr>
              <w:cnfStyle w:val="000000000000" w:firstRow="0" w:lastRow="0" w:firstColumn="0" w:lastColumn="0" w:oddVBand="0" w:evenVBand="0" w:oddHBand="0" w:evenHBand="0" w:firstRowFirstColumn="0" w:firstRowLastColumn="0" w:lastRowFirstColumn="0" w:lastRowLastColumn="0"/>
            </w:pPr>
            <w:r>
              <w:t>SMS. And</w:t>
            </w:r>
            <w:r w:rsidR="00B3714E">
              <w:t xml:space="preserve"> </w:t>
            </w:r>
            <w:r>
              <w:t>can able to us</w:t>
            </w:r>
            <w:r w:rsidR="00B3714E">
              <w:t xml:space="preserve">e </w:t>
            </w:r>
            <w:r>
              <w:t>the feature.</w:t>
            </w:r>
          </w:p>
        </w:tc>
        <w:tc>
          <w:tcPr>
            <w:tcW w:w="1133" w:type="dxa"/>
          </w:tcPr>
          <w:p w:rsidR="00982DC5"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B3714E" w:rsidRDefault="00957890" w:rsidP="00496565">
            <w:r>
              <w:t>SMS – 007</w:t>
            </w:r>
          </w:p>
        </w:tc>
        <w:tc>
          <w:tcPr>
            <w:tcW w:w="1199" w:type="dxa"/>
          </w:tcPr>
          <w:p w:rsidR="00B3714E" w:rsidRDefault="00B3714E" w:rsidP="00B3714E">
            <w:pPr>
              <w:cnfStyle w:val="000000100000" w:firstRow="0" w:lastRow="0" w:firstColumn="0" w:lastColumn="0" w:oddVBand="0" w:evenVBand="0" w:oddHBand="1" w:evenHBand="0" w:firstRowFirstColumn="0" w:firstRowLastColumn="0" w:lastRowFirstColumn="0" w:lastRowLastColumn="0"/>
            </w:pPr>
            <w:r>
              <w:t>Check</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Successful</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Registration</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for New</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SMS</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Faculty.</w:t>
            </w:r>
          </w:p>
        </w:tc>
        <w:tc>
          <w:tcPr>
            <w:tcW w:w="1133" w:type="dxa"/>
          </w:tcPr>
          <w:p w:rsidR="00B3714E" w:rsidRDefault="00B3714E" w:rsidP="00496565">
            <w:pPr>
              <w:cnfStyle w:val="000000100000" w:firstRow="0" w:lastRow="0" w:firstColumn="0" w:lastColumn="0" w:oddVBand="0" w:evenVBand="0" w:oddHBand="1" w:evenHBand="0" w:firstRowFirstColumn="0" w:firstRowLastColumn="0" w:lastRowFirstColumn="0" w:lastRowLastColumn="0"/>
            </w:pPr>
            <w:r>
              <w:t>Faculty</w:t>
            </w:r>
          </w:p>
        </w:tc>
        <w:tc>
          <w:tcPr>
            <w:tcW w:w="1332" w:type="dxa"/>
          </w:tcPr>
          <w:p w:rsidR="00B3714E" w:rsidRDefault="00B3714E" w:rsidP="00B3714E">
            <w:pPr>
              <w:cnfStyle w:val="000000100000" w:firstRow="0" w:lastRow="0" w:firstColumn="0" w:lastColumn="0" w:oddVBand="0" w:evenVBand="0" w:oddHBand="1" w:evenHBand="0" w:firstRowFirstColumn="0" w:firstRowLastColumn="0" w:lastRowFirstColumn="0" w:lastRowLastColumn="0"/>
            </w:pPr>
            <w:r>
              <w:t>The</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purpose</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of this test</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is to verify</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that the</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all new</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connection could be</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creating</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new</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Account</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By</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Registration.</w:t>
            </w:r>
          </w:p>
          <w:p w:rsidR="00CD5C2E" w:rsidRDefault="00CD5C2E" w:rsidP="00B3714E">
            <w:pPr>
              <w:cnfStyle w:val="000000100000" w:firstRow="0" w:lastRow="0" w:firstColumn="0" w:lastColumn="0" w:oddVBand="0" w:evenVBand="0" w:oddHBand="1" w:evenHBand="0" w:firstRowFirstColumn="0" w:firstRowLastColumn="0" w:lastRowFirstColumn="0" w:lastRowLastColumn="0"/>
            </w:pPr>
          </w:p>
        </w:tc>
        <w:tc>
          <w:tcPr>
            <w:tcW w:w="1117" w:type="dxa"/>
          </w:tcPr>
          <w:p w:rsidR="00B3714E" w:rsidRDefault="00B3714E" w:rsidP="00496565">
            <w:pPr>
              <w:cnfStyle w:val="000000100000" w:firstRow="0" w:lastRow="0" w:firstColumn="0" w:lastColumn="0" w:oddVBand="0" w:evenVBand="0" w:oddHBand="1" w:evenHBand="0" w:firstRowFirstColumn="0" w:firstRowLastColumn="0" w:lastRowFirstColumn="0" w:lastRowLastColumn="0"/>
            </w:pPr>
            <w:r>
              <w:t>Step 1</w:t>
            </w:r>
          </w:p>
        </w:tc>
        <w:tc>
          <w:tcPr>
            <w:tcW w:w="1332" w:type="dxa"/>
          </w:tcPr>
          <w:p w:rsidR="00B3714E" w:rsidRDefault="00B3714E" w:rsidP="00B3714E">
            <w:pPr>
              <w:cnfStyle w:val="000000100000" w:firstRow="0" w:lastRow="0" w:firstColumn="0" w:lastColumn="0" w:oddVBand="0" w:evenVBand="0" w:oddHBand="1" w:evenHBand="0" w:firstRowFirstColumn="0" w:firstRowLastColumn="0" w:lastRowFirstColumn="0" w:lastRowLastColumn="0"/>
            </w:pPr>
            <w:r>
              <w:t>Click on</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Faculty button.</w:t>
            </w:r>
          </w:p>
        </w:tc>
        <w:tc>
          <w:tcPr>
            <w:tcW w:w="1233" w:type="dxa"/>
          </w:tcPr>
          <w:p w:rsidR="00B3714E" w:rsidRDefault="00B3714E" w:rsidP="00B3714E">
            <w:pPr>
              <w:cnfStyle w:val="000000100000" w:firstRow="0" w:lastRow="0" w:firstColumn="0" w:lastColumn="0" w:oddVBand="0" w:evenVBand="0" w:oddHBand="1" w:evenHBand="0" w:firstRowFirstColumn="0" w:firstRowLastColumn="0" w:lastRowFirstColumn="0" w:lastRowLastColumn="0"/>
            </w:pPr>
            <w:r>
              <w:t>New Faculty window opened.</w:t>
            </w:r>
          </w:p>
        </w:tc>
        <w:tc>
          <w:tcPr>
            <w:tcW w:w="1133" w:type="dxa"/>
          </w:tcPr>
          <w:p w:rsidR="00B3714E"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B3714E" w:rsidRDefault="00957890" w:rsidP="00496565">
            <w:r>
              <w:t>SMS – 008</w:t>
            </w:r>
          </w:p>
        </w:tc>
        <w:tc>
          <w:tcPr>
            <w:tcW w:w="1199" w:type="dxa"/>
          </w:tcPr>
          <w:p w:rsidR="00B3714E" w:rsidRDefault="00B3714E" w:rsidP="00B3714E">
            <w:pPr>
              <w:cnfStyle w:val="000000000000" w:firstRow="0" w:lastRow="0" w:firstColumn="0" w:lastColumn="0" w:oddVBand="0" w:evenVBand="0" w:oddHBand="0" w:evenHBand="0" w:firstRowFirstColumn="0" w:firstRowLastColumn="0" w:lastRowFirstColumn="0" w:lastRowLastColumn="0"/>
            </w:pPr>
          </w:p>
        </w:tc>
        <w:tc>
          <w:tcPr>
            <w:tcW w:w="1133" w:type="dxa"/>
          </w:tcPr>
          <w:p w:rsidR="00B3714E" w:rsidRDefault="00CD5C2E" w:rsidP="00496565">
            <w:pPr>
              <w:cnfStyle w:val="000000000000" w:firstRow="0" w:lastRow="0" w:firstColumn="0" w:lastColumn="0" w:oddVBand="0" w:evenVBand="0" w:oddHBand="0" w:evenHBand="0" w:firstRowFirstColumn="0" w:firstRowLastColumn="0" w:lastRowFirstColumn="0" w:lastRowLastColumn="0"/>
            </w:pPr>
            <w:r>
              <w:t>Submit</w:t>
            </w:r>
          </w:p>
        </w:tc>
        <w:tc>
          <w:tcPr>
            <w:tcW w:w="1332" w:type="dxa"/>
          </w:tcPr>
          <w:p w:rsidR="00B3714E" w:rsidRDefault="00B3714E" w:rsidP="00B3714E">
            <w:pPr>
              <w:cnfStyle w:val="000000000000" w:firstRow="0" w:lastRow="0" w:firstColumn="0" w:lastColumn="0" w:oddVBand="0" w:evenVBand="0" w:oddHBand="0" w:evenHBand="0" w:firstRowFirstColumn="0" w:firstRowLastColumn="0" w:lastRowFirstColumn="0" w:lastRowLastColumn="0"/>
            </w:pPr>
          </w:p>
        </w:tc>
        <w:tc>
          <w:tcPr>
            <w:tcW w:w="1117" w:type="dxa"/>
          </w:tcPr>
          <w:p w:rsidR="00B3714E" w:rsidRDefault="00B3714E"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B3714E" w:rsidRDefault="00B3714E" w:rsidP="00B3714E">
            <w:pPr>
              <w:cnfStyle w:val="000000000000" w:firstRow="0" w:lastRow="0" w:firstColumn="0" w:lastColumn="0" w:oddVBand="0" w:evenVBand="0" w:oddHBand="0" w:evenHBand="0" w:firstRowFirstColumn="0" w:firstRowLastColumn="0" w:lastRowFirstColumn="0" w:lastRowLastColumn="0"/>
            </w:pPr>
            <w:r>
              <w:t>Click on</w:t>
            </w:r>
          </w:p>
          <w:p w:rsidR="00B3714E" w:rsidRDefault="00B3714E" w:rsidP="00B3714E">
            <w:pPr>
              <w:cnfStyle w:val="000000000000" w:firstRow="0" w:lastRow="0" w:firstColumn="0" w:lastColumn="0" w:oddVBand="0" w:evenVBand="0" w:oddHBand="0" w:evenHBand="0" w:firstRowFirstColumn="0" w:firstRowLastColumn="0" w:lastRowFirstColumn="0" w:lastRowLastColumn="0"/>
            </w:pPr>
            <w:r>
              <w:t>Submit</w:t>
            </w:r>
          </w:p>
          <w:p w:rsidR="00B3714E" w:rsidRDefault="00B3714E" w:rsidP="00B3714E">
            <w:pPr>
              <w:cnfStyle w:val="000000000000" w:firstRow="0" w:lastRow="0" w:firstColumn="0" w:lastColumn="0" w:oddVBand="0" w:evenVBand="0" w:oddHBand="0" w:evenHBand="0" w:firstRowFirstColumn="0" w:firstRowLastColumn="0" w:lastRowFirstColumn="0" w:lastRowLastColumn="0"/>
            </w:pPr>
            <w:r>
              <w:lastRenderedPageBreak/>
              <w:t>button after</w:t>
            </w:r>
          </w:p>
          <w:p w:rsidR="00B3714E" w:rsidRDefault="00B3714E" w:rsidP="00B3714E">
            <w:pPr>
              <w:cnfStyle w:val="000000000000" w:firstRow="0" w:lastRow="0" w:firstColumn="0" w:lastColumn="0" w:oddVBand="0" w:evenVBand="0" w:oddHBand="0" w:evenHBand="0" w:firstRowFirstColumn="0" w:firstRowLastColumn="0" w:lastRowFirstColumn="0" w:lastRowLastColumn="0"/>
            </w:pPr>
            <w:r>
              <w:t>inserting invalid</w:t>
            </w:r>
          </w:p>
          <w:p w:rsidR="00B3714E" w:rsidRDefault="00B3714E" w:rsidP="00B3714E">
            <w:pPr>
              <w:cnfStyle w:val="000000000000" w:firstRow="0" w:lastRow="0" w:firstColumn="0" w:lastColumn="0" w:oddVBand="0" w:evenVBand="0" w:oddHBand="0" w:evenHBand="0" w:firstRowFirstColumn="0" w:firstRowLastColumn="0" w:lastRowFirstColumn="0" w:lastRowLastColumn="0"/>
            </w:pPr>
            <w:r>
              <w:t>information of Faculty from</w:t>
            </w:r>
          </w:p>
          <w:p w:rsidR="00B3714E" w:rsidRDefault="00B3714E" w:rsidP="00B3714E">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B3714E">
            <w:pPr>
              <w:cnfStyle w:val="000000000000" w:firstRow="0" w:lastRow="0" w:firstColumn="0" w:lastColumn="0" w:oddVBand="0" w:evenVBand="0" w:oddHBand="0" w:evenHBand="0" w:firstRowFirstColumn="0" w:firstRowLastColumn="0" w:lastRowFirstColumn="0" w:lastRowLastColumn="0"/>
            </w:pPr>
          </w:p>
        </w:tc>
        <w:tc>
          <w:tcPr>
            <w:tcW w:w="1233" w:type="dxa"/>
          </w:tcPr>
          <w:p w:rsidR="00B3714E" w:rsidRDefault="00B3714E" w:rsidP="00B3714E">
            <w:pPr>
              <w:cnfStyle w:val="000000000000" w:firstRow="0" w:lastRow="0" w:firstColumn="0" w:lastColumn="0" w:oddVBand="0" w:evenVBand="0" w:oddHBand="0" w:evenHBand="0" w:firstRowFirstColumn="0" w:firstRowLastColumn="0" w:lastRowFirstColumn="0" w:lastRowLastColumn="0"/>
            </w:pPr>
            <w:r>
              <w:lastRenderedPageBreak/>
              <w:t>Registration</w:t>
            </w:r>
          </w:p>
          <w:p w:rsidR="00B3714E" w:rsidRDefault="00B3714E" w:rsidP="00B3714E">
            <w:pPr>
              <w:cnfStyle w:val="000000000000" w:firstRow="0" w:lastRow="0" w:firstColumn="0" w:lastColumn="0" w:oddVBand="0" w:evenVBand="0" w:oddHBand="0" w:evenHBand="0" w:firstRowFirstColumn="0" w:firstRowLastColumn="0" w:lastRowFirstColumn="0" w:lastRowLastColumn="0"/>
            </w:pPr>
            <w:r>
              <w:t>failed to</w:t>
            </w:r>
          </w:p>
          <w:p w:rsidR="00B3714E" w:rsidRDefault="00B3714E" w:rsidP="00B3714E">
            <w:pPr>
              <w:cnfStyle w:val="000000000000" w:firstRow="0" w:lastRow="0" w:firstColumn="0" w:lastColumn="0" w:oddVBand="0" w:evenVBand="0" w:oddHBand="0" w:evenHBand="0" w:firstRowFirstColumn="0" w:firstRowLastColumn="0" w:lastRowFirstColumn="0" w:lastRowLastColumn="0"/>
            </w:pPr>
            <w:r>
              <w:lastRenderedPageBreak/>
              <w:t>SMS. And</w:t>
            </w:r>
          </w:p>
          <w:p w:rsidR="00B3714E" w:rsidRDefault="00B3714E" w:rsidP="00B3714E">
            <w:pPr>
              <w:cnfStyle w:val="000000000000" w:firstRow="0" w:lastRow="0" w:firstColumn="0" w:lastColumn="0" w:oddVBand="0" w:evenVBand="0" w:oddHBand="0" w:evenHBand="0" w:firstRowFirstColumn="0" w:firstRowLastColumn="0" w:lastRowFirstColumn="0" w:lastRowLastColumn="0"/>
            </w:pPr>
            <w:proofErr w:type="gramStart"/>
            <w:r>
              <w:t>can’t</w:t>
            </w:r>
            <w:proofErr w:type="gramEnd"/>
            <w:r>
              <w:t xml:space="preserve"> able to use the feature.</w:t>
            </w:r>
          </w:p>
        </w:tc>
        <w:tc>
          <w:tcPr>
            <w:tcW w:w="1133" w:type="dxa"/>
          </w:tcPr>
          <w:p w:rsidR="00B3714E" w:rsidRDefault="00957890" w:rsidP="00496565">
            <w:pPr>
              <w:cnfStyle w:val="000000000000" w:firstRow="0" w:lastRow="0" w:firstColumn="0" w:lastColumn="0" w:oddVBand="0" w:evenVBand="0" w:oddHBand="0" w:evenHBand="0" w:firstRowFirstColumn="0" w:firstRowLastColumn="0" w:lastRowFirstColumn="0" w:lastRowLastColumn="0"/>
            </w:pPr>
            <w:r>
              <w:lastRenderedPageBreak/>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B3714E" w:rsidRDefault="00957890" w:rsidP="00496565">
            <w:r>
              <w:lastRenderedPageBreak/>
              <w:t>SMS – 009</w:t>
            </w:r>
          </w:p>
        </w:tc>
        <w:tc>
          <w:tcPr>
            <w:tcW w:w="1199" w:type="dxa"/>
          </w:tcPr>
          <w:p w:rsidR="00B3714E" w:rsidRDefault="00B3714E" w:rsidP="00B3714E">
            <w:pPr>
              <w:cnfStyle w:val="000000100000" w:firstRow="0" w:lastRow="0" w:firstColumn="0" w:lastColumn="0" w:oddVBand="0" w:evenVBand="0" w:oddHBand="1" w:evenHBand="0" w:firstRowFirstColumn="0" w:firstRowLastColumn="0" w:lastRowFirstColumn="0" w:lastRowLastColumn="0"/>
            </w:pPr>
          </w:p>
        </w:tc>
        <w:tc>
          <w:tcPr>
            <w:tcW w:w="1133" w:type="dxa"/>
          </w:tcPr>
          <w:p w:rsidR="00B3714E" w:rsidRDefault="00B3714E" w:rsidP="00496565">
            <w:pPr>
              <w:cnfStyle w:val="000000100000" w:firstRow="0" w:lastRow="0" w:firstColumn="0" w:lastColumn="0" w:oddVBand="0" w:evenVBand="0" w:oddHBand="1" w:evenHBand="0" w:firstRowFirstColumn="0" w:firstRowLastColumn="0" w:lastRowFirstColumn="0" w:lastRowLastColumn="0"/>
            </w:pPr>
          </w:p>
        </w:tc>
        <w:tc>
          <w:tcPr>
            <w:tcW w:w="1332" w:type="dxa"/>
          </w:tcPr>
          <w:p w:rsidR="00B3714E" w:rsidRDefault="00B3714E" w:rsidP="00B3714E">
            <w:pPr>
              <w:cnfStyle w:val="000000100000" w:firstRow="0" w:lastRow="0" w:firstColumn="0" w:lastColumn="0" w:oddVBand="0" w:evenVBand="0" w:oddHBand="1" w:evenHBand="0" w:firstRowFirstColumn="0" w:firstRowLastColumn="0" w:lastRowFirstColumn="0" w:lastRowLastColumn="0"/>
            </w:pPr>
          </w:p>
        </w:tc>
        <w:tc>
          <w:tcPr>
            <w:tcW w:w="1117" w:type="dxa"/>
          </w:tcPr>
          <w:p w:rsidR="00B3714E" w:rsidRDefault="00B3714E" w:rsidP="00496565">
            <w:pPr>
              <w:cnfStyle w:val="000000100000" w:firstRow="0" w:lastRow="0" w:firstColumn="0" w:lastColumn="0" w:oddVBand="0" w:evenVBand="0" w:oddHBand="1" w:evenHBand="0" w:firstRowFirstColumn="0" w:firstRowLastColumn="0" w:lastRowFirstColumn="0" w:lastRowLastColumn="0"/>
            </w:pPr>
            <w:r>
              <w:t>Step 3</w:t>
            </w:r>
          </w:p>
        </w:tc>
        <w:tc>
          <w:tcPr>
            <w:tcW w:w="1332" w:type="dxa"/>
          </w:tcPr>
          <w:p w:rsidR="00B3714E" w:rsidRDefault="00B3714E" w:rsidP="00B3714E">
            <w:pPr>
              <w:cnfStyle w:val="000000100000" w:firstRow="0" w:lastRow="0" w:firstColumn="0" w:lastColumn="0" w:oddVBand="0" w:evenVBand="0" w:oddHBand="1" w:evenHBand="0" w:firstRowFirstColumn="0" w:firstRowLastColumn="0" w:lastRowFirstColumn="0" w:lastRowLastColumn="0"/>
            </w:pPr>
            <w:r>
              <w:t>Click on</w:t>
            </w:r>
          </w:p>
          <w:p w:rsidR="00B3714E" w:rsidRDefault="00CD5C2E" w:rsidP="00B3714E">
            <w:pPr>
              <w:cnfStyle w:val="000000100000" w:firstRow="0" w:lastRow="0" w:firstColumn="0" w:lastColumn="0" w:oddVBand="0" w:evenVBand="0" w:oddHBand="1" w:evenHBand="0" w:firstRowFirstColumn="0" w:firstRowLastColumn="0" w:lastRowFirstColumn="0" w:lastRowLastColumn="0"/>
            </w:pPr>
            <w:r>
              <w:t>Submit</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button after</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inserting valid</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information of Faculty from</w:t>
            </w:r>
          </w:p>
          <w:p w:rsidR="00B3714E" w:rsidRDefault="00B3714E" w:rsidP="00B3714E">
            <w:pPr>
              <w:cnfStyle w:val="000000100000" w:firstRow="0" w:lastRow="0" w:firstColumn="0" w:lastColumn="0" w:oddVBand="0" w:evenVBand="0" w:oddHBand="1" w:evenHBand="0" w:firstRowFirstColumn="0" w:firstRowLastColumn="0" w:lastRowFirstColumn="0" w:lastRowLastColumn="0"/>
            </w:pPr>
            <w:r>
              <w:t>SMS.</w:t>
            </w:r>
          </w:p>
          <w:p w:rsidR="00CD5C2E" w:rsidRDefault="00CD5C2E" w:rsidP="00B3714E">
            <w:pPr>
              <w:cnfStyle w:val="000000100000" w:firstRow="0" w:lastRow="0" w:firstColumn="0" w:lastColumn="0" w:oddVBand="0" w:evenVBand="0" w:oddHBand="1" w:evenHBand="0" w:firstRowFirstColumn="0" w:firstRowLastColumn="0" w:lastRowFirstColumn="0" w:lastRowLastColumn="0"/>
            </w:pPr>
          </w:p>
        </w:tc>
        <w:tc>
          <w:tcPr>
            <w:tcW w:w="1233" w:type="dxa"/>
          </w:tcPr>
          <w:p w:rsidR="00B3714E" w:rsidRDefault="00B3714E" w:rsidP="00496565">
            <w:pPr>
              <w:cnfStyle w:val="000000100000" w:firstRow="0" w:lastRow="0" w:firstColumn="0" w:lastColumn="0" w:oddVBand="0" w:evenVBand="0" w:oddHBand="1" w:evenHBand="0" w:firstRowFirstColumn="0" w:firstRowLastColumn="0" w:lastRowFirstColumn="0" w:lastRowLastColumn="0"/>
            </w:pPr>
            <w:r>
              <w:t>Registration</w:t>
            </w:r>
          </w:p>
          <w:p w:rsidR="00B3714E" w:rsidRDefault="00B3714E" w:rsidP="00496565">
            <w:pPr>
              <w:cnfStyle w:val="000000100000" w:firstRow="0" w:lastRow="0" w:firstColumn="0" w:lastColumn="0" w:oddVBand="0" w:evenVBand="0" w:oddHBand="1" w:evenHBand="0" w:firstRowFirstColumn="0" w:firstRowLastColumn="0" w:lastRowFirstColumn="0" w:lastRowLastColumn="0"/>
            </w:pPr>
            <w:r>
              <w:t>Successfully</w:t>
            </w:r>
          </w:p>
          <w:p w:rsidR="00B3714E" w:rsidRDefault="00B3714E" w:rsidP="00496565">
            <w:pPr>
              <w:cnfStyle w:val="000000100000" w:firstRow="0" w:lastRow="0" w:firstColumn="0" w:lastColumn="0" w:oddVBand="0" w:evenVBand="0" w:oddHBand="1" w:evenHBand="0" w:firstRowFirstColumn="0" w:firstRowLastColumn="0" w:lastRowFirstColumn="0" w:lastRowLastColumn="0"/>
            </w:pPr>
            <w:r>
              <w:t>done to</w:t>
            </w:r>
          </w:p>
          <w:p w:rsidR="00B3714E" w:rsidRDefault="00B3714E" w:rsidP="00496565">
            <w:pPr>
              <w:cnfStyle w:val="000000100000" w:firstRow="0" w:lastRow="0" w:firstColumn="0" w:lastColumn="0" w:oddVBand="0" w:evenVBand="0" w:oddHBand="1" w:evenHBand="0" w:firstRowFirstColumn="0" w:firstRowLastColumn="0" w:lastRowFirstColumn="0" w:lastRowLastColumn="0"/>
            </w:pPr>
            <w:r>
              <w:t>SMS.</w:t>
            </w:r>
          </w:p>
        </w:tc>
        <w:tc>
          <w:tcPr>
            <w:tcW w:w="1133" w:type="dxa"/>
          </w:tcPr>
          <w:p w:rsidR="00B3714E"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B3714E" w:rsidRDefault="00957890" w:rsidP="00496565">
            <w:r>
              <w:t>SMS – 010</w:t>
            </w:r>
          </w:p>
        </w:tc>
        <w:tc>
          <w:tcPr>
            <w:tcW w:w="1199" w:type="dxa"/>
          </w:tcPr>
          <w:p w:rsidR="00B3714E" w:rsidRDefault="00B3714E" w:rsidP="00B3714E">
            <w:pPr>
              <w:cnfStyle w:val="000000000000" w:firstRow="0" w:lastRow="0" w:firstColumn="0" w:lastColumn="0" w:oddVBand="0" w:evenVBand="0" w:oddHBand="0" w:evenHBand="0" w:firstRowFirstColumn="0" w:firstRowLastColumn="0" w:lastRowFirstColumn="0" w:lastRowLastColumn="0"/>
            </w:pPr>
          </w:p>
        </w:tc>
        <w:tc>
          <w:tcPr>
            <w:tcW w:w="1133" w:type="dxa"/>
          </w:tcPr>
          <w:p w:rsidR="00B3714E" w:rsidRDefault="00B3714E" w:rsidP="00496565">
            <w:pPr>
              <w:cnfStyle w:val="000000000000" w:firstRow="0" w:lastRow="0" w:firstColumn="0" w:lastColumn="0" w:oddVBand="0" w:evenVBand="0" w:oddHBand="0" w:evenHBand="0" w:firstRowFirstColumn="0" w:firstRowLastColumn="0" w:lastRowFirstColumn="0" w:lastRowLastColumn="0"/>
            </w:pPr>
          </w:p>
        </w:tc>
        <w:tc>
          <w:tcPr>
            <w:tcW w:w="1332" w:type="dxa"/>
          </w:tcPr>
          <w:p w:rsidR="00B3714E" w:rsidRDefault="00B3714E" w:rsidP="00B3714E">
            <w:pPr>
              <w:cnfStyle w:val="000000000000" w:firstRow="0" w:lastRow="0" w:firstColumn="0" w:lastColumn="0" w:oddVBand="0" w:evenVBand="0" w:oddHBand="0" w:evenHBand="0" w:firstRowFirstColumn="0" w:firstRowLastColumn="0" w:lastRowFirstColumn="0" w:lastRowLastColumn="0"/>
            </w:pPr>
          </w:p>
        </w:tc>
        <w:tc>
          <w:tcPr>
            <w:tcW w:w="1117" w:type="dxa"/>
          </w:tcPr>
          <w:p w:rsidR="00B3714E" w:rsidRDefault="00B3714E" w:rsidP="00496565">
            <w:pPr>
              <w:cnfStyle w:val="000000000000" w:firstRow="0" w:lastRow="0" w:firstColumn="0" w:lastColumn="0" w:oddVBand="0" w:evenVBand="0" w:oddHBand="0" w:evenHBand="0" w:firstRowFirstColumn="0" w:firstRowLastColumn="0" w:lastRowFirstColumn="0" w:lastRowLastColumn="0"/>
            </w:pPr>
            <w:r>
              <w:t>Step 4</w:t>
            </w:r>
          </w:p>
        </w:tc>
        <w:tc>
          <w:tcPr>
            <w:tcW w:w="1332" w:type="dxa"/>
          </w:tcPr>
          <w:p w:rsidR="00337B76" w:rsidRDefault="00337B76" w:rsidP="00337B76">
            <w:pPr>
              <w:cnfStyle w:val="000000000000" w:firstRow="0" w:lastRow="0" w:firstColumn="0" w:lastColumn="0" w:oddVBand="0" w:evenVBand="0" w:oddHBand="0" w:evenHBand="0" w:firstRowFirstColumn="0" w:firstRowLastColumn="0" w:lastRowFirstColumn="0" w:lastRowLastColumn="0"/>
            </w:pPr>
            <w:r>
              <w:t>Click on Login</w:t>
            </w:r>
          </w:p>
          <w:p w:rsidR="00337B76" w:rsidRDefault="00337B76" w:rsidP="00337B76">
            <w:pPr>
              <w:cnfStyle w:val="000000000000" w:firstRow="0" w:lastRow="0" w:firstColumn="0" w:lastColumn="0" w:oddVBand="0" w:evenVBand="0" w:oddHBand="0" w:evenHBand="0" w:firstRowFirstColumn="0" w:firstRowLastColumn="0" w:lastRowFirstColumn="0" w:lastRowLastColumn="0"/>
            </w:pPr>
            <w:r>
              <w:t>button after</w:t>
            </w:r>
          </w:p>
          <w:p w:rsidR="00337B76" w:rsidRDefault="00337B76" w:rsidP="00337B76">
            <w:pPr>
              <w:cnfStyle w:val="000000000000" w:firstRow="0" w:lastRow="0" w:firstColumn="0" w:lastColumn="0" w:oddVBand="0" w:evenVBand="0" w:oddHBand="0" w:evenHBand="0" w:firstRowFirstColumn="0" w:firstRowLastColumn="0" w:lastRowFirstColumn="0" w:lastRowLastColumn="0"/>
            </w:pPr>
            <w:r>
              <w:t>inserting newly</w:t>
            </w:r>
          </w:p>
          <w:p w:rsidR="00337B76" w:rsidRDefault="00337B76" w:rsidP="00337B76">
            <w:pPr>
              <w:cnfStyle w:val="000000000000" w:firstRow="0" w:lastRow="0" w:firstColumn="0" w:lastColumn="0" w:oddVBand="0" w:evenVBand="0" w:oddHBand="0" w:evenHBand="0" w:firstRowFirstColumn="0" w:firstRowLastColumn="0" w:lastRowFirstColumn="0" w:lastRowLastColumn="0"/>
            </w:pPr>
            <w:r>
              <w:t>created valid User</w:t>
            </w:r>
          </w:p>
          <w:p w:rsidR="00B3714E" w:rsidRDefault="00337B76" w:rsidP="00337B76">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 xml:space="preserve"> and password from SMS.</w:t>
            </w:r>
          </w:p>
          <w:p w:rsidR="00CD5C2E" w:rsidRDefault="00CD5C2E" w:rsidP="00337B76">
            <w:pPr>
              <w:cnfStyle w:val="000000000000" w:firstRow="0" w:lastRow="0" w:firstColumn="0" w:lastColumn="0" w:oddVBand="0" w:evenVBand="0" w:oddHBand="0" w:evenHBand="0" w:firstRowFirstColumn="0" w:firstRowLastColumn="0" w:lastRowFirstColumn="0" w:lastRowLastColumn="0"/>
            </w:pPr>
          </w:p>
        </w:tc>
        <w:tc>
          <w:tcPr>
            <w:tcW w:w="1233" w:type="dxa"/>
          </w:tcPr>
          <w:p w:rsidR="00337B76" w:rsidRDefault="00337B76" w:rsidP="00337B76">
            <w:pPr>
              <w:cnfStyle w:val="000000000000" w:firstRow="0" w:lastRow="0" w:firstColumn="0" w:lastColumn="0" w:oddVBand="0" w:evenVBand="0" w:oddHBand="0" w:evenHBand="0" w:firstRowFirstColumn="0" w:firstRowLastColumn="0" w:lastRowFirstColumn="0" w:lastRowLastColumn="0"/>
            </w:pPr>
            <w:r>
              <w:t>Successfully</w:t>
            </w:r>
          </w:p>
          <w:p w:rsidR="00337B76" w:rsidRDefault="00337B76" w:rsidP="00337B76">
            <w:pPr>
              <w:cnfStyle w:val="000000000000" w:firstRow="0" w:lastRow="0" w:firstColumn="0" w:lastColumn="0" w:oddVBand="0" w:evenVBand="0" w:oddHBand="0" w:evenHBand="0" w:firstRowFirstColumn="0" w:firstRowLastColumn="0" w:lastRowFirstColumn="0" w:lastRowLastColumn="0"/>
            </w:pPr>
            <w:r>
              <w:t>Login to by</w:t>
            </w:r>
          </w:p>
          <w:p w:rsidR="00337B76" w:rsidRDefault="00337B76" w:rsidP="00337B76">
            <w:pPr>
              <w:cnfStyle w:val="000000000000" w:firstRow="0" w:lastRow="0" w:firstColumn="0" w:lastColumn="0" w:oddVBand="0" w:evenVBand="0" w:oddHBand="0" w:evenHBand="0" w:firstRowFirstColumn="0" w:firstRowLastColumn="0" w:lastRowFirstColumn="0" w:lastRowLastColumn="0"/>
            </w:pPr>
            <w:r>
              <w:t>new User Id</w:t>
            </w:r>
          </w:p>
          <w:p w:rsidR="00337B76" w:rsidRDefault="00337B76" w:rsidP="00337B76">
            <w:pPr>
              <w:cnfStyle w:val="000000000000" w:firstRow="0" w:lastRow="0" w:firstColumn="0" w:lastColumn="0" w:oddVBand="0" w:evenVBand="0" w:oddHBand="0" w:evenHBand="0" w:firstRowFirstColumn="0" w:firstRowLastColumn="0" w:lastRowFirstColumn="0" w:lastRowLastColumn="0"/>
            </w:pPr>
            <w:r>
              <w:t>And password</w:t>
            </w:r>
          </w:p>
          <w:p w:rsidR="00B3714E" w:rsidRDefault="00337B76" w:rsidP="00337B76">
            <w:pPr>
              <w:cnfStyle w:val="000000000000" w:firstRow="0" w:lastRow="0" w:firstColumn="0" w:lastColumn="0" w:oddVBand="0" w:evenVBand="0" w:oddHBand="0" w:evenHBand="0" w:firstRowFirstColumn="0" w:firstRowLastColumn="0" w:lastRowFirstColumn="0" w:lastRowLastColumn="0"/>
            </w:pPr>
            <w:r>
              <w:t>SMS. And can able to use the feature.</w:t>
            </w:r>
          </w:p>
        </w:tc>
        <w:tc>
          <w:tcPr>
            <w:tcW w:w="1133" w:type="dxa"/>
          </w:tcPr>
          <w:p w:rsidR="00B3714E"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337B76" w:rsidRDefault="00957890" w:rsidP="00496565">
            <w:r>
              <w:t>SMS – 011</w:t>
            </w:r>
          </w:p>
        </w:tc>
        <w:tc>
          <w:tcPr>
            <w:tcW w:w="1199" w:type="dxa"/>
          </w:tcPr>
          <w:p w:rsidR="00337B76" w:rsidRDefault="00337B76" w:rsidP="00337B76">
            <w:pPr>
              <w:cnfStyle w:val="000000100000" w:firstRow="0" w:lastRow="0" w:firstColumn="0" w:lastColumn="0" w:oddVBand="0" w:evenVBand="0" w:oddHBand="1" w:evenHBand="0" w:firstRowFirstColumn="0" w:firstRowLastColumn="0" w:lastRowFirstColumn="0" w:lastRowLastColumn="0"/>
            </w:pPr>
            <w:r>
              <w:t>Check</w:t>
            </w:r>
          </w:p>
          <w:p w:rsidR="00337B76" w:rsidRDefault="00337B76" w:rsidP="00337B76">
            <w:pPr>
              <w:cnfStyle w:val="000000100000" w:firstRow="0" w:lastRow="0" w:firstColumn="0" w:lastColumn="0" w:oddVBand="0" w:evenVBand="0" w:oddHBand="1" w:evenHBand="0" w:firstRowFirstColumn="0" w:firstRowLastColumn="0" w:lastRowFirstColumn="0" w:lastRowLastColumn="0"/>
            </w:pPr>
            <w:r>
              <w:t>for New</w:t>
            </w:r>
          </w:p>
          <w:p w:rsidR="00337B76" w:rsidRDefault="00337B76" w:rsidP="00337B76">
            <w:pPr>
              <w:cnfStyle w:val="000000100000" w:firstRow="0" w:lastRow="0" w:firstColumn="0" w:lastColumn="0" w:oddVBand="0" w:evenVBand="0" w:oddHBand="1" w:evenHBand="0" w:firstRowFirstColumn="0" w:firstRowLastColumn="0" w:lastRowFirstColumn="0" w:lastRowLastColumn="0"/>
            </w:pPr>
            <w:r>
              <w:t>SMS</w:t>
            </w:r>
          </w:p>
          <w:p w:rsidR="00337B76" w:rsidRDefault="00337B76" w:rsidP="00337B76">
            <w:pPr>
              <w:cnfStyle w:val="000000100000" w:firstRow="0" w:lastRow="0" w:firstColumn="0" w:lastColumn="0" w:oddVBand="0" w:evenVBand="0" w:oddHBand="1" w:evenHBand="0" w:firstRowFirstColumn="0" w:firstRowLastColumn="0" w:lastRowFirstColumn="0" w:lastRowLastColumn="0"/>
            </w:pPr>
            <w:r>
              <w:t>Course</w:t>
            </w:r>
          </w:p>
        </w:tc>
        <w:tc>
          <w:tcPr>
            <w:tcW w:w="1133" w:type="dxa"/>
          </w:tcPr>
          <w:p w:rsidR="00337B76" w:rsidRDefault="00337B76" w:rsidP="00496565">
            <w:pPr>
              <w:cnfStyle w:val="000000100000" w:firstRow="0" w:lastRow="0" w:firstColumn="0" w:lastColumn="0" w:oddVBand="0" w:evenVBand="0" w:oddHBand="1" w:evenHBand="0" w:firstRowFirstColumn="0" w:firstRowLastColumn="0" w:lastRowFirstColumn="0" w:lastRowLastColumn="0"/>
            </w:pPr>
            <w:r>
              <w:t>Course</w:t>
            </w:r>
          </w:p>
        </w:tc>
        <w:tc>
          <w:tcPr>
            <w:tcW w:w="1332" w:type="dxa"/>
          </w:tcPr>
          <w:p w:rsidR="00337B76" w:rsidRDefault="00337B76" w:rsidP="00337B76">
            <w:pPr>
              <w:cnfStyle w:val="000000100000" w:firstRow="0" w:lastRow="0" w:firstColumn="0" w:lastColumn="0" w:oddVBand="0" w:evenVBand="0" w:oddHBand="1" w:evenHBand="0" w:firstRowFirstColumn="0" w:firstRowLastColumn="0" w:lastRowFirstColumn="0" w:lastRowLastColumn="0"/>
            </w:pPr>
            <w:r>
              <w:t>The</w:t>
            </w:r>
          </w:p>
          <w:p w:rsidR="00337B76" w:rsidRDefault="00337B76" w:rsidP="00337B76">
            <w:pPr>
              <w:cnfStyle w:val="000000100000" w:firstRow="0" w:lastRow="0" w:firstColumn="0" w:lastColumn="0" w:oddVBand="0" w:evenVBand="0" w:oddHBand="1" w:evenHBand="0" w:firstRowFirstColumn="0" w:firstRowLastColumn="0" w:lastRowFirstColumn="0" w:lastRowLastColumn="0"/>
            </w:pPr>
            <w:r>
              <w:t>purpose</w:t>
            </w:r>
          </w:p>
          <w:p w:rsidR="00337B76" w:rsidRDefault="00337B76" w:rsidP="00337B76">
            <w:pPr>
              <w:cnfStyle w:val="000000100000" w:firstRow="0" w:lastRow="0" w:firstColumn="0" w:lastColumn="0" w:oddVBand="0" w:evenVBand="0" w:oddHBand="1" w:evenHBand="0" w:firstRowFirstColumn="0" w:firstRowLastColumn="0" w:lastRowFirstColumn="0" w:lastRowLastColumn="0"/>
            </w:pPr>
            <w:r>
              <w:t>of this test</w:t>
            </w:r>
          </w:p>
          <w:p w:rsidR="00337B76" w:rsidRDefault="00337B76" w:rsidP="00337B76">
            <w:pPr>
              <w:cnfStyle w:val="000000100000" w:firstRow="0" w:lastRow="0" w:firstColumn="0" w:lastColumn="0" w:oddVBand="0" w:evenVBand="0" w:oddHBand="1" w:evenHBand="0" w:firstRowFirstColumn="0" w:firstRowLastColumn="0" w:lastRowFirstColumn="0" w:lastRowLastColumn="0"/>
            </w:pPr>
            <w:r>
              <w:t>is to verify</w:t>
            </w:r>
          </w:p>
          <w:p w:rsidR="00337B76" w:rsidRDefault="00337B76" w:rsidP="00337B76">
            <w:pPr>
              <w:cnfStyle w:val="000000100000" w:firstRow="0" w:lastRow="0" w:firstColumn="0" w:lastColumn="0" w:oddVBand="0" w:evenVBand="0" w:oddHBand="1" w:evenHBand="0" w:firstRowFirstColumn="0" w:firstRowLastColumn="0" w:lastRowFirstColumn="0" w:lastRowLastColumn="0"/>
            </w:pPr>
            <w:r>
              <w:t>that all the</w:t>
            </w:r>
          </w:p>
          <w:p w:rsidR="00337B76" w:rsidRDefault="00B372AB" w:rsidP="00337B76">
            <w:pPr>
              <w:cnfStyle w:val="000000100000" w:firstRow="0" w:lastRow="0" w:firstColumn="0" w:lastColumn="0" w:oddVBand="0" w:evenVBand="0" w:oddHBand="1" w:evenHBand="0" w:firstRowFirstColumn="0" w:firstRowLastColumn="0" w:lastRowFirstColumn="0" w:lastRowLastColumn="0"/>
            </w:pPr>
            <w:r>
              <w:t>registered</w:t>
            </w:r>
            <w:r w:rsidR="00337B76">
              <w:t xml:space="preserve"> student has to be under a Course</w:t>
            </w:r>
            <w:r>
              <w:t xml:space="preserve"> </w:t>
            </w:r>
          </w:p>
          <w:p w:rsidR="00337B76" w:rsidRDefault="00337B76" w:rsidP="00337B76">
            <w:pPr>
              <w:cnfStyle w:val="000000100000" w:firstRow="0" w:lastRow="0" w:firstColumn="0" w:lastColumn="0" w:oddVBand="0" w:evenVBand="0" w:oddHBand="1" w:evenHBand="0" w:firstRowFirstColumn="0" w:firstRowLastColumn="0" w:lastRowFirstColumn="0" w:lastRowLastColumn="0"/>
            </w:pPr>
            <w:r>
              <w:t>By</w:t>
            </w:r>
          </w:p>
          <w:p w:rsidR="00B372AB" w:rsidRDefault="00337B76" w:rsidP="00CD5C2E">
            <w:pPr>
              <w:cnfStyle w:val="000000100000" w:firstRow="0" w:lastRow="0" w:firstColumn="0" w:lastColumn="0" w:oddVBand="0" w:evenVBand="0" w:oddHBand="1" w:evenHBand="0" w:firstRowFirstColumn="0" w:firstRowLastColumn="0" w:lastRowFirstColumn="0" w:lastRowLastColumn="0"/>
            </w:pPr>
            <w:r>
              <w:t>Registration.</w:t>
            </w:r>
          </w:p>
        </w:tc>
        <w:tc>
          <w:tcPr>
            <w:tcW w:w="1117" w:type="dxa"/>
          </w:tcPr>
          <w:p w:rsidR="00337B76" w:rsidRDefault="00B372AB" w:rsidP="00496565">
            <w:pPr>
              <w:cnfStyle w:val="000000100000" w:firstRow="0" w:lastRow="0" w:firstColumn="0" w:lastColumn="0" w:oddVBand="0" w:evenVBand="0" w:oddHBand="1" w:evenHBand="0" w:firstRowFirstColumn="0" w:firstRowLastColumn="0" w:lastRowFirstColumn="0" w:lastRowLastColumn="0"/>
            </w:pPr>
            <w:r>
              <w:t>Step 1</w:t>
            </w:r>
          </w:p>
        </w:tc>
        <w:tc>
          <w:tcPr>
            <w:tcW w:w="1332" w:type="dxa"/>
          </w:tcPr>
          <w:p w:rsidR="00B372AB" w:rsidRDefault="00B372AB" w:rsidP="00B372AB">
            <w:pPr>
              <w:cnfStyle w:val="000000100000" w:firstRow="0" w:lastRow="0" w:firstColumn="0" w:lastColumn="0" w:oddVBand="0" w:evenVBand="0" w:oddHBand="1" w:evenHBand="0" w:firstRowFirstColumn="0" w:firstRowLastColumn="0" w:lastRowFirstColumn="0" w:lastRowLastColumn="0"/>
            </w:pPr>
            <w:r>
              <w:t>Click on</w:t>
            </w:r>
          </w:p>
          <w:p w:rsidR="00337B76" w:rsidRDefault="00B372AB" w:rsidP="00B372AB">
            <w:pPr>
              <w:cnfStyle w:val="000000100000" w:firstRow="0" w:lastRow="0" w:firstColumn="0" w:lastColumn="0" w:oddVBand="0" w:evenVBand="0" w:oddHBand="1" w:evenHBand="0" w:firstRowFirstColumn="0" w:firstRowLastColumn="0" w:lastRowFirstColumn="0" w:lastRowLastColumn="0"/>
            </w:pPr>
            <w:r>
              <w:t>Course button.</w:t>
            </w:r>
          </w:p>
        </w:tc>
        <w:tc>
          <w:tcPr>
            <w:tcW w:w="1233" w:type="dxa"/>
          </w:tcPr>
          <w:p w:rsidR="00337B76" w:rsidRDefault="00B372AB" w:rsidP="00337B76">
            <w:pPr>
              <w:cnfStyle w:val="000000100000" w:firstRow="0" w:lastRow="0" w:firstColumn="0" w:lastColumn="0" w:oddVBand="0" w:evenVBand="0" w:oddHBand="1" w:evenHBand="0" w:firstRowFirstColumn="0" w:firstRowLastColumn="0" w:lastRowFirstColumn="0" w:lastRowLastColumn="0"/>
            </w:pPr>
            <w:r>
              <w:t>New Course window opened.</w:t>
            </w:r>
          </w:p>
        </w:tc>
        <w:tc>
          <w:tcPr>
            <w:tcW w:w="1133" w:type="dxa"/>
          </w:tcPr>
          <w:p w:rsidR="00337B76"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B372AB" w:rsidRDefault="00957890" w:rsidP="00496565">
            <w:r>
              <w:t>SMS – 012</w:t>
            </w:r>
          </w:p>
        </w:tc>
        <w:tc>
          <w:tcPr>
            <w:tcW w:w="1199" w:type="dxa"/>
          </w:tcPr>
          <w:p w:rsidR="00B372AB" w:rsidRDefault="00B372AB" w:rsidP="00337B76">
            <w:pPr>
              <w:cnfStyle w:val="000000000000" w:firstRow="0" w:lastRow="0" w:firstColumn="0" w:lastColumn="0" w:oddVBand="0" w:evenVBand="0" w:oddHBand="0" w:evenHBand="0" w:firstRowFirstColumn="0" w:firstRowLastColumn="0" w:lastRowFirstColumn="0" w:lastRowLastColumn="0"/>
            </w:pPr>
          </w:p>
        </w:tc>
        <w:tc>
          <w:tcPr>
            <w:tcW w:w="1133" w:type="dxa"/>
          </w:tcPr>
          <w:p w:rsidR="00B372AB" w:rsidRDefault="00CD5C2E" w:rsidP="00496565">
            <w:pPr>
              <w:cnfStyle w:val="000000000000" w:firstRow="0" w:lastRow="0" w:firstColumn="0" w:lastColumn="0" w:oddVBand="0" w:evenVBand="0" w:oddHBand="0" w:evenHBand="0" w:firstRowFirstColumn="0" w:firstRowLastColumn="0" w:lastRowFirstColumn="0" w:lastRowLastColumn="0"/>
            </w:pPr>
            <w:r>
              <w:t>Submit</w:t>
            </w:r>
          </w:p>
        </w:tc>
        <w:tc>
          <w:tcPr>
            <w:tcW w:w="1332" w:type="dxa"/>
          </w:tcPr>
          <w:p w:rsidR="00B372AB" w:rsidRDefault="00B372AB" w:rsidP="00337B76">
            <w:pPr>
              <w:cnfStyle w:val="000000000000" w:firstRow="0" w:lastRow="0" w:firstColumn="0" w:lastColumn="0" w:oddVBand="0" w:evenVBand="0" w:oddHBand="0" w:evenHBand="0" w:firstRowFirstColumn="0" w:firstRowLastColumn="0" w:lastRowFirstColumn="0" w:lastRowLastColumn="0"/>
            </w:pPr>
          </w:p>
        </w:tc>
        <w:tc>
          <w:tcPr>
            <w:tcW w:w="1117" w:type="dxa"/>
          </w:tcPr>
          <w:p w:rsidR="00B372AB" w:rsidRDefault="00B372AB"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B372AB" w:rsidRDefault="00B372AB" w:rsidP="00B372AB">
            <w:pPr>
              <w:cnfStyle w:val="000000000000" w:firstRow="0" w:lastRow="0" w:firstColumn="0" w:lastColumn="0" w:oddVBand="0" w:evenVBand="0" w:oddHBand="0" w:evenHBand="0" w:firstRowFirstColumn="0" w:firstRowLastColumn="0" w:lastRowFirstColumn="0" w:lastRowLastColumn="0"/>
            </w:pPr>
            <w:r>
              <w:t>Click on</w:t>
            </w:r>
          </w:p>
          <w:p w:rsidR="00B372AB" w:rsidRDefault="00B372AB" w:rsidP="00B372AB">
            <w:pPr>
              <w:cnfStyle w:val="000000000000" w:firstRow="0" w:lastRow="0" w:firstColumn="0" w:lastColumn="0" w:oddVBand="0" w:evenVBand="0" w:oddHBand="0" w:evenHBand="0" w:firstRowFirstColumn="0" w:firstRowLastColumn="0" w:lastRowFirstColumn="0" w:lastRowLastColumn="0"/>
            </w:pPr>
            <w:r>
              <w:t>Submit</w:t>
            </w:r>
          </w:p>
          <w:p w:rsidR="00B372AB" w:rsidRDefault="00B372AB" w:rsidP="00B372AB">
            <w:pPr>
              <w:cnfStyle w:val="000000000000" w:firstRow="0" w:lastRow="0" w:firstColumn="0" w:lastColumn="0" w:oddVBand="0" w:evenVBand="0" w:oddHBand="0" w:evenHBand="0" w:firstRowFirstColumn="0" w:firstRowLastColumn="0" w:lastRowFirstColumn="0" w:lastRowLastColumn="0"/>
            </w:pPr>
            <w:r>
              <w:t>button after</w:t>
            </w:r>
          </w:p>
          <w:p w:rsidR="00B372AB" w:rsidRDefault="00B372AB" w:rsidP="00B372AB">
            <w:pPr>
              <w:cnfStyle w:val="000000000000" w:firstRow="0" w:lastRow="0" w:firstColumn="0" w:lastColumn="0" w:oddVBand="0" w:evenVBand="0" w:oddHBand="0" w:evenHBand="0" w:firstRowFirstColumn="0" w:firstRowLastColumn="0" w:lastRowFirstColumn="0" w:lastRowLastColumn="0"/>
            </w:pPr>
            <w:r>
              <w:t>inserting invalid</w:t>
            </w:r>
          </w:p>
          <w:p w:rsidR="00B372AB" w:rsidRDefault="00B372AB" w:rsidP="00B372AB">
            <w:pPr>
              <w:cnfStyle w:val="000000000000" w:firstRow="0" w:lastRow="0" w:firstColumn="0" w:lastColumn="0" w:oddVBand="0" w:evenVBand="0" w:oddHBand="0" w:evenHBand="0" w:firstRowFirstColumn="0" w:firstRowLastColumn="0" w:lastRowFirstColumn="0" w:lastRowLastColumn="0"/>
            </w:pPr>
            <w:r>
              <w:t>information of Course from</w:t>
            </w:r>
          </w:p>
          <w:p w:rsidR="00B372AB" w:rsidRDefault="00B372AB" w:rsidP="00B372AB">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B372AB">
            <w:pPr>
              <w:cnfStyle w:val="000000000000" w:firstRow="0" w:lastRow="0" w:firstColumn="0" w:lastColumn="0" w:oddVBand="0" w:evenVBand="0" w:oddHBand="0" w:evenHBand="0" w:firstRowFirstColumn="0" w:firstRowLastColumn="0" w:lastRowFirstColumn="0" w:lastRowLastColumn="0"/>
            </w:pPr>
          </w:p>
        </w:tc>
        <w:tc>
          <w:tcPr>
            <w:tcW w:w="1233" w:type="dxa"/>
          </w:tcPr>
          <w:p w:rsidR="00B372AB" w:rsidRDefault="00B372AB" w:rsidP="00B372AB">
            <w:pPr>
              <w:cnfStyle w:val="000000000000" w:firstRow="0" w:lastRow="0" w:firstColumn="0" w:lastColumn="0" w:oddVBand="0" w:evenVBand="0" w:oddHBand="0" w:evenHBand="0" w:firstRowFirstColumn="0" w:firstRowLastColumn="0" w:lastRowFirstColumn="0" w:lastRowLastColumn="0"/>
            </w:pPr>
            <w:r>
              <w:t>Registration</w:t>
            </w:r>
          </w:p>
          <w:p w:rsidR="00B372AB" w:rsidRDefault="00B372AB" w:rsidP="00B372AB">
            <w:pPr>
              <w:cnfStyle w:val="000000000000" w:firstRow="0" w:lastRow="0" w:firstColumn="0" w:lastColumn="0" w:oddVBand="0" w:evenVBand="0" w:oddHBand="0" w:evenHBand="0" w:firstRowFirstColumn="0" w:firstRowLastColumn="0" w:lastRowFirstColumn="0" w:lastRowLastColumn="0"/>
            </w:pPr>
            <w:r>
              <w:t>failed to</w:t>
            </w:r>
          </w:p>
          <w:p w:rsidR="00B372AB" w:rsidRDefault="00B372AB" w:rsidP="00B372AB">
            <w:pPr>
              <w:cnfStyle w:val="000000000000" w:firstRow="0" w:lastRow="0" w:firstColumn="0" w:lastColumn="0" w:oddVBand="0" w:evenVBand="0" w:oddHBand="0" w:evenHBand="0" w:firstRowFirstColumn="0" w:firstRowLastColumn="0" w:lastRowFirstColumn="0" w:lastRowLastColumn="0"/>
            </w:pPr>
            <w:r>
              <w:t>SMS. And</w:t>
            </w:r>
          </w:p>
          <w:p w:rsidR="00B372AB" w:rsidRDefault="00B372AB" w:rsidP="00B372AB">
            <w:pPr>
              <w:cnfStyle w:val="000000000000" w:firstRow="0" w:lastRow="0" w:firstColumn="0" w:lastColumn="0" w:oddVBand="0" w:evenVBand="0" w:oddHBand="0" w:evenHBand="0" w:firstRowFirstColumn="0" w:firstRowLastColumn="0" w:lastRowFirstColumn="0" w:lastRowLastColumn="0"/>
            </w:pPr>
            <w:proofErr w:type="gramStart"/>
            <w:r>
              <w:t>can’t</w:t>
            </w:r>
            <w:proofErr w:type="gramEnd"/>
            <w:r>
              <w:t xml:space="preserve"> able to use the feature.</w:t>
            </w:r>
          </w:p>
        </w:tc>
        <w:tc>
          <w:tcPr>
            <w:tcW w:w="1133" w:type="dxa"/>
          </w:tcPr>
          <w:p w:rsidR="00B372AB"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B372AB" w:rsidRDefault="00957890" w:rsidP="00496565">
            <w:r>
              <w:t>SMS – 013</w:t>
            </w:r>
          </w:p>
        </w:tc>
        <w:tc>
          <w:tcPr>
            <w:tcW w:w="1199" w:type="dxa"/>
          </w:tcPr>
          <w:p w:rsidR="00B372AB" w:rsidRDefault="00B372AB" w:rsidP="00337B76">
            <w:pPr>
              <w:cnfStyle w:val="000000100000" w:firstRow="0" w:lastRow="0" w:firstColumn="0" w:lastColumn="0" w:oddVBand="0" w:evenVBand="0" w:oddHBand="1" w:evenHBand="0" w:firstRowFirstColumn="0" w:firstRowLastColumn="0" w:lastRowFirstColumn="0" w:lastRowLastColumn="0"/>
            </w:pPr>
          </w:p>
        </w:tc>
        <w:tc>
          <w:tcPr>
            <w:tcW w:w="1133" w:type="dxa"/>
          </w:tcPr>
          <w:p w:rsidR="00B372AB" w:rsidRDefault="00C009AE" w:rsidP="00496565">
            <w:pPr>
              <w:cnfStyle w:val="000000100000" w:firstRow="0" w:lastRow="0" w:firstColumn="0" w:lastColumn="0" w:oddVBand="0" w:evenVBand="0" w:oddHBand="1" w:evenHBand="0" w:firstRowFirstColumn="0" w:firstRowLastColumn="0" w:lastRowFirstColumn="0" w:lastRowLastColumn="0"/>
            </w:pPr>
            <w:r>
              <w:t>EditCourse</w:t>
            </w:r>
          </w:p>
        </w:tc>
        <w:tc>
          <w:tcPr>
            <w:tcW w:w="1332" w:type="dxa"/>
          </w:tcPr>
          <w:p w:rsidR="00B372AB" w:rsidRDefault="00B372AB" w:rsidP="00337B76">
            <w:pPr>
              <w:cnfStyle w:val="000000100000" w:firstRow="0" w:lastRow="0" w:firstColumn="0" w:lastColumn="0" w:oddVBand="0" w:evenVBand="0" w:oddHBand="1" w:evenHBand="0" w:firstRowFirstColumn="0" w:firstRowLastColumn="0" w:lastRowFirstColumn="0" w:lastRowLastColumn="0"/>
            </w:pPr>
          </w:p>
        </w:tc>
        <w:tc>
          <w:tcPr>
            <w:tcW w:w="1117" w:type="dxa"/>
          </w:tcPr>
          <w:p w:rsidR="00B372AB" w:rsidRDefault="00B372AB" w:rsidP="00496565">
            <w:pPr>
              <w:cnfStyle w:val="000000100000" w:firstRow="0" w:lastRow="0" w:firstColumn="0" w:lastColumn="0" w:oddVBand="0" w:evenVBand="0" w:oddHBand="1" w:evenHBand="0" w:firstRowFirstColumn="0" w:firstRowLastColumn="0" w:lastRowFirstColumn="0" w:lastRowLastColumn="0"/>
            </w:pPr>
            <w:r>
              <w:t>Step 3</w:t>
            </w:r>
          </w:p>
        </w:tc>
        <w:tc>
          <w:tcPr>
            <w:tcW w:w="1332" w:type="dxa"/>
          </w:tcPr>
          <w:p w:rsidR="00B372AB" w:rsidRDefault="00B372AB" w:rsidP="00B372AB">
            <w:pPr>
              <w:cnfStyle w:val="000000100000" w:firstRow="0" w:lastRow="0" w:firstColumn="0" w:lastColumn="0" w:oddVBand="0" w:evenVBand="0" w:oddHBand="1" w:evenHBand="0" w:firstRowFirstColumn="0" w:firstRowLastColumn="0" w:lastRowFirstColumn="0" w:lastRowLastColumn="0"/>
            </w:pPr>
            <w:r>
              <w:t xml:space="preserve">Click on EditCourse Button to </w:t>
            </w:r>
            <w:r>
              <w:lastRenderedPageBreak/>
              <w:t>edit the invalid information. And then press the Submit button.</w:t>
            </w:r>
          </w:p>
          <w:p w:rsidR="00CD5C2E" w:rsidRDefault="00CD5C2E" w:rsidP="00B372AB">
            <w:pPr>
              <w:cnfStyle w:val="000000100000" w:firstRow="0" w:lastRow="0" w:firstColumn="0" w:lastColumn="0" w:oddVBand="0" w:evenVBand="0" w:oddHBand="1" w:evenHBand="0" w:firstRowFirstColumn="0" w:firstRowLastColumn="0" w:lastRowFirstColumn="0" w:lastRowLastColumn="0"/>
            </w:pPr>
          </w:p>
        </w:tc>
        <w:tc>
          <w:tcPr>
            <w:tcW w:w="1233" w:type="dxa"/>
          </w:tcPr>
          <w:p w:rsidR="00B372AB" w:rsidRDefault="00B372AB" w:rsidP="00B372AB">
            <w:pPr>
              <w:cnfStyle w:val="000000100000" w:firstRow="0" w:lastRow="0" w:firstColumn="0" w:lastColumn="0" w:oddVBand="0" w:evenVBand="0" w:oddHBand="1" w:evenHBand="0" w:firstRowFirstColumn="0" w:firstRowLastColumn="0" w:lastRowFirstColumn="0" w:lastRowLastColumn="0"/>
            </w:pPr>
            <w:r>
              <w:lastRenderedPageBreak/>
              <w:t xml:space="preserve">Successfully edited the invalid </w:t>
            </w:r>
            <w:r>
              <w:lastRenderedPageBreak/>
              <w:t xml:space="preserve">Course information. </w:t>
            </w:r>
            <w:r w:rsidR="00E96250">
              <w:t>Registration under Course can be done.</w:t>
            </w:r>
          </w:p>
        </w:tc>
        <w:tc>
          <w:tcPr>
            <w:tcW w:w="1133" w:type="dxa"/>
          </w:tcPr>
          <w:p w:rsidR="00B372AB" w:rsidRDefault="00957890" w:rsidP="00496565">
            <w:pPr>
              <w:cnfStyle w:val="000000100000" w:firstRow="0" w:lastRow="0" w:firstColumn="0" w:lastColumn="0" w:oddVBand="0" w:evenVBand="0" w:oddHBand="1" w:evenHBand="0" w:firstRowFirstColumn="0" w:firstRowLastColumn="0" w:lastRowFirstColumn="0" w:lastRowLastColumn="0"/>
            </w:pPr>
            <w:r>
              <w:lastRenderedPageBreak/>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B372AB" w:rsidRDefault="00957890" w:rsidP="00496565">
            <w:r>
              <w:lastRenderedPageBreak/>
              <w:t>SMS – 014</w:t>
            </w:r>
          </w:p>
        </w:tc>
        <w:tc>
          <w:tcPr>
            <w:tcW w:w="1199" w:type="dxa"/>
          </w:tcPr>
          <w:p w:rsidR="00B372AB" w:rsidRDefault="00B372AB" w:rsidP="00337B76">
            <w:pPr>
              <w:cnfStyle w:val="000000000000" w:firstRow="0" w:lastRow="0" w:firstColumn="0" w:lastColumn="0" w:oddVBand="0" w:evenVBand="0" w:oddHBand="0" w:evenHBand="0" w:firstRowFirstColumn="0" w:firstRowLastColumn="0" w:lastRowFirstColumn="0" w:lastRowLastColumn="0"/>
            </w:pPr>
          </w:p>
        </w:tc>
        <w:tc>
          <w:tcPr>
            <w:tcW w:w="1133" w:type="dxa"/>
          </w:tcPr>
          <w:p w:rsidR="00B372AB" w:rsidRDefault="00B372AB" w:rsidP="00496565">
            <w:pPr>
              <w:cnfStyle w:val="000000000000" w:firstRow="0" w:lastRow="0" w:firstColumn="0" w:lastColumn="0" w:oddVBand="0" w:evenVBand="0" w:oddHBand="0" w:evenHBand="0" w:firstRowFirstColumn="0" w:firstRowLastColumn="0" w:lastRowFirstColumn="0" w:lastRowLastColumn="0"/>
            </w:pPr>
          </w:p>
        </w:tc>
        <w:tc>
          <w:tcPr>
            <w:tcW w:w="1332" w:type="dxa"/>
          </w:tcPr>
          <w:p w:rsidR="00B372AB" w:rsidRDefault="00B372AB" w:rsidP="00337B76">
            <w:pPr>
              <w:cnfStyle w:val="000000000000" w:firstRow="0" w:lastRow="0" w:firstColumn="0" w:lastColumn="0" w:oddVBand="0" w:evenVBand="0" w:oddHBand="0" w:evenHBand="0" w:firstRowFirstColumn="0" w:firstRowLastColumn="0" w:lastRowFirstColumn="0" w:lastRowLastColumn="0"/>
            </w:pPr>
          </w:p>
        </w:tc>
        <w:tc>
          <w:tcPr>
            <w:tcW w:w="1117" w:type="dxa"/>
          </w:tcPr>
          <w:p w:rsidR="00B372AB" w:rsidRDefault="00E96250" w:rsidP="00496565">
            <w:pPr>
              <w:cnfStyle w:val="000000000000" w:firstRow="0" w:lastRow="0" w:firstColumn="0" w:lastColumn="0" w:oddVBand="0" w:evenVBand="0" w:oddHBand="0" w:evenHBand="0" w:firstRowFirstColumn="0" w:firstRowLastColumn="0" w:lastRowFirstColumn="0" w:lastRowLastColumn="0"/>
            </w:pPr>
            <w:r>
              <w:t>Step 4</w:t>
            </w:r>
          </w:p>
        </w:tc>
        <w:tc>
          <w:tcPr>
            <w:tcW w:w="1332" w:type="dxa"/>
          </w:tcPr>
          <w:p w:rsidR="00E96250" w:rsidRDefault="00E96250" w:rsidP="00E96250">
            <w:pPr>
              <w:cnfStyle w:val="000000000000" w:firstRow="0" w:lastRow="0" w:firstColumn="0" w:lastColumn="0" w:oddVBand="0" w:evenVBand="0" w:oddHBand="0" w:evenHBand="0" w:firstRowFirstColumn="0" w:firstRowLastColumn="0" w:lastRowFirstColumn="0" w:lastRowLastColumn="0"/>
            </w:pPr>
            <w:r>
              <w:t>Click on</w:t>
            </w:r>
          </w:p>
          <w:p w:rsidR="00E96250" w:rsidRDefault="00E96250" w:rsidP="00E96250">
            <w:pPr>
              <w:cnfStyle w:val="000000000000" w:firstRow="0" w:lastRow="0" w:firstColumn="0" w:lastColumn="0" w:oddVBand="0" w:evenVBand="0" w:oddHBand="0" w:evenHBand="0" w:firstRowFirstColumn="0" w:firstRowLastColumn="0" w:lastRowFirstColumn="0" w:lastRowLastColumn="0"/>
            </w:pPr>
            <w:r>
              <w:t>Submit</w:t>
            </w:r>
          </w:p>
          <w:p w:rsidR="00E96250" w:rsidRDefault="00E96250" w:rsidP="00E96250">
            <w:pPr>
              <w:cnfStyle w:val="000000000000" w:firstRow="0" w:lastRow="0" w:firstColumn="0" w:lastColumn="0" w:oddVBand="0" w:evenVBand="0" w:oddHBand="0" w:evenHBand="0" w:firstRowFirstColumn="0" w:firstRowLastColumn="0" w:lastRowFirstColumn="0" w:lastRowLastColumn="0"/>
            </w:pPr>
            <w:r>
              <w:t>button after</w:t>
            </w:r>
          </w:p>
          <w:p w:rsidR="00E96250" w:rsidRDefault="00E96250" w:rsidP="00E96250">
            <w:pPr>
              <w:cnfStyle w:val="000000000000" w:firstRow="0" w:lastRow="0" w:firstColumn="0" w:lastColumn="0" w:oddVBand="0" w:evenVBand="0" w:oddHBand="0" w:evenHBand="0" w:firstRowFirstColumn="0" w:firstRowLastColumn="0" w:lastRowFirstColumn="0" w:lastRowLastColumn="0"/>
            </w:pPr>
            <w:r>
              <w:t>inserting valid</w:t>
            </w:r>
          </w:p>
          <w:p w:rsidR="00E96250" w:rsidRDefault="00E96250" w:rsidP="00E96250">
            <w:pPr>
              <w:cnfStyle w:val="000000000000" w:firstRow="0" w:lastRow="0" w:firstColumn="0" w:lastColumn="0" w:oddVBand="0" w:evenVBand="0" w:oddHBand="0" w:evenHBand="0" w:firstRowFirstColumn="0" w:firstRowLastColumn="0" w:lastRowFirstColumn="0" w:lastRowLastColumn="0"/>
            </w:pPr>
            <w:r>
              <w:t>information of Course from</w:t>
            </w:r>
          </w:p>
          <w:p w:rsidR="00B372AB" w:rsidRDefault="00E96250" w:rsidP="00E96250">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E96250">
            <w:pPr>
              <w:cnfStyle w:val="000000000000" w:firstRow="0" w:lastRow="0" w:firstColumn="0" w:lastColumn="0" w:oddVBand="0" w:evenVBand="0" w:oddHBand="0" w:evenHBand="0" w:firstRowFirstColumn="0" w:firstRowLastColumn="0" w:lastRowFirstColumn="0" w:lastRowLastColumn="0"/>
            </w:pPr>
          </w:p>
        </w:tc>
        <w:tc>
          <w:tcPr>
            <w:tcW w:w="1233" w:type="dxa"/>
          </w:tcPr>
          <w:p w:rsidR="00B372AB" w:rsidRDefault="00E96250" w:rsidP="00E96250">
            <w:pPr>
              <w:cnfStyle w:val="000000000000" w:firstRow="0" w:lastRow="0" w:firstColumn="0" w:lastColumn="0" w:oddVBand="0" w:evenVBand="0" w:oddHBand="0" w:evenHBand="0" w:firstRowFirstColumn="0" w:firstRowLastColumn="0" w:lastRowFirstColumn="0" w:lastRowLastColumn="0"/>
            </w:pPr>
            <w:r>
              <w:t xml:space="preserve">Successfully added the details of the Course into SMS.   </w:t>
            </w:r>
          </w:p>
        </w:tc>
        <w:tc>
          <w:tcPr>
            <w:tcW w:w="1133" w:type="dxa"/>
          </w:tcPr>
          <w:p w:rsidR="00B372AB"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E96250" w:rsidRDefault="00957890" w:rsidP="00496565">
            <w:r>
              <w:t>SMS – 015</w:t>
            </w:r>
          </w:p>
        </w:tc>
        <w:tc>
          <w:tcPr>
            <w:tcW w:w="1199" w:type="dxa"/>
          </w:tcPr>
          <w:p w:rsidR="00E96250" w:rsidRDefault="00E96250" w:rsidP="00337B76">
            <w:pPr>
              <w:cnfStyle w:val="000000100000" w:firstRow="0" w:lastRow="0" w:firstColumn="0" w:lastColumn="0" w:oddVBand="0" w:evenVBand="0" w:oddHBand="1" w:evenHBand="0" w:firstRowFirstColumn="0" w:firstRowLastColumn="0" w:lastRowFirstColumn="0" w:lastRowLastColumn="0"/>
            </w:pPr>
            <w:r>
              <w:t>Check for registered Student</w:t>
            </w:r>
          </w:p>
        </w:tc>
        <w:tc>
          <w:tcPr>
            <w:tcW w:w="1133" w:type="dxa"/>
          </w:tcPr>
          <w:p w:rsidR="00E96250" w:rsidRDefault="00E96250" w:rsidP="00496565">
            <w:pPr>
              <w:cnfStyle w:val="000000100000" w:firstRow="0" w:lastRow="0" w:firstColumn="0" w:lastColumn="0" w:oddVBand="0" w:evenVBand="0" w:oddHBand="1" w:evenHBand="0" w:firstRowFirstColumn="0" w:firstRowLastColumn="0" w:lastRowFirstColumn="0" w:lastRowLastColumn="0"/>
            </w:pPr>
            <w:r>
              <w:t>Student</w:t>
            </w:r>
          </w:p>
        </w:tc>
        <w:tc>
          <w:tcPr>
            <w:tcW w:w="1332" w:type="dxa"/>
          </w:tcPr>
          <w:p w:rsidR="00E96250" w:rsidRDefault="00E96250" w:rsidP="00E96250">
            <w:pPr>
              <w:cnfStyle w:val="000000100000" w:firstRow="0" w:lastRow="0" w:firstColumn="0" w:lastColumn="0" w:oddVBand="0" w:evenVBand="0" w:oddHBand="1" w:evenHBand="0" w:firstRowFirstColumn="0" w:firstRowLastColumn="0" w:lastRowFirstColumn="0" w:lastRowLastColumn="0"/>
            </w:pPr>
            <w:r>
              <w:t>The</w:t>
            </w:r>
          </w:p>
          <w:p w:rsidR="00E96250" w:rsidRDefault="00E96250" w:rsidP="00E96250">
            <w:pPr>
              <w:cnfStyle w:val="000000100000" w:firstRow="0" w:lastRow="0" w:firstColumn="0" w:lastColumn="0" w:oddVBand="0" w:evenVBand="0" w:oddHBand="1" w:evenHBand="0" w:firstRowFirstColumn="0" w:firstRowLastColumn="0" w:lastRowFirstColumn="0" w:lastRowLastColumn="0"/>
            </w:pPr>
            <w:r>
              <w:t>purpose</w:t>
            </w:r>
          </w:p>
          <w:p w:rsidR="00E96250" w:rsidRDefault="00E96250" w:rsidP="00E96250">
            <w:pPr>
              <w:cnfStyle w:val="000000100000" w:firstRow="0" w:lastRow="0" w:firstColumn="0" w:lastColumn="0" w:oddVBand="0" w:evenVBand="0" w:oddHBand="1" w:evenHBand="0" w:firstRowFirstColumn="0" w:firstRowLastColumn="0" w:lastRowFirstColumn="0" w:lastRowLastColumn="0"/>
            </w:pPr>
            <w:r>
              <w:t>of this test</w:t>
            </w:r>
          </w:p>
          <w:p w:rsidR="00E96250" w:rsidRDefault="00E96250" w:rsidP="00E96250">
            <w:pPr>
              <w:cnfStyle w:val="000000100000" w:firstRow="0" w:lastRow="0" w:firstColumn="0" w:lastColumn="0" w:oddVBand="0" w:evenVBand="0" w:oddHBand="1" w:evenHBand="0" w:firstRowFirstColumn="0" w:firstRowLastColumn="0" w:lastRowFirstColumn="0" w:lastRowLastColumn="0"/>
            </w:pPr>
            <w:r>
              <w:t>is to verify</w:t>
            </w:r>
          </w:p>
          <w:p w:rsidR="00E96250" w:rsidRDefault="00E96250" w:rsidP="00E96250">
            <w:pPr>
              <w:cnfStyle w:val="000000100000" w:firstRow="0" w:lastRow="0" w:firstColumn="0" w:lastColumn="0" w:oddVBand="0" w:evenVBand="0" w:oddHBand="1" w:evenHBand="0" w:firstRowFirstColumn="0" w:firstRowLastColumn="0" w:lastRowFirstColumn="0" w:lastRowLastColumn="0"/>
            </w:pPr>
            <w:r>
              <w:t>that all the</w:t>
            </w:r>
          </w:p>
          <w:p w:rsidR="00E96250" w:rsidRDefault="00E96250" w:rsidP="00E96250">
            <w:pPr>
              <w:cnfStyle w:val="000000100000" w:firstRow="0" w:lastRow="0" w:firstColumn="0" w:lastColumn="0" w:oddVBand="0" w:evenVBand="0" w:oddHBand="1" w:evenHBand="0" w:firstRowFirstColumn="0" w:firstRowLastColumn="0" w:lastRowFirstColumn="0" w:lastRowLastColumn="0"/>
            </w:pPr>
            <w:proofErr w:type="gramStart"/>
            <w:r>
              <w:t>registered</w:t>
            </w:r>
            <w:proofErr w:type="gramEnd"/>
            <w:r>
              <w:t xml:space="preserve"> student information successfully updated to SMS.</w:t>
            </w:r>
          </w:p>
          <w:p w:rsidR="00E96250" w:rsidRDefault="00E96250" w:rsidP="00337B76">
            <w:pPr>
              <w:cnfStyle w:val="000000100000" w:firstRow="0" w:lastRow="0" w:firstColumn="0" w:lastColumn="0" w:oddVBand="0" w:evenVBand="0" w:oddHBand="1" w:evenHBand="0" w:firstRowFirstColumn="0" w:firstRowLastColumn="0" w:lastRowFirstColumn="0" w:lastRowLastColumn="0"/>
            </w:pPr>
          </w:p>
        </w:tc>
        <w:tc>
          <w:tcPr>
            <w:tcW w:w="1117" w:type="dxa"/>
          </w:tcPr>
          <w:p w:rsidR="00E96250" w:rsidRDefault="00E96250" w:rsidP="00496565">
            <w:pPr>
              <w:cnfStyle w:val="000000100000" w:firstRow="0" w:lastRow="0" w:firstColumn="0" w:lastColumn="0" w:oddVBand="0" w:evenVBand="0" w:oddHBand="1" w:evenHBand="0" w:firstRowFirstColumn="0" w:firstRowLastColumn="0" w:lastRowFirstColumn="0" w:lastRowLastColumn="0"/>
            </w:pPr>
            <w:r>
              <w:t>Step 1</w:t>
            </w:r>
          </w:p>
        </w:tc>
        <w:tc>
          <w:tcPr>
            <w:tcW w:w="1332" w:type="dxa"/>
          </w:tcPr>
          <w:p w:rsidR="00E96250" w:rsidRDefault="00E96250" w:rsidP="00E96250">
            <w:pPr>
              <w:cnfStyle w:val="000000100000" w:firstRow="0" w:lastRow="0" w:firstColumn="0" w:lastColumn="0" w:oddVBand="0" w:evenVBand="0" w:oddHBand="1" w:evenHBand="0" w:firstRowFirstColumn="0" w:firstRowLastColumn="0" w:lastRowFirstColumn="0" w:lastRowLastColumn="0"/>
            </w:pPr>
            <w:r>
              <w:t>Click Student to open Student window.</w:t>
            </w:r>
          </w:p>
        </w:tc>
        <w:tc>
          <w:tcPr>
            <w:tcW w:w="1233" w:type="dxa"/>
          </w:tcPr>
          <w:p w:rsidR="00E96250" w:rsidRDefault="00E96250" w:rsidP="00E96250">
            <w:pPr>
              <w:cnfStyle w:val="000000100000" w:firstRow="0" w:lastRow="0" w:firstColumn="0" w:lastColumn="0" w:oddVBand="0" w:evenVBand="0" w:oddHBand="1" w:evenHBand="0" w:firstRowFirstColumn="0" w:firstRowLastColumn="0" w:lastRowFirstColumn="0" w:lastRowLastColumn="0"/>
            </w:pPr>
            <w:r>
              <w:t>Successfully opened Student window.</w:t>
            </w:r>
          </w:p>
        </w:tc>
        <w:tc>
          <w:tcPr>
            <w:tcW w:w="1133" w:type="dxa"/>
          </w:tcPr>
          <w:p w:rsidR="00E96250"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E96250" w:rsidRDefault="00957890" w:rsidP="00496565">
            <w:r>
              <w:t>SMS – 016</w:t>
            </w:r>
          </w:p>
        </w:tc>
        <w:tc>
          <w:tcPr>
            <w:tcW w:w="1199" w:type="dxa"/>
          </w:tcPr>
          <w:p w:rsidR="00E96250" w:rsidRDefault="00E96250" w:rsidP="00337B76">
            <w:pPr>
              <w:cnfStyle w:val="000000000000" w:firstRow="0" w:lastRow="0" w:firstColumn="0" w:lastColumn="0" w:oddVBand="0" w:evenVBand="0" w:oddHBand="0" w:evenHBand="0" w:firstRowFirstColumn="0" w:firstRowLastColumn="0" w:lastRowFirstColumn="0" w:lastRowLastColumn="0"/>
            </w:pPr>
          </w:p>
        </w:tc>
        <w:tc>
          <w:tcPr>
            <w:tcW w:w="1133" w:type="dxa"/>
          </w:tcPr>
          <w:p w:rsidR="00E96250" w:rsidRDefault="00C009AE" w:rsidP="00496565">
            <w:pPr>
              <w:cnfStyle w:val="000000000000" w:firstRow="0" w:lastRow="0" w:firstColumn="0" w:lastColumn="0" w:oddVBand="0" w:evenVBand="0" w:oddHBand="0" w:evenHBand="0" w:firstRowFirstColumn="0" w:firstRowLastColumn="0" w:lastRowFirstColumn="0" w:lastRowLastColumn="0"/>
            </w:pPr>
            <w:r>
              <w:t>Submit</w:t>
            </w:r>
          </w:p>
        </w:tc>
        <w:tc>
          <w:tcPr>
            <w:tcW w:w="1332" w:type="dxa"/>
          </w:tcPr>
          <w:p w:rsidR="00E96250" w:rsidRDefault="00E96250" w:rsidP="00E96250">
            <w:pPr>
              <w:cnfStyle w:val="000000000000" w:firstRow="0" w:lastRow="0" w:firstColumn="0" w:lastColumn="0" w:oddVBand="0" w:evenVBand="0" w:oddHBand="0" w:evenHBand="0" w:firstRowFirstColumn="0" w:firstRowLastColumn="0" w:lastRowFirstColumn="0" w:lastRowLastColumn="0"/>
            </w:pPr>
          </w:p>
        </w:tc>
        <w:tc>
          <w:tcPr>
            <w:tcW w:w="1117" w:type="dxa"/>
          </w:tcPr>
          <w:p w:rsidR="00E96250" w:rsidRDefault="00E96250"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E96250" w:rsidRDefault="00E96250" w:rsidP="00E96250">
            <w:pPr>
              <w:cnfStyle w:val="000000000000" w:firstRow="0" w:lastRow="0" w:firstColumn="0" w:lastColumn="0" w:oddVBand="0" w:evenVBand="0" w:oddHBand="0" w:evenHBand="0" w:firstRowFirstColumn="0" w:firstRowLastColumn="0" w:lastRowFirstColumn="0" w:lastRowLastColumn="0"/>
            </w:pPr>
            <w:r>
              <w:t>Click on</w:t>
            </w:r>
          </w:p>
          <w:p w:rsidR="00E96250" w:rsidRDefault="00E96250" w:rsidP="00E96250">
            <w:pPr>
              <w:cnfStyle w:val="000000000000" w:firstRow="0" w:lastRow="0" w:firstColumn="0" w:lastColumn="0" w:oddVBand="0" w:evenVBand="0" w:oddHBand="0" w:evenHBand="0" w:firstRowFirstColumn="0" w:firstRowLastColumn="0" w:lastRowFirstColumn="0" w:lastRowLastColumn="0"/>
            </w:pPr>
            <w:r>
              <w:t>Submit</w:t>
            </w:r>
          </w:p>
          <w:p w:rsidR="00E96250" w:rsidRDefault="00E96250" w:rsidP="00E96250">
            <w:pPr>
              <w:cnfStyle w:val="000000000000" w:firstRow="0" w:lastRow="0" w:firstColumn="0" w:lastColumn="0" w:oddVBand="0" w:evenVBand="0" w:oddHBand="0" w:evenHBand="0" w:firstRowFirstColumn="0" w:firstRowLastColumn="0" w:lastRowFirstColumn="0" w:lastRowLastColumn="0"/>
            </w:pPr>
            <w:r>
              <w:t>button after</w:t>
            </w:r>
          </w:p>
          <w:p w:rsidR="00E96250" w:rsidRDefault="00E96250" w:rsidP="00E96250">
            <w:pPr>
              <w:cnfStyle w:val="000000000000" w:firstRow="0" w:lastRow="0" w:firstColumn="0" w:lastColumn="0" w:oddVBand="0" w:evenVBand="0" w:oddHBand="0" w:evenHBand="0" w:firstRowFirstColumn="0" w:firstRowLastColumn="0" w:lastRowFirstColumn="0" w:lastRowLastColumn="0"/>
            </w:pPr>
            <w:r>
              <w:t>inserting invalid</w:t>
            </w:r>
          </w:p>
          <w:p w:rsidR="00E96250" w:rsidRDefault="00E96250" w:rsidP="00E96250">
            <w:pPr>
              <w:cnfStyle w:val="000000000000" w:firstRow="0" w:lastRow="0" w:firstColumn="0" w:lastColumn="0" w:oddVBand="0" w:evenVBand="0" w:oddHBand="0" w:evenHBand="0" w:firstRowFirstColumn="0" w:firstRowLastColumn="0" w:lastRowFirstColumn="0" w:lastRowLastColumn="0"/>
            </w:pPr>
            <w:r>
              <w:t xml:space="preserve">information of </w:t>
            </w:r>
            <w:r w:rsidR="00B33CF0">
              <w:t>Student</w:t>
            </w:r>
            <w:r>
              <w:t xml:space="preserve"> from</w:t>
            </w:r>
          </w:p>
          <w:p w:rsidR="00CD5C2E" w:rsidRDefault="00E96250" w:rsidP="00CD5C2E">
            <w:pPr>
              <w:cnfStyle w:val="000000000000" w:firstRow="0" w:lastRow="0" w:firstColumn="0" w:lastColumn="0" w:oddVBand="0" w:evenVBand="0" w:oddHBand="0" w:evenHBand="0" w:firstRowFirstColumn="0" w:firstRowLastColumn="0" w:lastRowFirstColumn="0" w:lastRowLastColumn="0"/>
            </w:pPr>
            <w:r>
              <w:t>SMS.</w:t>
            </w:r>
          </w:p>
        </w:tc>
        <w:tc>
          <w:tcPr>
            <w:tcW w:w="1233" w:type="dxa"/>
          </w:tcPr>
          <w:p w:rsidR="00E96250" w:rsidRDefault="00B33CF0" w:rsidP="00B33CF0">
            <w:pPr>
              <w:cnfStyle w:val="000000000000" w:firstRow="0" w:lastRow="0" w:firstColumn="0" w:lastColumn="0" w:oddVBand="0" w:evenVBand="0" w:oddHBand="0" w:evenHBand="0" w:firstRowFirstColumn="0" w:firstRowLastColumn="0" w:lastRowFirstColumn="0" w:lastRowLastColumn="0"/>
            </w:pPr>
            <w:r>
              <w:t xml:space="preserve">Can’t able to update the details of the Student for future use. </w:t>
            </w:r>
          </w:p>
        </w:tc>
        <w:tc>
          <w:tcPr>
            <w:tcW w:w="1133" w:type="dxa"/>
          </w:tcPr>
          <w:p w:rsidR="00E96250"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B33CF0" w:rsidRDefault="00957890" w:rsidP="00496565">
            <w:r>
              <w:t>SMS – 017</w:t>
            </w:r>
          </w:p>
        </w:tc>
        <w:tc>
          <w:tcPr>
            <w:tcW w:w="1199" w:type="dxa"/>
          </w:tcPr>
          <w:p w:rsidR="00B33CF0" w:rsidRDefault="00B33CF0" w:rsidP="00337B76">
            <w:pPr>
              <w:cnfStyle w:val="000000100000" w:firstRow="0" w:lastRow="0" w:firstColumn="0" w:lastColumn="0" w:oddVBand="0" w:evenVBand="0" w:oddHBand="1" w:evenHBand="0" w:firstRowFirstColumn="0" w:firstRowLastColumn="0" w:lastRowFirstColumn="0" w:lastRowLastColumn="0"/>
            </w:pPr>
          </w:p>
        </w:tc>
        <w:tc>
          <w:tcPr>
            <w:tcW w:w="1133" w:type="dxa"/>
          </w:tcPr>
          <w:p w:rsidR="00B33CF0" w:rsidRDefault="00C009AE" w:rsidP="00496565">
            <w:pPr>
              <w:cnfStyle w:val="000000100000" w:firstRow="0" w:lastRow="0" w:firstColumn="0" w:lastColumn="0" w:oddVBand="0" w:evenVBand="0" w:oddHBand="1" w:evenHBand="0" w:firstRowFirstColumn="0" w:firstRowLastColumn="0" w:lastRowFirstColumn="0" w:lastRowLastColumn="0"/>
            </w:pPr>
            <w:r>
              <w:t>EditStudent</w:t>
            </w:r>
          </w:p>
        </w:tc>
        <w:tc>
          <w:tcPr>
            <w:tcW w:w="1332" w:type="dxa"/>
          </w:tcPr>
          <w:p w:rsidR="00B33CF0" w:rsidRDefault="00B33CF0" w:rsidP="00E96250">
            <w:pPr>
              <w:cnfStyle w:val="000000100000" w:firstRow="0" w:lastRow="0" w:firstColumn="0" w:lastColumn="0" w:oddVBand="0" w:evenVBand="0" w:oddHBand="1" w:evenHBand="0" w:firstRowFirstColumn="0" w:firstRowLastColumn="0" w:lastRowFirstColumn="0" w:lastRowLastColumn="0"/>
            </w:pPr>
          </w:p>
        </w:tc>
        <w:tc>
          <w:tcPr>
            <w:tcW w:w="1117" w:type="dxa"/>
          </w:tcPr>
          <w:p w:rsidR="00B33CF0" w:rsidRDefault="00B33CF0" w:rsidP="00496565">
            <w:pPr>
              <w:cnfStyle w:val="000000100000" w:firstRow="0" w:lastRow="0" w:firstColumn="0" w:lastColumn="0" w:oddVBand="0" w:evenVBand="0" w:oddHBand="1" w:evenHBand="0" w:firstRowFirstColumn="0" w:firstRowLastColumn="0" w:lastRowFirstColumn="0" w:lastRowLastColumn="0"/>
            </w:pPr>
            <w:r>
              <w:t>Step 3</w:t>
            </w:r>
          </w:p>
        </w:tc>
        <w:tc>
          <w:tcPr>
            <w:tcW w:w="1332" w:type="dxa"/>
          </w:tcPr>
          <w:p w:rsidR="00B33CF0" w:rsidRDefault="00B33CF0" w:rsidP="00B33CF0">
            <w:pPr>
              <w:cnfStyle w:val="000000100000" w:firstRow="0" w:lastRow="0" w:firstColumn="0" w:lastColumn="0" w:oddVBand="0" w:evenVBand="0" w:oddHBand="1" w:evenHBand="0" w:firstRowFirstColumn="0" w:firstRowLastColumn="0" w:lastRowFirstColumn="0" w:lastRowLastColumn="0"/>
            </w:pPr>
            <w:r>
              <w:t>Click on EditStudent Button to edit the invalid information of the Student. And then press the Submit button.</w:t>
            </w:r>
          </w:p>
        </w:tc>
        <w:tc>
          <w:tcPr>
            <w:tcW w:w="1233" w:type="dxa"/>
          </w:tcPr>
          <w:p w:rsidR="00B33CF0" w:rsidRDefault="00B33CF0" w:rsidP="00B33CF0">
            <w:pPr>
              <w:cnfStyle w:val="000000100000" w:firstRow="0" w:lastRow="0" w:firstColumn="0" w:lastColumn="0" w:oddVBand="0" w:evenVBand="0" w:oddHBand="1" w:evenHBand="0" w:firstRowFirstColumn="0" w:firstRowLastColumn="0" w:lastRowFirstColumn="0" w:lastRowLastColumn="0"/>
            </w:pPr>
            <w:r>
              <w:t>Successfully edited the invalid Student information. Can able to update the details of the Student for future use.</w:t>
            </w:r>
          </w:p>
          <w:p w:rsidR="00B33CF0" w:rsidRDefault="00B33CF0" w:rsidP="00B33CF0">
            <w:pPr>
              <w:cnfStyle w:val="000000100000" w:firstRow="0" w:lastRow="0" w:firstColumn="0" w:lastColumn="0" w:oddVBand="0" w:evenVBand="0" w:oddHBand="1" w:evenHBand="0" w:firstRowFirstColumn="0" w:firstRowLastColumn="0" w:lastRowFirstColumn="0" w:lastRowLastColumn="0"/>
            </w:pPr>
          </w:p>
        </w:tc>
        <w:tc>
          <w:tcPr>
            <w:tcW w:w="1133" w:type="dxa"/>
          </w:tcPr>
          <w:p w:rsidR="00B33CF0"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B33CF0" w:rsidRDefault="00957890" w:rsidP="00496565">
            <w:r>
              <w:t>SMS – 018</w:t>
            </w:r>
          </w:p>
        </w:tc>
        <w:tc>
          <w:tcPr>
            <w:tcW w:w="1199" w:type="dxa"/>
          </w:tcPr>
          <w:p w:rsidR="00B33CF0" w:rsidRDefault="00B33CF0" w:rsidP="00337B76">
            <w:pPr>
              <w:cnfStyle w:val="000000000000" w:firstRow="0" w:lastRow="0" w:firstColumn="0" w:lastColumn="0" w:oddVBand="0" w:evenVBand="0" w:oddHBand="0" w:evenHBand="0" w:firstRowFirstColumn="0" w:firstRowLastColumn="0" w:lastRowFirstColumn="0" w:lastRowLastColumn="0"/>
            </w:pPr>
          </w:p>
        </w:tc>
        <w:tc>
          <w:tcPr>
            <w:tcW w:w="1133" w:type="dxa"/>
          </w:tcPr>
          <w:p w:rsidR="00B33CF0" w:rsidRDefault="00B33CF0" w:rsidP="00496565">
            <w:pPr>
              <w:cnfStyle w:val="000000000000" w:firstRow="0" w:lastRow="0" w:firstColumn="0" w:lastColumn="0" w:oddVBand="0" w:evenVBand="0" w:oddHBand="0" w:evenHBand="0" w:firstRowFirstColumn="0" w:firstRowLastColumn="0" w:lastRowFirstColumn="0" w:lastRowLastColumn="0"/>
            </w:pPr>
          </w:p>
        </w:tc>
        <w:tc>
          <w:tcPr>
            <w:tcW w:w="1332" w:type="dxa"/>
          </w:tcPr>
          <w:p w:rsidR="00B33CF0" w:rsidRDefault="00B33CF0" w:rsidP="00E96250">
            <w:pPr>
              <w:cnfStyle w:val="000000000000" w:firstRow="0" w:lastRow="0" w:firstColumn="0" w:lastColumn="0" w:oddVBand="0" w:evenVBand="0" w:oddHBand="0" w:evenHBand="0" w:firstRowFirstColumn="0" w:firstRowLastColumn="0" w:lastRowFirstColumn="0" w:lastRowLastColumn="0"/>
            </w:pPr>
          </w:p>
        </w:tc>
        <w:tc>
          <w:tcPr>
            <w:tcW w:w="1117" w:type="dxa"/>
          </w:tcPr>
          <w:p w:rsidR="00B33CF0" w:rsidRDefault="00B33CF0" w:rsidP="00496565">
            <w:pPr>
              <w:cnfStyle w:val="000000000000" w:firstRow="0" w:lastRow="0" w:firstColumn="0" w:lastColumn="0" w:oddVBand="0" w:evenVBand="0" w:oddHBand="0" w:evenHBand="0" w:firstRowFirstColumn="0" w:firstRowLastColumn="0" w:lastRowFirstColumn="0" w:lastRowLastColumn="0"/>
            </w:pPr>
            <w:r>
              <w:t>Step 4</w:t>
            </w:r>
          </w:p>
        </w:tc>
        <w:tc>
          <w:tcPr>
            <w:tcW w:w="1332" w:type="dxa"/>
          </w:tcPr>
          <w:p w:rsidR="00B33CF0" w:rsidRDefault="00B33CF0" w:rsidP="00B33CF0">
            <w:pPr>
              <w:cnfStyle w:val="000000000000" w:firstRow="0" w:lastRow="0" w:firstColumn="0" w:lastColumn="0" w:oddVBand="0" w:evenVBand="0" w:oddHBand="0" w:evenHBand="0" w:firstRowFirstColumn="0" w:firstRowLastColumn="0" w:lastRowFirstColumn="0" w:lastRowLastColumn="0"/>
            </w:pPr>
            <w:r>
              <w:t>Click on</w:t>
            </w:r>
          </w:p>
          <w:p w:rsidR="00B33CF0" w:rsidRDefault="00B33CF0" w:rsidP="00B33CF0">
            <w:pPr>
              <w:cnfStyle w:val="000000000000" w:firstRow="0" w:lastRow="0" w:firstColumn="0" w:lastColumn="0" w:oddVBand="0" w:evenVBand="0" w:oddHBand="0" w:evenHBand="0" w:firstRowFirstColumn="0" w:firstRowLastColumn="0" w:lastRowFirstColumn="0" w:lastRowLastColumn="0"/>
            </w:pPr>
            <w:r>
              <w:lastRenderedPageBreak/>
              <w:t>Submit</w:t>
            </w:r>
          </w:p>
          <w:p w:rsidR="00B33CF0" w:rsidRDefault="00B33CF0" w:rsidP="00B33CF0">
            <w:pPr>
              <w:cnfStyle w:val="000000000000" w:firstRow="0" w:lastRow="0" w:firstColumn="0" w:lastColumn="0" w:oddVBand="0" w:evenVBand="0" w:oddHBand="0" w:evenHBand="0" w:firstRowFirstColumn="0" w:firstRowLastColumn="0" w:lastRowFirstColumn="0" w:lastRowLastColumn="0"/>
            </w:pPr>
            <w:r>
              <w:t>button after</w:t>
            </w:r>
          </w:p>
          <w:p w:rsidR="00B33CF0" w:rsidRDefault="00B33CF0" w:rsidP="00B33CF0">
            <w:pPr>
              <w:cnfStyle w:val="000000000000" w:firstRow="0" w:lastRow="0" w:firstColumn="0" w:lastColumn="0" w:oddVBand="0" w:evenVBand="0" w:oddHBand="0" w:evenHBand="0" w:firstRowFirstColumn="0" w:firstRowLastColumn="0" w:lastRowFirstColumn="0" w:lastRowLastColumn="0"/>
            </w:pPr>
            <w:r>
              <w:t>inserting valid</w:t>
            </w:r>
          </w:p>
          <w:p w:rsidR="00B33CF0" w:rsidRDefault="00B33CF0" w:rsidP="00B33CF0">
            <w:pPr>
              <w:cnfStyle w:val="000000000000" w:firstRow="0" w:lastRow="0" w:firstColumn="0" w:lastColumn="0" w:oddVBand="0" w:evenVBand="0" w:oddHBand="0" w:evenHBand="0" w:firstRowFirstColumn="0" w:firstRowLastColumn="0" w:lastRowFirstColumn="0" w:lastRowLastColumn="0"/>
            </w:pPr>
            <w:r>
              <w:t>information of Student from</w:t>
            </w:r>
          </w:p>
          <w:p w:rsidR="00B33CF0" w:rsidRDefault="00B33CF0" w:rsidP="00B33CF0">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B33CF0">
            <w:pPr>
              <w:cnfStyle w:val="000000000000" w:firstRow="0" w:lastRow="0" w:firstColumn="0" w:lastColumn="0" w:oddVBand="0" w:evenVBand="0" w:oddHBand="0" w:evenHBand="0" w:firstRowFirstColumn="0" w:firstRowLastColumn="0" w:lastRowFirstColumn="0" w:lastRowLastColumn="0"/>
            </w:pPr>
          </w:p>
        </w:tc>
        <w:tc>
          <w:tcPr>
            <w:tcW w:w="1233" w:type="dxa"/>
          </w:tcPr>
          <w:p w:rsidR="00B33CF0" w:rsidRDefault="00B33CF0" w:rsidP="00496565">
            <w:pPr>
              <w:cnfStyle w:val="000000000000" w:firstRow="0" w:lastRow="0" w:firstColumn="0" w:lastColumn="0" w:oddVBand="0" w:evenVBand="0" w:oddHBand="0" w:evenHBand="0" w:firstRowFirstColumn="0" w:firstRowLastColumn="0" w:lastRowFirstColumn="0" w:lastRowLastColumn="0"/>
            </w:pPr>
            <w:r>
              <w:lastRenderedPageBreak/>
              <w:t xml:space="preserve">Successfully </w:t>
            </w:r>
            <w:r>
              <w:lastRenderedPageBreak/>
              <w:t xml:space="preserve">added the details of the Student into SMS.   </w:t>
            </w:r>
          </w:p>
        </w:tc>
        <w:tc>
          <w:tcPr>
            <w:tcW w:w="1133" w:type="dxa"/>
          </w:tcPr>
          <w:p w:rsidR="00B33CF0" w:rsidRDefault="00957890" w:rsidP="00496565">
            <w:pPr>
              <w:cnfStyle w:val="000000000000" w:firstRow="0" w:lastRow="0" w:firstColumn="0" w:lastColumn="0" w:oddVBand="0" w:evenVBand="0" w:oddHBand="0" w:evenHBand="0" w:firstRowFirstColumn="0" w:firstRowLastColumn="0" w:lastRowFirstColumn="0" w:lastRowLastColumn="0"/>
            </w:pPr>
            <w:r>
              <w:lastRenderedPageBreak/>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B33CF0" w:rsidRDefault="00957890" w:rsidP="00496565">
            <w:r>
              <w:lastRenderedPageBreak/>
              <w:t>SMS – 019</w:t>
            </w:r>
          </w:p>
        </w:tc>
        <w:tc>
          <w:tcPr>
            <w:tcW w:w="1199" w:type="dxa"/>
          </w:tcPr>
          <w:p w:rsidR="00B33CF0" w:rsidRDefault="00B33CF0" w:rsidP="00337B76">
            <w:pPr>
              <w:cnfStyle w:val="000000100000" w:firstRow="0" w:lastRow="0" w:firstColumn="0" w:lastColumn="0" w:oddVBand="0" w:evenVBand="0" w:oddHBand="1" w:evenHBand="0" w:firstRowFirstColumn="0" w:firstRowLastColumn="0" w:lastRowFirstColumn="0" w:lastRowLastColumn="0"/>
            </w:pPr>
            <w:r>
              <w:t>Check for Books issuing for Student in Library</w:t>
            </w:r>
          </w:p>
        </w:tc>
        <w:tc>
          <w:tcPr>
            <w:tcW w:w="1133" w:type="dxa"/>
          </w:tcPr>
          <w:p w:rsidR="00B33CF0" w:rsidRDefault="00B33CF0" w:rsidP="00496565">
            <w:pPr>
              <w:cnfStyle w:val="000000100000" w:firstRow="0" w:lastRow="0" w:firstColumn="0" w:lastColumn="0" w:oddVBand="0" w:evenVBand="0" w:oddHBand="1" w:evenHBand="0" w:firstRowFirstColumn="0" w:firstRowLastColumn="0" w:lastRowFirstColumn="0" w:lastRowLastColumn="0"/>
            </w:pPr>
            <w:r>
              <w:t>Library</w:t>
            </w:r>
          </w:p>
        </w:tc>
        <w:tc>
          <w:tcPr>
            <w:tcW w:w="1332" w:type="dxa"/>
          </w:tcPr>
          <w:p w:rsidR="00496565" w:rsidRDefault="00496565" w:rsidP="00496565">
            <w:pPr>
              <w:cnfStyle w:val="000000100000" w:firstRow="0" w:lastRow="0" w:firstColumn="0" w:lastColumn="0" w:oddVBand="0" w:evenVBand="0" w:oddHBand="1" w:evenHBand="0" w:firstRowFirstColumn="0" w:firstRowLastColumn="0" w:lastRowFirstColumn="0" w:lastRowLastColumn="0"/>
            </w:pPr>
            <w:r>
              <w:t>The</w:t>
            </w:r>
          </w:p>
          <w:p w:rsidR="00496565" w:rsidRDefault="00496565" w:rsidP="00496565">
            <w:pPr>
              <w:cnfStyle w:val="000000100000" w:firstRow="0" w:lastRow="0" w:firstColumn="0" w:lastColumn="0" w:oddVBand="0" w:evenVBand="0" w:oddHBand="1" w:evenHBand="0" w:firstRowFirstColumn="0" w:firstRowLastColumn="0" w:lastRowFirstColumn="0" w:lastRowLastColumn="0"/>
            </w:pPr>
            <w:r>
              <w:t>purpose</w:t>
            </w:r>
          </w:p>
          <w:p w:rsidR="00496565" w:rsidRDefault="00496565" w:rsidP="00496565">
            <w:pPr>
              <w:cnfStyle w:val="000000100000" w:firstRow="0" w:lastRow="0" w:firstColumn="0" w:lastColumn="0" w:oddVBand="0" w:evenVBand="0" w:oddHBand="1" w:evenHBand="0" w:firstRowFirstColumn="0" w:firstRowLastColumn="0" w:lastRowFirstColumn="0" w:lastRowLastColumn="0"/>
            </w:pPr>
            <w:r>
              <w:t>of this test</w:t>
            </w:r>
          </w:p>
          <w:p w:rsidR="00496565" w:rsidRDefault="00496565" w:rsidP="00496565">
            <w:pPr>
              <w:cnfStyle w:val="000000100000" w:firstRow="0" w:lastRow="0" w:firstColumn="0" w:lastColumn="0" w:oddVBand="0" w:evenVBand="0" w:oddHBand="1" w:evenHBand="0" w:firstRowFirstColumn="0" w:firstRowLastColumn="0" w:lastRowFirstColumn="0" w:lastRowLastColumn="0"/>
            </w:pPr>
            <w:r>
              <w:t>is to verify</w:t>
            </w:r>
          </w:p>
          <w:p w:rsidR="00496565" w:rsidRDefault="00496565" w:rsidP="00496565">
            <w:pPr>
              <w:cnfStyle w:val="000000100000" w:firstRow="0" w:lastRow="0" w:firstColumn="0" w:lastColumn="0" w:oddVBand="0" w:evenVBand="0" w:oddHBand="1" w:evenHBand="0" w:firstRowFirstColumn="0" w:firstRowLastColumn="0" w:lastRowFirstColumn="0" w:lastRowLastColumn="0"/>
            </w:pPr>
            <w:proofErr w:type="gramStart"/>
            <w:r>
              <w:t>for</w:t>
            </w:r>
            <w:proofErr w:type="gramEnd"/>
            <w:r>
              <w:t xml:space="preserve"> the valid information of the Book registered into Library in SMS.</w:t>
            </w:r>
          </w:p>
          <w:p w:rsidR="00B33CF0" w:rsidRDefault="00B33CF0" w:rsidP="00E96250">
            <w:pPr>
              <w:cnfStyle w:val="000000100000" w:firstRow="0" w:lastRow="0" w:firstColumn="0" w:lastColumn="0" w:oddVBand="0" w:evenVBand="0" w:oddHBand="1" w:evenHBand="0" w:firstRowFirstColumn="0" w:firstRowLastColumn="0" w:lastRowFirstColumn="0" w:lastRowLastColumn="0"/>
            </w:pPr>
          </w:p>
        </w:tc>
        <w:tc>
          <w:tcPr>
            <w:tcW w:w="1117" w:type="dxa"/>
          </w:tcPr>
          <w:p w:rsidR="00B33CF0" w:rsidRDefault="00496565" w:rsidP="00496565">
            <w:pPr>
              <w:cnfStyle w:val="000000100000" w:firstRow="0" w:lastRow="0" w:firstColumn="0" w:lastColumn="0" w:oddVBand="0" w:evenVBand="0" w:oddHBand="1" w:evenHBand="0" w:firstRowFirstColumn="0" w:firstRowLastColumn="0" w:lastRowFirstColumn="0" w:lastRowLastColumn="0"/>
            </w:pPr>
            <w:r>
              <w:t>Step 1</w:t>
            </w:r>
          </w:p>
        </w:tc>
        <w:tc>
          <w:tcPr>
            <w:tcW w:w="1332" w:type="dxa"/>
          </w:tcPr>
          <w:p w:rsidR="00B33CF0" w:rsidRDefault="00B33CF0" w:rsidP="00B33CF0">
            <w:pPr>
              <w:cnfStyle w:val="000000100000" w:firstRow="0" w:lastRow="0" w:firstColumn="0" w:lastColumn="0" w:oddVBand="0" w:evenVBand="0" w:oddHBand="1" w:evenHBand="0" w:firstRowFirstColumn="0" w:firstRowLastColumn="0" w:lastRowFirstColumn="0" w:lastRowLastColumn="0"/>
            </w:pPr>
            <w:r>
              <w:t>Click Library to open Library window.</w:t>
            </w:r>
          </w:p>
        </w:tc>
        <w:tc>
          <w:tcPr>
            <w:tcW w:w="1233" w:type="dxa"/>
          </w:tcPr>
          <w:p w:rsidR="00B33CF0" w:rsidRDefault="00496565" w:rsidP="00496565">
            <w:pPr>
              <w:cnfStyle w:val="000000100000" w:firstRow="0" w:lastRow="0" w:firstColumn="0" w:lastColumn="0" w:oddVBand="0" w:evenVBand="0" w:oddHBand="1" w:evenHBand="0" w:firstRowFirstColumn="0" w:firstRowLastColumn="0" w:lastRowFirstColumn="0" w:lastRowLastColumn="0"/>
            </w:pPr>
            <w:r>
              <w:t>Successfully opened Library window.</w:t>
            </w:r>
          </w:p>
        </w:tc>
        <w:tc>
          <w:tcPr>
            <w:tcW w:w="1133" w:type="dxa"/>
          </w:tcPr>
          <w:p w:rsidR="00B33CF0"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496565" w:rsidRDefault="00957890" w:rsidP="00496565">
            <w:r>
              <w:t>SMS – 020</w:t>
            </w:r>
          </w:p>
        </w:tc>
        <w:tc>
          <w:tcPr>
            <w:tcW w:w="1199" w:type="dxa"/>
          </w:tcPr>
          <w:p w:rsidR="00496565" w:rsidRDefault="00496565" w:rsidP="00337B76">
            <w:pPr>
              <w:cnfStyle w:val="000000000000" w:firstRow="0" w:lastRow="0" w:firstColumn="0" w:lastColumn="0" w:oddVBand="0" w:evenVBand="0" w:oddHBand="0" w:evenHBand="0" w:firstRowFirstColumn="0" w:firstRowLastColumn="0" w:lastRowFirstColumn="0" w:lastRowLastColumn="0"/>
            </w:pPr>
          </w:p>
        </w:tc>
        <w:tc>
          <w:tcPr>
            <w:tcW w:w="1133" w:type="dxa"/>
          </w:tcPr>
          <w:p w:rsidR="00496565" w:rsidRDefault="00C009AE" w:rsidP="00496565">
            <w:pPr>
              <w:cnfStyle w:val="000000000000" w:firstRow="0" w:lastRow="0" w:firstColumn="0" w:lastColumn="0" w:oddVBand="0" w:evenVBand="0" w:oddHBand="0" w:evenHBand="0" w:firstRowFirstColumn="0" w:firstRowLastColumn="0" w:lastRowFirstColumn="0" w:lastRowLastColumn="0"/>
            </w:pPr>
            <w:r>
              <w:t>Submit</w:t>
            </w:r>
          </w:p>
        </w:tc>
        <w:tc>
          <w:tcPr>
            <w:tcW w:w="1332"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p>
        </w:tc>
        <w:tc>
          <w:tcPr>
            <w:tcW w:w="1117"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r>
              <w:t>Click on</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Submit</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button after</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inserting invalid</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information of Books from</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496565">
            <w:pPr>
              <w:cnfStyle w:val="000000000000" w:firstRow="0" w:lastRow="0" w:firstColumn="0" w:lastColumn="0" w:oddVBand="0" w:evenVBand="0" w:oddHBand="0" w:evenHBand="0" w:firstRowFirstColumn="0" w:firstRowLastColumn="0" w:lastRowFirstColumn="0" w:lastRowLastColumn="0"/>
            </w:pPr>
          </w:p>
        </w:tc>
        <w:tc>
          <w:tcPr>
            <w:tcW w:w="1233"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r>
              <w:t>Can’t able to issue Books for the Student.</w:t>
            </w:r>
          </w:p>
        </w:tc>
        <w:tc>
          <w:tcPr>
            <w:tcW w:w="1133" w:type="dxa"/>
          </w:tcPr>
          <w:p w:rsidR="00496565"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496565" w:rsidRDefault="00957890" w:rsidP="00496565">
            <w:r>
              <w:t>SMS – 021</w:t>
            </w:r>
          </w:p>
        </w:tc>
        <w:tc>
          <w:tcPr>
            <w:tcW w:w="1199" w:type="dxa"/>
          </w:tcPr>
          <w:p w:rsidR="00496565" w:rsidRDefault="00496565" w:rsidP="00337B76">
            <w:pPr>
              <w:cnfStyle w:val="000000100000" w:firstRow="0" w:lastRow="0" w:firstColumn="0" w:lastColumn="0" w:oddVBand="0" w:evenVBand="0" w:oddHBand="1" w:evenHBand="0" w:firstRowFirstColumn="0" w:firstRowLastColumn="0" w:lastRowFirstColumn="0" w:lastRowLastColumn="0"/>
            </w:pPr>
          </w:p>
        </w:tc>
        <w:tc>
          <w:tcPr>
            <w:tcW w:w="1133" w:type="dxa"/>
          </w:tcPr>
          <w:p w:rsidR="00496565" w:rsidRDefault="00C009AE" w:rsidP="00496565">
            <w:pPr>
              <w:cnfStyle w:val="000000100000" w:firstRow="0" w:lastRow="0" w:firstColumn="0" w:lastColumn="0" w:oddVBand="0" w:evenVBand="0" w:oddHBand="1" w:evenHBand="0" w:firstRowFirstColumn="0" w:firstRowLastColumn="0" w:lastRowFirstColumn="0" w:lastRowLastColumn="0"/>
            </w:pPr>
            <w:r>
              <w:t>EditBook</w:t>
            </w:r>
          </w:p>
        </w:tc>
        <w:tc>
          <w:tcPr>
            <w:tcW w:w="1332" w:type="dxa"/>
          </w:tcPr>
          <w:p w:rsidR="00496565" w:rsidRDefault="00496565" w:rsidP="00496565">
            <w:pPr>
              <w:cnfStyle w:val="000000100000" w:firstRow="0" w:lastRow="0" w:firstColumn="0" w:lastColumn="0" w:oddVBand="0" w:evenVBand="0" w:oddHBand="1" w:evenHBand="0" w:firstRowFirstColumn="0" w:firstRowLastColumn="0" w:lastRowFirstColumn="0" w:lastRowLastColumn="0"/>
            </w:pPr>
          </w:p>
        </w:tc>
        <w:tc>
          <w:tcPr>
            <w:tcW w:w="1117" w:type="dxa"/>
          </w:tcPr>
          <w:p w:rsidR="00496565" w:rsidRDefault="00496565" w:rsidP="00496565">
            <w:pPr>
              <w:cnfStyle w:val="000000100000" w:firstRow="0" w:lastRow="0" w:firstColumn="0" w:lastColumn="0" w:oddVBand="0" w:evenVBand="0" w:oddHBand="1" w:evenHBand="0" w:firstRowFirstColumn="0" w:firstRowLastColumn="0" w:lastRowFirstColumn="0" w:lastRowLastColumn="0"/>
            </w:pPr>
            <w:r>
              <w:t>Step 3</w:t>
            </w:r>
          </w:p>
        </w:tc>
        <w:tc>
          <w:tcPr>
            <w:tcW w:w="1332" w:type="dxa"/>
          </w:tcPr>
          <w:p w:rsidR="00496565" w:rsidRDefault="00496565" w:rsidP="00496565">
            <w:pPr>
              <w:cnfStyle w:val="000000100000" w:firstRow="0" w:lastRow="0" w:firstColumn="0" w:lastColumn="0" w:oddVBand="0" w:evenVBand="0" w:oddHBand="1" w:evenHBand="0" w:firstRowFirstColumn="0" w:firstRowLastColumn="0" w:lastRowFirstColumn="0" w:lastRowLastColumn="0"/>
            </w:pPr>
            <w:r>
              <w:t>Click on EditBook Button to edit the invalid information of the Books. And then press the Submit button.</w:t>
            </w:r>
          </w:p>
          <w:p w:rsidR="00CD5C2E" w:rsidRDefault="00CD5C2E" w:rsidP="00496565">
            <w:pPr>
              <w:cnfStyle w:val="000000100000" w:firstRow="0" w:lastRow="0" w:firstColumn="0" w:lastColumn="0" w:oddVBand="0" w:evenVBand="0" w:oddHBand="1" w:evenHBand="0" w:firstRowFirstColumn="0" w:firstRowLastColumn="0" w:lastRowFirstColumn="0" w:lastRowLastColumn="0"/>
            </w:pPr>
          </w:p>
        </w:tc>
        <w:tc>
          <w:tcPr>
            <w:tcW w:w="1233" w:type="dxa"/>
          </w:tcPr>
          <w:p w:rsidR="00496565" w:rsidRDefault="00496565" w:rsidP="00496565">
            <w:pPr>
              <w:cnfStyle w:val="000000100000" w:firstRow="0" w:lastRow="0" w:firstColumn="0" w:lastColumn="0" w:oddVBand="0" w:evenVBand="0" w:oddHBand="1" w:evenHBand="0" w:firstRowFirstColumn="0" w:firstRowLastColumn="0" w:lastRowFirstColumn="0" w:lastRowLastColumn="0"/>
            </w:pPr>
            <w:r>
              <w:t>Successfully added the details of the Book into SMS.</w:t>
            </w:r>
          </w:p>
        </w:tc>
        <w:tc>
          <w:tcPr>
            <w:tcW w:w="1133" w:type="dxa"/>
          </w:tcPr>
          <w:p w:rsidR="00496565"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22340E" w:rsidTr="00B33CF0">
        <w:tc>
          <w:tcPr>
            <w:cnfStyle w:val="001000000000" w:firstRow="0" w:lastRow="0" w:firstColumn="1" w:lastColumn="0" w:oddVBand="0" w:evenVBand="0" w:oddHBand="0" w:evenHBand="0" w:firstRowFirstColumn="0" w:firstRowLastColumn="0" w:lastRowFirstColumn="0" w:lastRowLastColumn="0"/>
            <w:tcW w:w="1097" w:type="dxa"/>
          </w:tcPr>
          <w:p w:rsidR="00496565" w:rsidRDefault="00957890" w:rsidP="00957890">
            <w:r>
              <w:t>SMS – 022</w:t>
            </w:r>
          </w:p>
        </w:tc>
        <w:tc>
          <w:tcPr>
            <w:tcW w:w="1199" w:type="dxa"/>
          </w:tcPr>
          <w:p w:rsidR="00496565" w:rsidRDefault="00496565" w:rsidP="00337B76">
            <w:pPr>
              <w:cnfStyle w:val="000000000000" w:firstRow="0" w:lastRow="0" w:firstColumn="0" w:lastColumn="0" w:oddVBand="0" w:evenVBand="0" w:oddHBand="0" w:evenHBand="0" w:firstRowFirstColumn="0" w:firstRowLastColumn="0" w:lastRowFirstColumn="0" w:lastRowLastColumn="0"/>
            </w:pPr>
          </w:p>
        </w:tc>
        <w:tc>
          <w:tcPr>
            <w:tcW w:w="1133"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p>
        </w:tc>
        <w:tc>
          <w:tcPr>
            <w:tcW w:w="1332"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p>
        </w:tc>
        <w:tc>
          <w:tcPr>
            <w:tcW w:w="1117"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r>
              <w:t>Step 4</w:t>
            </w:r>
          </w:p>
        </w:tc>
        <w:tc>
          <w:tcPr>
            <w:tcW w:w="1332"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r>
              <w:t>Click on</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Submit</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button after</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inserting valid</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information of Book from</w:t>
            </w:r>
          </w:p>
          <w:p w:rsidR="00496565" w:rsidRDefault="00496565" w:rsidP="00496565">
            <w:pPr>
              <w:cnfStyle w:val="000000000000" w:firstRow="0" w:lastRow="0" w:firstColumn="0" w:lastColumn="0" w:oddVBand="0" w:evenVBand="0" w:oddHBand="0" w:evenHBand="0" w:firstRowFirstColumn="0" w:firstRowLastColumn="0" w:lastRowFirstColumn="0" w:lastRowLastColumn="0"/>
            </w:pPr>
            <w:r>
              <w:t>SMS.</w:t>
            </w:r>
          </w:p>
        </w:tc>
        <w:tc>
          <w:tcPr>
            <w:tcW w:w="1233" w:type="dxa"/>
          </w:tcPr>
          <w:p w:rsidR="00496565" w:rsidRDefault="00496565" w:rsidP="00496565">
            <w:pPr>
              <w:cnfStyle w:val="000000000000" w:firstRow="0" w:lastRow="0" w:firstColumn="0" w:lastColumn="0" w:oddVBand="0" w:evenVBand="0" w:oddHBand="0" w:evenHBand="0" w:firstRowFirstColumn="0" w:firstRowLastColumn="0" w:lastRowFirstColumn="0" w:lastRowLastColumn="0"/>
            </w:pPr>
            <w:r>
              <w:t xml:space="preserve">Successfully added the details of the Book into SMS.  Can able to issue Books for the Student. </w:t>
            </w:r>
          </w:p>
        </w:tc>
        <w:tc>
          <w:tcPr>
            <w:tcW w:w="1133" w:type="dxa"/>
          </w:tcPr>
          <w:p w:rsidR="00496565"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22340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496565" w:rsidRDefault="00957890" w:rsidP="00496565">
            <w:r>
              <w:t>SMS – 0</w:t>
            </w:r>
            <w:r w:rsidR="00F423B9">
              <w:t>23</w:t>
            </w:r>
          </w:p>
        </w:tc>
        <w:tc>
          <w:tcPr>
            <w:tcW w:w="1199" w:type="dxa"/>
          </w:tcPr>
          <w:p w:rsidR="00496565" w:rsidRDefault="00496565" w:rsidP="00B27525">
            <w:pPr>
              <w:cnfStyle w:val="000000100000" w:firstRow="0" w:lastRow="0" w:firstColumn="0" w:lastColumn="0" w:oddVBand="0" w:evenVBand="0" w:oddHBand="1" w:evenHBand="0" w:firstRowFirstColumn="0" w:firstRowLastColumn="0" w:lastRowFirstColumn="0" w:lastRowLastColumn="0"/>
            </w:pPr>
            <w:r>
              <w:t>Check</w:t>
            </w:r>
            <w:r w:rsidR="00B27525">
              <w:t xml:space="preserve"> for </w:t>
            </w:r>
            <w:r w:rsidR="00B27525">
              <w:lastRenderedPageBreak/>
              <w:t>Transaction</w:t>
            </w:r>
            <w:r>
              <w:t xml:space="preserve"> </w:t>
            </w:r>
            <w:r w:rsidR="00B27525">
              <w:t>in various way in Account</w:t>
            </w:r>
            <w:r w:rsidR="00C212CF">
              <w:t>s</w:t>
            </w:r>
            <w:r w:rsidR="00B27525">
              <w:t>.</w:t>
            </w:r>
          </w:p>
        </w:tc>
        <w:tc>
          <w:tcPr>
            <w:tcW w:w="1133" w:type="dxa"/>
          </w:tcPr>
          <w:p w:rsidR="00496565" w:rsidRDefault="00496565" w:rsidP="00496565">
            <w:pPr>
              <w:cnfStyle w:val="000000100000" w:firstRow="0" w:lastRow="0" w:firstColumn="0" w:lastColumn="0" w:oddVBand="0" w:evenVBand="0" w:oddHBand="1" w:evenHBand="0" w:firstRowFirstColumn="0" w:firstRowLastColumn="0" w:lastRowFirstColumn="0" w:lastRowLastColumn="0"/>
            </w:pPr>
            <w:r>
              <w:lastRenderedPageBreak/>
              <w:t>Account</w:t>
            </w:r>
          </w:p>
        </w:tc>
        <w:tc>
          <w:tcPr>
            <w:tcW w:w="1332" w:type="dxa"/>
          </w:tcPr>
          <w:p w:rsidR="00B27525" w:rsidRDefault="00B27525" w:rsidP="00B27525">
            <w:pPr>
              <w:cnfStyle w:val="000000100000" w:firstRow="0" w:lastRow="0" w:firstColumn="0" w:lastColumn="0" w:oddVBand="0" w:evenVBand="0" w:oddHBand="1" w:evenHBand="0" w:firstRowFirstColumn="0" w:firstRowLastColumn="0" w:lastRowFirstColumn="0" w:lastRowLastColumn="0"/>
            </w:pPr>
            <w:r>
              <w:t>The</w:t>
            </w:r>
          </w:p>
          <w:p w:rsidR="00B27525" w:rsidRDefault="00B27525" w:rsidP="00B27525">
            <w:pPr>
              <w:cnfStyle w:val="000000100000" w:firstRow="0" w:lastRow="0" w:firstColumn="0" w:lastColumn="0" w:oddVBand="0" w:evenVBand="0" w:oddHBand="1" w:evenHBand="0" w:firstRowFirstColumn="0" w:firstRowLastColumn="0" w:lastRowFirstColumn="0" w:lastRowLastColumn="0"/>
            </w:pPr>
            <w:r>
              <w:lastRenderedPageBreak/>
              <w:t>purpose</w:t>
            </w:r>
          </w:p>
          <w:p w:rsidR="00B27525" w:rsidRDefault="00B27525" w:rsidP="00B27525">
            <w:pPr>
              <w:cnfStyle w:val="000000100000" w:firstRow="0" w:lastRow="0" w:firstColumn="0" w:lastColumn="0" w:oddVBand="0" w:evenVBand="0" w:oddHBand="1" w:evenHBand="0" w:firstRowFirstColumn="0" w:firstRowLastColumn="0" w:lastRowFirstColumn="0" w:lastRowLastColumn="0"/>
            </w:pPr>
            <w:r>
              <w:t>of this test</w:t>
            </w:r>
          </w:p>
          <w:p w:rsidR="00B27525" w:rsidRDefault="00B27525" w:rsidP="00B27525">
            <w:pPr>
              <w:cnfStyle w:val="000000100000" w:firstRow="0" w:lastRow="0" w:firstColumn="0" w:lastColumn="0" w:oddVBand="0" w:evenVBand="0" w:oddHBand="1" w:evenHBand="0" w:firstRowFirstColumn="0" w:firstRowLastColumn="0" w:lastRowFirstColumn="0" w:lastRowLastColumn="0"/>
            </w:pPr>
            <w:r>
              <w:t>is to verify</w:t>
            </w:r>
          </w:p>
          <w:p w:rsidR="00496565" w:rsidRDefault="00B27525" w:rsidP="00B27525">
            <w:pPr>
              <w:cnfStyle w:val="000000100000" w:firstRow="0" w:lastRow="0" w:firstColumn="0" w:lastColumn="0" w:oddVBand="0" w:evenVBand="0" w:oddHBand="1" w:evenHBand="0" w:firstRowFirstColumn="0" w:firstRowLastColumn="0" w:lastRowFirstColumn="0" w:lastRowLastColumn="0"/>
            </w:pPr>
            <w:proofErr w:type="gramStart"/>
            <w:r>
              <w:t>that</w:t>
            </w:r>
            <w:proofErr w:type="gramEnd"/>
            <w:r>
              <w:t xml:space="preserve"> every transaction is inserting in SMS.</w:t>
            </w:r>
          </w:p>
          <w:p w:rsidR="00CD5C2E" w:rsidRDefault="00CD5C2E" w:rsidP="00B27525">
            <w:pPr>
              <w:cnfStyle w:val="000000100000" w:firstRow="0" w:lastRow="0" w:firstColumn="0" w:lastColumn="0" w:oddVBand="0" w:evenVBand="0" w:oddHBand="1" w:evenHBand="0" w:firstRowFirstColumn="0" w:firstRowLastColumn="0" w:lastRowFirstColumn="0" w:lastRowLastColumn="0"/>
            </w:pPr>
          </w:p>
        </w:tc>
        <w:tc>
          <w:tcPr>
            <w:tcW w:w="1117" w:type="dxa"/>
          </w:tcPr>
          <w:p w:rsidR="00496565" w:rsidRDefault="00496565" w:rsidP="00496565">
            <w:pPr>
              <w:cnfStyle w:val="000000100000" w:firstRow="0" w:lastRow="0" w:firstColumn="0" w:lastColumn="0" w:oddVBand="0" w:evenVBand="0" w:oddHBand="1" w:evenHBand="0" w:firstRowFirstColumn="0" w:firstRowLastColumn="0" w:lastRowFirstColumn="0" w:lastRowLastColumn="0"/>
            </w:pPr>
            <w:r>
              <w:lastRenderedPageBreak/>
              <w:t>Step 1</w:t>
            </w:r>
          </w:p>
        </w:tc>
        <w:tc>
          <w:tcPr>
            <w:tcW w:w="1332" w:type="dxa"/>
          </w:tcPr>
          <w:p w:rsidR="00496565" w:rsidRDefault="00496565" w:rsidP="00496565">
            <w:pPr>
              <w:cnfStyle w:val="000000100000" w:firstRow="0" w:lastRow="0" w:firstColumn="0" w:lastColumn="0" w:oddVBand="0" w:evenVBand="0" w:oddHBand="1" w:evenHBand="0" w:firstRowFirstColumn="0" w:firstRowLastColumn="0" w:lastRowFirstColumn="0" w:lastRowLastColumn="0"/>
            </w:pPr>
            <w:r>
              <w:t xml:space="preserve">Click Account </w:t>
            </w:r>
            <w:r>
              <w:lastRenderedPageBreak/>
              <w:t>to open Account window.</w:t>
            </w:r>
          </w:p>
        </w:tc>
        <w:tc>
          <w:tcPr>
            <w:tcW w:w="1233" w:type="dxa"/>
          </w:tcPr>
          <w:p w:rsidR="00496565" w:rsidRDefault="00B27525" w:rsidP="00B27525">
            <w:pPr>
              <w:cnfStyle w:val="000000100000" w:firstRow="0" w:lastRow="0" w:firstColumn="0" w:lastColumn="0" w:oddVBand="0" w:evenVBand="0" w:oddHBand="1" w:evenHBand="0" w:firstRowFirstColumn="0" w:firstRowLastColumn="0" w:lastRowFirstColumn="0" w:lastRowLastColumn="0"/>
            </w:pPr>
            <w:r>
              <w:lastRenderedPageBreak/>
              <w:t xml:space="preserve">Successfully </w:t>
            </w:r>
            <w:r>
              <w:lastRenderedPageBreak/>
              <w:t>opened Account window.</w:t>
            </w:r>
          </w:p>
        </w:tc>
        <w:tc>
          <w:tcPr>
            <w:tcW w:w="1133" w:type="dxa"/>
          </w:tcPr>
          <w:p w:rsidR="00496565" w:rsidRDefault="00957890" w:rsidP="00496565">
            <w:pPr>
              <w:cnfStyle w:val="000000100000" w:firstRow="0" w:lastRow="0" w:firstColumn="0" w:lastColumn="0" w:oddVBand="0" w:evenVBand="0" w:oddHBand="1" w:evenHBand="0" w:firstRowFirstColumn="0" w:firstRowLastColumn="0" w:lastRowFirstColumn="0" w:lastRowLastColumn="0"/>
            </w:pPr>
            <w:r>
              <w:lastRenderedPageBreak/>
              <w:t>Susmita</w:t>
            </w:r>
          </w:p>
        </w:tc>
      </w:tr>
      <w:tr w:rsidR="00C009AE" w:rsidTr="00B33CF0">
        <w:tc>
          <w:tcPr>
            <w:cnfStyle w:val="001000000000" w:firstRow="0" w:lastRow="0" w:firstColumn="1" w:lastColumn="0" w:oddVBand="0" w:evenVBand="0" w:oddHBand="0" w:evenHBand="0" w:firstRowFirstColumn="0" w:firstRowLastColumn="0" w:lastRowFirstColumn="0" w:lastRowLastColumn="0"/>
            <w:tcW w:w="1097" w:type="dxa"/>
          </w:tcPr>
          <w:p w:rsidR="00B27525" w:rsidRDefault="00957890" w:rsidP="00496565">
            <w:r>
              <w:lastRenderedPageBreak/>
              <w:t>SMS – 0</w:t>
            </w:r>
            <w:r w:rsidR="00F423B9">
              <w:t>24</w:t>
            </w:r>
          </w:p>
        </w:tc>
        <w:tc>
          <w:tcPr>
            <w:tcW w:w="1199" w:type="dxa"/>
          </w:tcPr>
          <w:p w:rsidR="00B27525" w:rsidRDefault="00B27525" w:rsidP="00B27525">
            <w:pPr>
              <w:cnfStyle w:val="000000000000" w:firstRow="0" w:lastRow="0" w:firstColumn="0" w:lastColumn="0" w:oddVBand="0" w:evenVBand="0" w:oddHBand="0" w:evenHBand="0" w:firstRowFirstColumn="0" w:firstRowLastColumn="0" w:lastRowFirstColumn="0" w:lastRowLastColumn="0"/>
            </w:pPr>
          </w:p>
        </w:tc>
        <w:tc>
          <w:tcPr>
            <w:tcW w:w="1133" w:type="dxa"/>
          </w:tcPr>
          <w:p w:rsidR="00B27525" w:rsidRDefault="00C009AE" w:rsidP="00496565">
            <w:pPr>
              <w:cnfStyle w:val="000000000000" w:firstRow="0" w:lastRow="0" w:firstColumn="0" w:lastColumn="0" w:oddVBand="0" w:evenVBand="0" w:oddHBand="0" w:evenHBand="0" w:firstRowFirstColumn="0" w:firstRowLastColumn="0" w:lastRowFirstColumn="0" w:lastRowLastColumn="0"/>
            </w:pPr>
            <w:r>
              <w:t>OK</w:t>
            </w:r>
          </w:p>
        </w:tc>
        <w:tc>
          <w:tcPr>
            <w:tcW w:w="1332" w:type="dxa"/>
          </w:tcPr>
          <w:p w:rsidR="00B27525" w:rsidRDefault="00B27525" w:rsidP="00B27525">
            <w:pPr>
              <w:cnfStyle w:val="000000000000" w:firstRow="0" w:lastRow="0" w:firstColumn="0" w:lastColumn="0" w:oddVBand="0" w:evenVBand="0" w:oddHBand="0" w:evenHBand="0" w:firstRowFirstColumn="0" w:firstRowLastColumn="0" w:lastRowFirstColumn="0" w:lastRowLastColumn="0"/>
            </w:pPr>
          </w:p>
        </w:tc>
        <w:tc>
          <w:tcPr>
            <w:tcW w:w="1117" w:type="dxa"/>
          </w:tcPr>
          <w:p w:rsidR="00B27525" w:rsidRDefault="00B27525"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B27525" w:rsidRDefault="00B27525" w:rsidP="00B27525">
            <w:pPr>
              <w:cnfStyle w:val="000000000000" w:firstRow="0" w:lastRow="0" w:firstColumn="0" w:lastColumn="0" w:oddVBand="0" w:evenVBand="0" w:oddHBand="0" w:evenHBand="0" w:firstRowFirstColumn="0" w:firstRowLastColumn="0" w:lastRowFirstColumn="0" w:lastRowLastColumn="0"/>
            </w:pPr>
            <w:r>
              <w:t>Click on</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OK</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button after</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inserting invalid</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Transaction details from</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B27525">
            <w:pPr>
              <w:cnfStyle w:val="000000000000" w:firstRow="0" w:lastRow="0" w:firstColumn="0" w:lastColumn="0" w:oddVBand="0" w:evenVBand="0" w:oddHBand="0" w:evenHBand="0" w:firstRowFirstColumn="0" w:firstRowLastColumn="0" w:lastRowFirstColumn="0" w:lastRowLastColumn="0"/>
            </w:pPr>
          </w:p>
        </w:tc>
        <w:tc>
          <w:tcPr>
            <w:tcW w:w="1233" w:type="dxa"/>
          </w:tcPr>
          <w:p w:rsidR="00B27525" w:rsidRDefault="00B27525" w:rsidP="00B27525">
            <w:pPr>
              <w:cnfStyle w:val="000000000000" w:firstRow="0" w:lastRow="0" w:firstColumn="0" w:lastColumn="0" w:oddVBand="0" w:evenVBand="0" w:oddHBand="0" w:evenHBand="0" w:firstRowFirstColumn="0" w:firstRowLastColumn="0" w:lastRowFirstColumn="0" w:lastRowLastColumn="0"/>
            </w:pPr>
            <w:r>
              <w:t>Can’t able to insert Transaction into SMS.</w:t>
            </w:r>
          </w:p>
        </w:tc>
        <w:tc>
          <w:tcPr>
            <w:tcW w:w="1133" w:type="dxa"/>
          </w:tcPr>
          <w:p w:rsidR="00B27525"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C009A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B27525" w:rsidRDefault="00957890" w:rsidP="00496565">
            <w:r>
              <w:t>SMS – 0</w:t>
            </w:r>
            <w:r w:rsidR="00F423B9">
              <w:t>25</w:t>
            </w:r>
          </w:p>
        </w:tc>
        <w:tc>
          <w:tcPr>
            <w:tcW w:w="1199" w:type="dxa"/>
          </w:tcPr>
          <w:p w:rsidR="00B27525" w:rsidRDefault="00B27525" w:rsidP="00B27525">
            <w:pPr>
              <w:cnfStyle w:val="000000100000" w:firstRow="0" w:lastRow="0" w:firstColumn="0" w:lastColumn="0" w:oddVBand="0" w:evenVBand="0" w:oddHBand="1" w:evenHBand="0" w:firstRowFirstColumn="0" w:firstRowLastColumn="0" w:lastRowFirstColumn="0" w:lastRowLastColumn="0"/>
            </w:pPr>
          </w:p>
        </w:tc>
        <w:tc>
          <w:tcPr>
            <w:tcW w:w="1133" w:type="dxa"/>
          </w:tcPr>
          <w:p w:rsidR="00B27525" w:rsidRDefault="00C009AE" w:rsidP="00496565">
            <w:pPr>
              <w:cnfStyle w:val="000000100000" w:firstRow="0" w:lastRow="0" w:firstColumn="0" w:lastColumn="0" w:oddVBand="0" w:evenVBand="0" w:oddHBand="1" w:evenHBand="0" w:firstRowFirstColumn="0" w:firstRowLastColumn="0" w:lastRowFirstColumn="0" w:lastRowLastColumn="0"/>
            </w:pPr>
            <w:r>
              <w:t>Edit</w:t>
            </w:r>
          </w:p>
        </w:tc>
        <w:tc>
          <w:tcPr>
            <w:tcW w:w="1332" w:type="dxa"/>
          </w:tcPr>
          <w:p w:rsidR="00B27525" w:rsidRDefault="00B27525" w:rsidP="00B27525">
            <w:pPr>
              <w:cnfStyle w:val="000000100000" w:firstRow="0" w:lastRow="0" w:firstColumn="0" w:lastColumn="0" w:oddVBand="0" w:evenVBand="0" w:oddHBand="1" w:evenHBand="0" w:firstRowFirstColumn="0" w:firstRowLastColumn="0" w:lastRowFirstColumn="0" w:lastRowLastColumn="0"/>
            </w:pPr>
          </w:p>
        </w:tc>
        <w:tc>
          <w:tcPr>
            <w:tcW w:w="1117" w:type="dxa"/>
          </w:tcPr>
          <w:p w:rsidR="00B27525" w:rsidRDefault="00B27525" w:rsidP="00496565">
            <w:pPr>
              <w:cnfStyle w:val="000000100000" w:firstRow="0" w:lastRow="0" w:firstColumn="0" w:lastColumn="0" w:oddVBand="0" w:evenVBand="0" w:oddHBand="1" w:evenHBand="0" w:firstRowFirstColumn="0" w:firstRowLastColumn="0" w:lastRowFirstColumn="0" w:lastRowLastColumn="0"/>
            </w:pPr>
            <w:r>
              <w:t>Step 3</w:t>
            </w:r>
          </w:p>
        </w:tc>
        <w:tc>
          <w:tcPr>
            <w:tcW w:w="1332" w:type="dxa"/>
          </w:tcPr>
          <w:p w:rsidR="00B27525" w:rsidRDefault="00B27525" w:rsidP="00B27525">
            <w:pPr>
              <w:cnfStyle w:val="000000100000" w:firstRow="0" w:lastRow="0" w:firstColumn="0" w:lastColumn="0" w:oddVBand="0" w:evenVBand="0" w:oddHBand="1" w:evenHBand="0" w:firstRowFirstColumn="0" w:firstRowLastColumn="0" w:lastRowFirstColumn="0" w:lastRowLastColumn="0"/>
            </w:pPr>
            <w:r>
              <w:t>Click on Edit Button to edit the invalid information of the Transaction. And then press the OK button.</w:t>
            </w:r>
          </w:p>
          <w:p w:rsidR="00CD5C2E" w:rsidRDefault="00CD5C2E" w:rsidP="00B27525">
            <w:pPr>
              <w:cnfStyle w:val="000000100000" w:firstRow="0" w:lastRow="0" w:firstColumn="0" w:lastColumn="0" w:oddVBand="0" w:evenVBand="0" w:oddHBand="1" w:evenHBand="0" w:firstRowFirstColumn="0" w:firstRowLastColumn="0" w:lastRowFirstColumn="0" w:lastRowLastColumn="0"/>
            </w:pPr>
          </w:p>
        </w:tc>
        <w:tc>
          <w:tcPr>
            <w:tcW w:w="1233" w:type="dxa"/>
          </w:tcPr>
          <w:p w:rsidR="00B27525" w:rsidRDefault="00B27525" w:rsidP="008923F9">
            <w:pPr>
              <w:cnfStyle w:val="000000100000" w:firstRow="0" w:lastRow="0" w:firstColumn="0" w:lastColumn="0" w:oddVBand="0" w:evenVBand="0" w:oddHBand="1" w:evenHBand="0" w:firstRowFirstColumn="0" w:firstRowLastColumn="0" w:lastRowFirstColumn="0" w:lastRowLastColumn="0"/>
            </w:pPr>
            <w:r>
              <w:t>Successfully added the details of the Transaction into SMS.</w:t>
            </w:r>
          </w:p>
        </w:tc>
        <w:tc>
          <w:tcPr>
            <w:tcW w:w="1133" w:type="dxa"/>
          </w:tcPr>
          <w:p w:rsidR="00B27525"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C009AE" w:rsidTr="00B33CF0">
        <w:tc>
          <w:tcPr>
            <w:cnfStyle w:val="001000000000" w:firstRow="0" w:lastRow="0" w:firstColumn="1" w:lastColumn="0" w:oddVBand="0" w:evenVBand="0" w:oddHBand="0" w:evenHBand="0" w:firstRowFirstColumn="0" w:firstRowLastColumn="0" w:lastRowFirstColumn="0" w:lastRowLastColumn="0"/>
            <w:tcW w:w="1097" w:type="dxa"/>
          </w:tcPr>
          <w:p w:rsidR="00B27525" w:rsidRDefault="00957890" w:rsidP="00496565">
            <w:r>
              <w:t>SMS – 0</w:t>
            </w:r>
            <w:r w:rsidR="00F423B9">
              <w:t>26</w:t>
            </w:r>
          </w:p>
        </w:tc>
        <w:tc>
          <w:tcPr>
            <w:tcW w:w="1199" w:type="dxa"/>
          </w:tcPr>
          <w:p w:rsidR="00B27525" w:rsidRDefault="00B27525" w:rsidP="00B27525">
            <w:pPr>
              <w:cnfStyle w:val="000000000000" w:firstRow="0" w:lastRow="0" w:firstColumn="0" w:lastColumn="0" w:oddVBand="0" w:evenVBand="0" w:oddHBand="0" w:evenHBand="0" w:firstRowFirstColumn="0" w:firstRowLastColumn="0" w:lastRowFirstColumn="0" w:lastRowLastColumn="0"/>
            </w:pPr>
          </w:p>
        </w:tc>
        <w:tc>
          <w:tcPr>
            <w:tcW w:w="1133" w:type="dxa"/>
          </w:tcPr>
          <w:p w:rsidR="00B27525" w:rsidRDefault="00B27525" w:rsidP="00496565">
            <w:pPr>
              <w:cnfStyle w:val="000000000000" w:firstRow="0" w:lastRow="0" w:firstColumn="0" w:lastColumn="0" w:oddVBand="0" w:evenVBand="0" w:oddHBand="0" w:evenHBand="0" w:firstRowFirstColumn="0" w:firstRowLastColumn="0" w:lastRowFirstColumn="0" w:lastRowLastColumn="0"/>
            </w:pPr>
          </w:p>
        </w:tc>
        <w:tc>
          <w:tcPr>
            <w:tcW w:w="1332" w:type="dxa"/>
          </w:tcPr>
          <w:p w:rsidR="00B27525" w:rsidRDefault="00B27525" w:rsidP="00B27525">
            <w:pPr>
              <w:cnfStyle w:val="000000000000" w:firstRow="0" w:lastRow="0" w:firstColumn="0" w:lastColumn="0" w:oddVBand="0" w:evenVBand="0" w:oddHBand="0" w:evenHBand="0" w:firstRowFirstColumn="0" w:firstRowLastColumn="0" w:lastRowFirstColumn="0" w:lastRowLastColumn="0"/>
            </w:pPr>
          </w:p>
        </w:tc>
        <w:tc>
          <w:tcPr>
            <w:tcW w:w="1117" w:type="dxa"/>
          </w:tcPr>
          <w:p w:rsidR="00B27525" w:rsidRDefault="00B27525" w:rsidP="00496565">
            <w:pPr>
              <w:cnfStyle w:val="000000000000" w:firstRow="0" w:lastRow="0" w:firstColumn="0" w:lastColumn="0" w:oddVBand="0" w:evenVBand="0" w:oddHBand="0" w:evenHBand="0" w:firstRowFirstColumn="0" w:firstRowLastColumn="0" w:lastRowFirstColumn="0" w:lastRowLastColumn="0"/>
            </w:pPr>
            <w:r>
              <w:t>Step 4</w:t>
            </w:r>
          </w:p>
        </w:tc>
        <w:tc>
          <w:tcPr>
            <w:tcW w:w="1332" w:type="dxa"/>
          </w:tcPr>
          <w:p w:rsidR="00B27525" w:rsidRDefault="00B27525" w:rsidP="00B27525">
            <w:pPr>
              <w:cnfStyle w:val="000000000000" w:firstRow="0" w:lastRow="0" w:firstColumn="0" w:lastColumn="0" w:oddVBand="0" w:evenVBand="0" w:oddHBand="0" w:evenHBand="0" w:firstRowFirstColumn="0" w:firstRowLastColumn="0" w:lastRowFirstColumn="0" w:lastRowLastColumn="0"/>
            </w:pPr>
            <w:r>
              <w:t>Click on</w:t>
            </w:r>
          </w:p>
          <w:p w:rsidR="00B27525" w:rsidRDefault="006818B7" w:rsidP="00B27525">
            <w:pPr>
              <w:cnfStyle w:val="000000000000" w:firstRow="0" w:lastRow="0" w:firstColumn="0" w:lastColumn="0" w:oddVBand="0" w:evenVBand="0" w:oddHBand="0" w:evenHBand="0" w:firstRowFirstColumn="0" w:firstRowLastColumn="0" w:lastRowFirstColumn="0" w:lastRowLastColumn="0"/>
            </w:pPr>
            <w:r>
              <w:t>OK</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button after</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inserting valid</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information of Transaction from</w:t>
            </w:r>
          </w:p>
          <w:p w:rsidR="00B27525" w:rsidRDefault="00B27525" w:rsidP="00B27525">
            <w:pPr>
              <w:cnfStyle w:val="000000000000" w:firstRow="0" w:lastRow="0" w:firstColumn="0" w:lastColumn="0" w:oddVBand="0" w:evenVBand="0" w:oddHBand="0" w:evenHBand="0" w:firstRowFirstColumn="0" w:firstRowLastColumn="0" w:lastRowFirstColumn="0" w:lastRowLastColumn="0"/>
            </w:pPr>
            <w:r>
              <w:t>SMS.</w:t>
            </w:r>
          </w:p>
        </w:tc>
        <w:tc>
          <w:tcPr>
            <w:tcW w:w="1233" w:type="dxa"/>
          </w:tcPr>
          <w:p w:rsidR="00B27525" w:rsidRDefault="00B27525" w:rsidP="00C212CF">
            <w:pPr>
              <w:cnfStyle w:val="000000000000" w:firstRow="0" w:lastRow="0" w:firstColumn="0" w:lastColumn="0" w:oddVBand="0" w:evenVBand="0" w:oddHBand="0" w:evenHBand="0" w:firstRowFirstColumn="0" w:firstRowLastColumn="0" w:lastRowFirstColumn="0" w:lastRowLastColumn="0"/>
            </w:pPr>
            <w:r>
              <w:t xml:space="preserve">Successfully added the details of the Transaction into SMS.  Can able to use Accounts </w:t>
            </w:r>
            <w:r w:rsidR="00C212CF">
              <w:t>in future</w:t>
            </w:r>
            <w:r>
              <w:t>.</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p>
        </w:tc>
        <w:tc>
          <w:tcPr>
            <w:tcW w:w="1133" w:type="dxa"/>
          </w:tcPr>
          <w:p w:rsidR="00B27525"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C009A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C212CF" w:rsidRDefault="00957890" w:rsidP="00496565">
            <w:r>
              <w:t>SMS – 0</w:t>
            </w:r>
            <w:r w:rsidR="00F423B9">
              <w:t>27</w:t>
            </w:r>
          </w:p>
        </w:tc>
        <w:tc>
          <w:tcPr>
            <w:tcW w:w="1199" w:type="dxa"/>
          </w:tcPr>
          <w:p w:rsidR="00C212CF" w:rsidRDefault="00C212CF" w:rsidP="006818B7">
            <w:pPr>
              <w:cnfStyle w:val="000000100000" w:firstRow="0" w:lastRow="0" w:firstColumn="0" w:lastColumn="0" w:oddVBand="0" w:evenVBand="0" w:oddHBand="1" w:evenHBand="0" w:firstRowFirstColumn="0" w:firstRowLastColumn="0" w:lastRowFirstColumn="0" w:lastRowLastColumn="0"/>
            </w:pPr>
            <w:r>
              <w:t xml:space="preserve">Check for Leaves made </w:t>
            </w:r>
            <w:proofErr w:type="gramStart"/>
            <w:r>
              <w:t>by  Student</w:t>
            </w:r>
            <w:proofErr w:type="gramEnd"/>
            <w:r w:rsidR="006818B7">
              <w:t xml:space="preserve"> </w:t>
            </w:r>
            <w:r>
              <w:t>in School.</w:t>
            </w:r>
          </w:p>
        </w:tc>
        <w:tc>
          <w:tcPr>
            <w:tcW w:w="1133" w:type="dxa"/>
          </w:tcPr>
          <w:p w:rsidR="00C212CF" w:rsidRDefault="00C212CF" w:rsidP="00496565">
            <w:pPr>
              <w:cnfStyle w:val="000000100000" w:firstRow="0" w:lastRow="0" w:firstColumn="0" w:lastColumn="0" w:oddVBand="0" w:evenVBand="0" w:oddHBand="1" w:evenHBand="0" w:firstRowFirstColumn="0" w:firstRowLastColumn="0" w:lastRowFirstColumn="0" w:lastRowLastColumn="0"/>
            </w:pPr>
            <w:r>
              <w:t>Leave</w:t>
            </w:r>
          </w:p>
        </w:tc>
        <w:tc>
          <w:tcPr>
            <w:tcW w:w="1332" w:type="dxa"/>
          </w:tcPr>
          <w:p w:rsidR="00C212CF" w:rsidRDefault="00C212CF" w:rsidP="00C212CF">
            <w:pPr>
              <w:cnfStyle w:val="000000100000" w:firstRow="0" w:lastRow="0" w:firstColumn="0" w:lastColumn="0" w:oddVBand="0" w:evenVBand="0" w:oddHBand="1" w:evenHBand="0" w:firstRowFirstColumn="0" w:firstRowLastColumn="0" w:lastRowFirstColumn="0" w:lastRowLastColumn="0"/>
            </w:pPr>
            <w:r>
              <w:t>The</w:t>
            </w:r>
          </w:p>
          <w:p w:rsidR="00C212CF" w:rsidRDefault="00C212CF" w:rsidP="00C212CF">
            <w:pPr>
              <w:cnfStyle w:val="000000100000" w:firstRow="0" w:lastRow="0" w:firstColumn="0" w:lastColumn="0" w:oddVBand="0" w:evenVBand="0" w:oddHBand="1" w:evenHBand="0" w:firstRowFirstColumn="0" w:firstRowLastColumn="0" w:lastRowFirstColumn="0" w:lastRowLastColumn="0"/>
            </w:pPr>
            <w:r>
              <w:t>purpose</w:t>
            </w:r>
          </w:p>
          <w:p w:rsidR="00C212CF" w:rsidRDefault="00C212CF" w:rsidP="00C212CF">
            <w:pPr>
              <w:cnfStyle w:val="000000100000" w:firstRow="0" w:lastRow="0" w:firstColumn="0" w:lastColumn="0" w:oddVBand="0" w:evenVBand="0" w:oddHBand="1" w:evenHBand="0" w:firstRowFirstColumn="0" w:firstRowLastColumn="0" w:lastRowFirstColumn="0" w:lastRowLastColumn="0"/>
            </w:pPr>
            <w:r>
              <w:t>of this test</w:t>
            </w:r>
          </w:p>
          <w:p w:rsidR="00C212CF" w:rsidRDefault="00C212CF" w:rsidP="00C212CF">
            <w:pPr>
              <w:cnfStyle w:val="000000100000" w:firstRow="0" w:lastRow="0" w:firstColumn="0" w:lastColumn="0" w:oddVBand="0" w:evenVBand="0" w:oddHBand="1" w:evenHBand="0" w:firstRowFirstColumn="0" w:firstRowLastColumn="0" w:lastRowFirstColumn="0" w:lastRowLastColumn="0"/>
            </w:pPr>
            <w:proofErr w:type="gramStart"/>
            <w:r>
              <w:t>is</w:t>
            </w:r>
            <w:proofErr w:type="gramEnd"/>
            <w:r>
              <w:t xml:space="preserve"> to check weather Student has a required Attendance in School or not.</w:t>
            </w:r>
          </w:p>
          <w:p w:rsidR="00CD5C2E" w:rsidRDefault="00CD5C2E" w:rsidP="00C212CF">
            <w:pPr>
              <w:cnfStyle w:val="000000100000" w:firstRow="0" w:lastRow="0" w:firstColumn="0" w:lastColumn="0" w:oddVBand="0" w:evenVBand="0" w:oddHBand="1" w:evenHBand="0" w:firstRowFirstColumn="0" w:firstRowLastColumn="0" w:lastRowFirstColumn="0" w:lastRowLastColumn="0"/>
            </w:pPr>
          </w:p>
        </w:tc>
        <w:tc>
          <w:tcPr>
            <w:tcW w:w="1117" w:type="dxa"/>
          </w:tcPr>
          <w:p w:rsidR="00C212CF" w:rsidRDefault="00C212CF" w:rsidP="00496565">
            <w:pPr>
              <w:cnfStyle w:val="000000100000" w:firstRow="0" w:lastRow="0" w:firstColumn="0" w:lastColumn="0" w:oddVBand="0" w:evenVBand="0" w:oddHBand="1" w:evenHBand="0" w:firstRowFirstColumn="0" w:firstRowLastColumn="0" w:lastRowFirstColumn="0" w:lastRowLastColumn="0"/>
            </w:pPr>
            <w:r>
              <w:t>Step 1</w:t>
            </w:r>
          </w:p>
        </w:tc>
        <w:tc>
          <w:tcPr>
            <w:tcW w:w="1332" w:type="dxa"/>
          </w:tcPr>
          <w:p w:rsidR="00C212CF" w:rsidRDefault="00C212CF" w:rsidP="00B27525">
            <w:pPr>
              <w:cnfStyle w:val="000000100000" w:firstRow="0" w:lastRow="0" w:firstColumn="0" w:lastColumn="0" w:oddVBand="0" w:evenVBand="0" w:oddHBand="1" w:evenHBand="0" w:firstRowFirstColumn="0" w:firstRowLastColumn="0" w:lastRowFirstColumn="0" w:lastRowLastColumn="0"/>
            </w:pPr>
            <w:r>
              <w:t>Click Leave to open Leave window.</w:t>
            </w:r>
          </w:p>
        </w:tc>
        <w:tc>
          <w:tcPr>
            <w:tcW w:w="1233" w:type="dxa"/>
          </w:tcPr>
          <w:p w:rsidR="00C212CF" w:rsidRDefault="00C212CF" w:rsidP="00C212CF">
            <w:pPr>
              <w:cnfStyle w:val="000000100000" w:firstRow="0" w:lastRow="0" w:firstColumn="0" w:lastColumn="0" w:oddVBand="0" w:evenVBand="0" w:oddHBand="1" w:evenHBand="0" w:firstRowFirstColumn="0" w:firstRowLastColumn="0" w:lastRowFirstColumn="0" w:lastRowLastColumn="0"/>
            </w:pPr>
            <w:r>
              <w:t>Successfully opened Leave window.</w:t>
            </w:r>
          </w:p>
        </w:tc>
        <w:tc>
          <w:tcPr>
            <w:tcW w:w="1133" w:type="dxa"/>
          </w:tcPr>
          <w:p w:rsidR="00C212CF"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C009AE" w:rsidTr="00B33CF0">
        <w:tc>
          <w:tcPr>
            <w:cnfStyle w:val="001000000000" w:firstRow="0" w:lastRow="0" w:firstColumn="1" w:lastColumn="0" w:oddVBand="0" w:evenVBand="0" w:oddHBand="0" w:evenHBand="0" w:firstRowFirstColumn="0" w:firstRowLastColumn="0" w:lastRowFirstColumn="0" w:lastRowLastColumn="0"/>
            <w:tcW w:w="1097" w:type="dxa"/>
          </w:tcPr>
          <w:p w:rsidR="00C212CF" w:rsidRDefault="00957890" w:rsidP="00496565">
            <w:r>
              <w:t>SMS – 0</w:t>
            </w:r>
            <w:r w:rsidR="00F423B9">
              <w:t>28</w:t>
            </w:r>
          </w:p>
        </w:tc>
        <w:tc>
          <w:tcPr>
            <w:tcW w:w="1199" w:type="dxa"/>
          </w:tcPr>
          <w:p w:rsidR="00C212CF" w:rsidRDefault="00C212CF" w:rsidP="00B27525">
            <w:pPr>
              <w:cnfStyle w:val="000000000000" w:firstRow="0" w:lastRow="0" w:firstColumn="0" w:lastColumn="0" w:oddVBand="0" w:evenVBand="0" w:oddHBand="0" w:evenHBand="0" w:firstRowFirstColumn="0" w:firstRowLastColumn="0" w:lastRowFirstColumn="0" w:lastRowLastColumn="0"/>
            </w:pPr>
          </w:p>
        </w:tc>
        <w:tc>
          <w:tcPr>
            <w:tcW w:w="1133" w:type="dxa"/>
          </w:tcPr>
          <w:p w:rsidR="00C212CF" w:rsidRDefault="00C009AE" w:rsidP="00496565">
            <w:pPr>
              <w:cnfStyle w:val="000000000000" w:firstRow="0" w:lastRow="0" w:firstColumn="0" w:lastColumn="0" w:oddVBand="0" w:evenVBand="0" w:oddHBand="0" w:evenHBand="0" w:firstRowFirstColumn="0" w:firstRowLastColumn="0" w:lastRowFirstColumn="0" w:lastRowLastColumn="0"/>
            </w:pPr>
            <w:r>
              <w:t>Submit</w:t>
            </w:r>
          </w:p>
        </w:tc>
        <w:tc>
          <w:tcPr>
            <w:tcW w:w="1332" w:type="dxa"/>
          </w:tcPr>
          <w:p w:rsidR="00C212CF" w:rsidRDefault="00C212CF" w:rsidP="00C212CF">
            <w:pPr>
              <w:cnfStyle w:val="000000000000" w:firstRow="0" w:lastRow="0" w:firstColumn="0" w:lastColumn="0" w:oddVBand="0" w:evenVBand="0" w:oddHBand="0" w:evenHBand="0" w:firstRowFirstColumn="0" w:firstRowLastColumn="0" w:lastRowFirstColumn="0" w:lastRowLastColumn="0"/>
            </w:pPr>
          </w:p>
        </w:tc>
        <w:tc>
          <w:tcPr>
            <w:tcW w:w="1117" w:type="dxa"/>
          </w:tcPr>
          <w:p w:rsidR="00C212CF" w:rsidRDefault="00C212CF"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C212CF" w:rsidRDefault="00C212CF" w:rsidP="00C212CF">
            <w:pPr>
              <w:cnfStyle w:val="000000000000" w:firstRow="0" w:lastRow="0" w:firstColumn="0" w:lastColumn="0" w:oddVBand="0" w:evenVBand="0" w:oddHBand="0" w:evenHBand="0" w:firstRowFirstColumn="0" w:firstRowLastColumn="0" w:lastRowFirstColumn="0" w:lastRowLastColumn="0"/>
            </w:pPr>
            <w:r>
              <w:t>Click on Submit</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lastRenderedPageBreak/>
              <w:t>button after</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t>inserting invalid</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t>information of the Student from</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t>SMS.</w:t>
            </w:r>
          </w:p>
          <w:p w:rsidR="00CD5C2E" w:rsidRDefault="00CD5C2E" w:rsidP="00C212CF">
            <w:pPr>
              <w:cnfStyle w:val="000000000000" w:firstRow="0" w:lastRow="0" w:firstColumn="0" w:lastColumn="0" w:oddVBand="0" w:evenVBand="0" w:oddHBand="0" w:evenHBand="0" w:firstRowFirstColumn="0" w:firstRowLastColumn="0" w:lastRowFirstColumn="0" w:lastRowLastColumn="0"/>
            </w:pPr>
          </w:p>
        </w:tc>
        <w:tc>
          <w:tcPr>
            <w:tcW w:w="1233" w:type="dxa"/>
          </w:tcPr>
          <w:p w:rsidR="00C212CF" w:rsidRDefault="00C212CF" w:rsidP="006818B7">
            <w:pPr>
              <w:cnfStyle w:val="000000000000" w:firstRow="0" w:lastRow="0" w:firstColumn="0" w:lastColumn="0" w:oddVBand="0" w:evenVBand="0" w:oddHBand="0" w:evenHBand="0" w:firstRowFirstColumn="0" w:firstRowLastColumn="0" w:lastRowFirstColumn="0" w:lastRowLastColumn="0"/>
            </w:pPr>
            <w:r>
              <w:lastRenderedPageBreak/>
              <w:t xml:space="preserve">Can’t able to </w:t>
            </w:r>
            <w:r w:rsidR="006818B7">
              <w:t>see</w:t>
            </w:r>
            <w:r>
              <w:t xml:space="preserve"> </w:t>
            </w:r>
            <w:r w:rsidR="006818B7">
              <w:lastRenderedPageBreak/>
              <w:t>Attendance information of the Student</w:t>
            </w:r>
            <w:r>
              <w:t xml:space="preserve"> </w:t>
            </w:r>
            <w:r w:rsidR="006818B7">
              <w:t>from</w:t>
            </w:r>
            <w:r>
              <w:t xml:space="preserve"> SMS.</w:t>
            </w:r>
          </w:p>
        </w:tc>
        <w:tc>
          <w:tcPr>
            <w:tcW w:w="1133" w:type="dxa"/>
          </w:tcPr>
          <w:p w:rsidR="00C212CF" w:rsidRDefault="00957890" w:rsidP="00496565">
            <w:pPr>
              <w:cnfStyle w:val="000000000000" w:firstRow="0" w:lastRow="0" w:firstColumn="0" w:lastColumn="0" w:oddVBand="0" w:evenVBand="0" w:oddHBand="0" w:evenHBand="0" w:firstRowFirstColumn="0" w:firstRowLastColumn="0" w:lastRowFirstColumn="0" w:lastRowLastColumn="0"/>
            </w:pPr>
            <w:r>
              <w:lastRenderedPageBreak/>
              <w:t>Susmita</w:t>
            </w:r>
          </w:p>
        </w:tc>
      </w:tr>
      <w:tr w:rsidR="00C009AE"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C212CF" w:rsidRDefault="00957890" w:rsidP="00496565">
            <w:r>
              <w:lastRenderedPageBreak/>
              <w:t>SMS – 0</w:t>
            </w:r>
            <w:r w:rsidR="00F423B9">
              <w:t>29</w:t>
            </w:r>
          </w:p>
        </w:tc>
        <w:tc>
          <w:tcPr>
            <w:tcW w:w="1199" w:type="dxa"/>
          </w:tcPr>
          <w:p w:rsidR="00C212CF" w:rsidRDefault="00C212CF" w:rsidP="00B27525">
            <w:pPr>
              <w:cnfStyle w:val="000000100000" w:firstRow="0" w:lastRow="0" w:firstColumn="0" w:lastColumn="0" w:oddVBand="0" w:evenVBand="0" w:oddHBand="1" w:evenHBand="0" w:firstRowFirstColumn="0" w:firstRowLastColumn="0" w:lastRowFirstColumn="0" w:lastRowLastColumn="0"/>
            </w:pPr>
          </w:p>
        </w:tc>
        <w:tc>
          <w:tcPr>
            <w:tcW w:w="1133" w:type="dxa"/>
          </w:tcPr>
          <w:p w:rsidR="00C212CF" w:rsidRDefault="00C009AE" w:rsidP="00496565">
            <w:pPr>
              <w:cnfStyle w:val="000000100000" w:firstRow="0" w:lastRow="0" w:firstColumn="0" w:lastColumn="0" w:oddVBand="0" w:evenVBand="0" w:oddHBand="1" w:evenHBand="0" w:firstRowFirstColumn="0" w:firstRowLastColumn="0" w:lastRowFirstColumn="0" w:lastRowLastColumn="0"/>
            </w:pPr>
            <w:r>
              <w:t>Edit</w:t>
            </w:r>
          </w:p>
        </w:tc>
        <w:tc>
          <w:tcPr>
            <w:tcW w:w="1332" w:type="dxa"/>
          </w:tcPr>
          <w:p w:rsidR="00C212CF" w:rsidRDefault="00C212CF" w:rsidP="00C212CF">
            <w:pPr>
              <w:cnfStyle w:val="000000100000" w:firstRow="0" w:lastRow="0" w:firstColumn="0" w:lastColumn="0" w:oddVBand="0" w:evenVBand="0" w:oddHBand="1" w:evenHBand="0" w:firstRowFirstColumn="0" w:firstRowLastColumn="0" w:lastRowFirstColumn="0" w:lastRowLastColumn="0"/>
            </w:pPr>
          </w:p>
        </w:tc>
        <w:tc>
          <w:tcPr>
            <w:tcW w:w="1117" w:type="dxa"/>
          </w:tcPr>
          <w:p w:rsidR="00C212CF" w:rsidRDefault="00C212CF" w:rsidP="00496565">
            <w:pPr>
              <w:cnfStyle w:val="000000100000" w:firstRow="0" w:lastRow="0" w:firstColumn="0" w:lastColumn="0" w:oddVBand="0" w:evenVBand="0" w:oddHBand="1" w:evenHBand="0" w:firstRowFirstColumn="0" w:firstRowLastColumn="0" w:lastRowFirstColumn="0" w:lastRowLastColumn="0"/>
            </w:pPr>
            <w:r>
              <w:t>Step 3</w:t>
            </w:r>
          </w:p>
        </w:tc>
        <w:tc>
          <w:tcPr>
            <w:tcW w:w="1332" w:type="dxa"/>
          </w:tcPr>
          <w:p w:rsidR="00C212CF" w:rsidRDefault="00C212CF" w:rsidP="008923F9">
            <w:pPr>
              <w:cnfStyle w:val="000000100000" w:firstRow="0" w:lastRow="0" w:firstColumn="0" w:lastColumn="0" w:oddVBand="0" w:evenVBand="0" w:oddHBand="1" w:evenHBand="0" w:firstRowFirstColumn="0" w:firstRowLastColumn="0" w:lastRowFirstColumn="0" w:lastRowLastColumn="0"/>
            </w:pPr>
            <w:r>
              <w:t xml:space="preserve">Click on Edit Button to edit the </w:t>
            </w:r>
            <w:r w:rsidR="006818B7">
              <w:t xml:space="preserve">invalid information of the Student. And then press the Submit </w:t>
            </w:r>
            <w:r>
              <w:t>button.</w:t>
            </w:r>
          </w:p>
          <w:p w:rsidR="00CD5C2E" w:rsidRDefault="00CD5C2E" w:rsidP="008923F9">
            <w:pPr>
              <w:cnfStyle w:val="000000100000" w:firstRow="0" w:lastRow="0" w:firstColumn="0" w:lastColumn="0" w:oddVBand="0" w:evenVBand="0" w:oddHBand="1" w:evenHBand="0" w:firstRowFirstColumn="0" w:firstRowLastColumn="0" w:lastRowFirstColumn="0" w:lastRowLastColumn="0"/>
            </w:pPr>
          </w:p>
        </w:tc>
        <w:tc>
          <w:tcPr>
            <w:tcW w:w="1233" w:type="dxa"/>
          </w:tcPr>
          <w:p w:rsidR="00C212CF" w:rsidRDefault="00C212CF" w:rsidP="006818B7">
            <w:pPr>
              <w:cnfStyle w:val="000000100000" w:firstRow="0" w:lastRow="0" w:firstColumn="0" w:lastColumn="0" w:oddVBand="0" w:evenVBand="0" w:oddHBand="1" w:evenHBand="0" w:firstRowFirstColumn="0" w:firstRowLastColumn="0" w:lastRowFirstColumn="0" w:lastRowLastColumn="0"/>
            </w:pPr>
            <w:r>
              <w:t>Successful</w:t>
            </w:r>
            <w:r w:rsidR="006818B7">
              <w:t>ly shows the attendance</w:t>
            </w:r>
            <w:r>
              <w:t xml:space="preserve"> details of the </w:t>
            </w:r>
            <w:r w:rsidR="006818B7">
              <w:t>Student from</w:t>
            </w:r>
            <w:r>
              <w:t xml:space="preserve"> SMS.</w:t>
            </w:r>
          </w:p>
        </w:tc>
        <w:tc>
          <w:tcPr>
            <w:tcW w:w="1133" w:type="dxa"/>
          </w:tcPr>
          <w:p w:rsidR="00C212CF"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C009AE" w:rsidTr="00B33CF0">
        <w:tc>
          <w:tcPr>
            <w:cnfStyle w:val="001000000000" w:firstRow="0" w:lastRow="0" w:firstColumn="1" w:lastColumn="0" w:oddVBand="0" w:evenVBand="0" w:oddHBand="0" w:evenHBand="0" w:firstRowFirstColumn="0" w:firstRowLastColumn="0" w:lastRowFirstColumn="0" w:lastRowLastColumn="0"/>
            <w:tcW w:w="1097" w:type="dxa"/>
          </w:tcPr>
          <w:p w:rsidR="00C212CF" w:rsidRDefault="00957890" w:rsidP="00496565">
            <w:r>
              <w:t>SMS – 0</w:t>
            </w:r>
            <w:r w:rsidR="00F423B9">
              <w:t>30</w:t>
            </w:r>
          </w:p>
        </w:tc>
        <w:tc>
          <w:tcPr>
            <w:tcW w:w="1199" w:type="dxa"/>
          </w:tcPr>
          <w:p w:rsidR="00C212CF" w:rsidRDefault="00C212CF" w:rsidP="00B27525">
            <w:pPr>
              <w:cnfStyle w:val="000000000000" w:firstRow="0" w:lastRow="0" w:firstColumn="0" w:lastColumn="0" w:oddVBand="0" w:evenVBand="0" w:oddHBand="0" w:evenHBand="0" w:firstRowFirstColumn="0" w:firstRowLastColumn="0" w:lastRowFirstColumn="0" w:lastRowLastColumn="0"/>
            </w:pPr>
          </w:p>
        </w:tc>
        <w:tc>
          <w:tcPr>
            <w:tcW w:w="1133" w:type="dxa"/>
          </w:tcPr>
          <w:p w:rsidR="00C212CF" w:rsidRDefault="00C212CF" w:rsidP="00496565">
            <w:pPr>
              <w:cnfStyle w:val="000000000000" w:firstRow="0" w:lastRow="0" w:firstColumn="0" w:lastColumn="0" w:oddVBand="0" w:evenVBand="0" w:oddHBand="0" w:evenHBand="0" w:firstRowFirstColumn="0" w:firstRowLastColumn="0" w:lastRowFirstColumn="0" w:lastRowLastColumn="0"/>
            </w:pPr>
          </w:p>
        </w:tc>
        <w:tc>
          <w:tcPr>
            <w:tcW w:w="1332" w:type="dxa"/>
          </w:tcPr>
          <w:p w:rsidR="00C212CF" w:rsidRDefault="00C212CF" w:rsidP="00C212CF">
            <w:pPr>
              <w:cnfStyle w:val="000000000000" w:firstRow="0" w:lastRow="0" w:firstColumn="0" w:lastColumn="0" w:oddVBand="0" w:evenVBand="0" w:oddHBand="0" w:evenHBand="0" w:firstRowFirstColumn="0" w:firstRowLastColumn="0" w:lastRowFirstColumn="0" w:lastRowLastColumn="0"/>
            </w:pPr>
          </w:p>
        </w:tc>
        <w:tc>
          <w:tcPr>
            <w:tcW w:w="1117" w:type="dxa"/>
          </w:tcPr>
          <w:p w:rsidR="00C212CF" w:rsidRDefault="00C212CF" w:rsidP="00496565">
            <w:pPr>
              <w:cnfStyle w:val="000000000000" w:firstRow="0" w:lastRow="0" w:firstColumn="0" w:lastColumn="0" w:oddVBand="0" w:evenVBand="0" w:oddHBand="0" w:evenHBand="0" w:firstRowFirstColumn="0" w:firstRowLastColumn="0" w:lastRowFirstColumn="0" w:lastRowLastColumn="0"/>
            </w:pPr>
            <w:r>
              <w:t>Step 4</w:t>
            </w:r>
          </w:p>
        </w:tc>
        <w:tc>
          <w:tcPr>
            <w:tcW w:w="1332" w:type="dxa"/>
          </w:tcPr>
          <w:p w:rsidR="00C212CF" w:rsidRDefault="00C212CF" w:rsidP="00C212CF">
            <w:pPr>
              <w:cnfStyle w:val="000000000000" w:firstRow="0" w:lastRow="0" w:firstColumn="0" w:lastColumn="0" w:oddVBand="0" w:evenVBand="0" w:oddHBand="0" w:evenHBand="0" w:firstRowFirstColumn="0" w:firstRowLastColumn="0" w:lastRowFirstColumn="0" w:lastRowLastColumn="0"/>
            </w:pPr>
            <w:r>
              <w:t>Click on</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t>Submit</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t>button after</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t>inserting valid</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t>info</w:t>
            </w:r>
            <w:r w:rsidR="006818B7">
              <w:t>rmation of Student</w:t>
            </w:r>
            <w:r>
              <w:t xml:space="preserve"> from</w:t>
            </w:r>
          </w:p>
          <w:p w:rsidR="00C212CF" w:rsidRDefault="00C212CF" w:rsidP="00C212CF">
            <w:pPr>
              <w:cnfStyle w:val="000000000000" w:firstRow="0" w:lastRow="0" w:firstColumn="0" w:lastColumn="0" w:oddVBand="0" w:evenVBand="0" w:oddHBand="0" w:evenHBand="0" w:firstRowFirstColumn="0" w:firstRowLastColumn="0" w:lastRowFirstColumn="0" w:lastRowLastColumn="0"/>
            </w:pPr>
            <w:r>
              <w:t>SMS.</w:t>
            </w:r>
          </w:p>
        </w:tc>
        <w:tc>
          <w:tcPr>
            <w:tcW w:w="1233" w:type="dxa"/>
          </w:tcPr>
          <w:p w:rsidR="00C212CF" w:rsidRDefault="00C212CF" w:rsidP="00C212CF">
            <w:pPr>
              <w:cnfStyle w:val="000000000000" w:firstRow="0" w:lastRow="0" w:firstColumn="0" w:lastColumn="0" w:oddVBand="0" w:evenVBand="0" w:oddHBand="0" w:evenHBand="0" w:firstRowFirstColumn="0" w:firstRowLastColumn="0" w:lastRowFirstColumn="0" w:lastRowLastColumn="0"/>
            </w:pPr>
            <w:r>
              <w:t>Successful</w:t>
            </w:r>
            <w:r w:rsidR="006818B7">
              <w:t>ly shows the attendance details of the Student from</w:t>
            </w:r>
            <w:r>
              <w:t xml:space="preserve"> SMS.  Can a</w:t>
            </w:r>
            <w:r w:rsidR="006818B7">
              <w:t xml:space="preserve">ble to calculate the Percentage Attendance for allowing </w:t>
            </w:r>
            <w:r>
              <w:t>in</w:t>
            </w:r>
            <w:r w:rsidR="006818B7">
              <w:t>to</w:t>
            </w:r>
            <w:r>
              <w:t xml:space="preserve"> </w:t>
            </w:r>
            <w:r w:rsidR="006818B7">
              <w:t>Exam</w:t>
            </w:r>
            <w:r>
              <w:t>.</w:t>
            </w:r>
          </w:p>
          <w:p w:rsidR="00C212CF" w:rsidRDefault="00C212CF" w:rsidP="008923F9">
            <w:pPr>
              <w:cnfStyle w:val="000000000000" w:firstRow="0" w:lastRow="0" w:firstColumn="0" w:lastColumn="0" w:oddVBand="0" w:evenVBand="0" w:oddHBand="0" w:evenHBand="0" w:firstRowFirstColumn="0" w:firstRowLastColumn="0" w:lastRowFirstColumn="0" w:lastRowLastColumn="0"/>
            </w:pPr>
          </w:p>
        </w:tc>
        <w:tc>
          <w:tcPr>
            <w:tcW w:w="1133" w:type="dxa"/>
          </w:tcPr>
          <w:p w:rsidR="00C212CF"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192928"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6818B7" w:rsidRDefault="00957890" w:rsidP="00496565">
            <w:r>
              <w:t>SMS – 0</w:t>
            </w:r>
            <w:r w:rsidR="00F423B9">
              <w:t>31</w:t>
            </w:r>
          </w:p>
        </w:tc>
        <w:tc>
          <w:tcPr>
            <w:tcW w:w="1199" w:type="dxa"/>
          </w:tcPr>
          <w:p w:rsidR="006818B7" w:rsidRDefault="0022340E" w:rsidP="00CA4F9F">
            <w:pPr>
              <w:cnfStyle w:val="000000100000" w:firstRow="0" w:lastRow="0" w:firstColumn="0" w:lastColumn="0" w:oddVBand="0" w:evenVBand="0" w:oddHBand="1" w:evenHBand="0" w:firstRowFirstColumn="0" w:firstRowLastColumn="0" w:lastRowFirstColumn="0" w:lastRowLastColumn="0"/>
            </w:pPr>
            <w:r>
              <w:t xml:space="preserve">Check </w:t>
            </w:r>
            <w:r w:rsidR="00CA4F9F">
              <w:t xml:space="preserve">Login </w:t>
            </w:r>
            <w:proofErr w:type="gramStart"/>
            <w:r>
              <w:t>Student  from</w:t>
            </w:r>
            <w:proofErr w:type="gramEnd"/>
            <w:r>
              <w:t xml:space="preserve"> Mobile.</w:t>
            </w:r>
          </w:p>
        </w:tc>
        <w:tc>
          <w:tcPr>
            <w:tcW w:w="1133" w:type="dxa"/>
          </w:tcPr>
          <w:p w:rsidR="006818B7" w:rsidRDefault="0022340E" w:rsidP="0022340E">
            <w:pPr>
              <w:cnfStyle w:val="000000100000" w:firstRow="0" w:lastRow="0" w:firstColumn="0" w:lastColumn="0" w:oddVBand="0" w:evenVBand="0" w:oddHBand="1" w:evenHBand="0" w:firstRowFirstColumn="0" w:firstRowLastColumn="0" w:lastRowFirstColumn="0" w:lastRowLastColumn="0"/>
            </w:pPr>
            <w:r>
              <w:t xml:space="preserve">Student </w:t>
            </w:r>
          </w:p>
        </w:tc>
        <w:tc>
          <w:tcPr>
            <w:tcW w:w="1332" w:type="dxa"/>
          </w:tcPr>
          <w:p w:rsidR="006818B7" w:rsidRDefault="0022340E" w:rsidP="00CA4F9F">
            <w:pPr>
              <w:cnfStyle w:val="000000100000" w:firstRow="0" w:lastRow="0" w:firstColumn="0" w:lastColumn="0" w:oddVBand="0" w:evenVBand="0" w:oddHBand="1" w:evenHBand="0" w:firstRowFirstColumn="0" w:firstRowLastColumn="0" w:lastRowFirstColumn="0" w:lastRowLastColumn="0"/>
            </w:pPr>
            <w:r>
              <w:t>The purpose of th</w:t>
            </w:r>
            <w:r w:rsidR="00C009AE">
              <w:t xml:space="preserve">is test is that to </w:t>
            </w:r>
            <w:proofErr w:type="gramStart"/>
            <w:r w:rsidR="00CA4F9F">
              <w:t xml:space="preserve">Login </w:t>
            </w:r>
            <w:r>
              <w:t xml:space="preserve"> Student</w:t>
            </w:r>
            <w:proofErr w:type="gramEnd"/>
            <w:r>
              <w:t xml:space="preserve"> </w:t>
            </w:r>
            <w:r w:rsidR="00CA4F9F">
              <w:t xml:space="preserve">in SMS </w:t>
            </w:r>
            <w:r>
              <w:t>any time from Mobile.</w:t>
            </w:r>
          </w:p>
        </w:tc>
        <w:tc>
          <w:tcPr>
            <w:tcW w:w="1117" w:type="dxa"/>
          </w:tcPr>
          <w:p w:rsidR="006818B7" w:rsidRDefault="0022340E" w:rsidP="00496565">
            <w:pPr>
              <w:cnfStyle w:val="000000100000" w:firstRow="0" w:lastRow="0" w:firstColumn="0" w:lastColumn="0" w:oddVBand="0" w:evenVBand="0" w:oddHBand="1" w:evenHBand="0" w:firstRowFirstColumn="0" w:firstRowLastColumn="0" w:lastRowFirstColumn="0" w:lastRowLastColumn="0"/>
            </w:pPr>
            <w:r>
              <w:t>Step 1</w:t>
            </w:r>
          </w:p>
        </w:tc>
        <w:tc>
          <w:tcPr>
            <w:tcW w:w="1332" w:type="dxa"/>
          </w:tcPr>
          <w:p w:rsidR="00192928" w:rsidRDefault="00192928" w:rsidP="00192928">
            <w:pPr>
              <w:cnfStyle w:val="000000100000" w:firstRow="0" w:lastRow="0" w:firstColumn="0" w:lastColumn="0" w:oddVBand="0" w:evenVBand="0" w:oddHBand="1" w:evenHBand="0" w:firstRowFirstColumn="0" w:firstRowLastColumn="0" w:lastRowFirstColumn="0" w:lastRowLastColumn="0"/>
            </w:pPr>
            <w:r>
              <w:t>Enter user id and password of the student. Click on Enter</w:t>
            </w:r>
          </w:p>
          <w:p w:rsidR="006818B7" w:rsidRDefault="00CA4F9F" w:rsidP="00192928">
            <w:pPr>
              <w:cnfStyle w:val="000000100000" w:firstRow="0" w:lastRow="0" w:firstColumn="0" w:lastColumn="0" w:oddVBand="0" w:evenVBand="0" w:oddHBand="1" w:evenHBand="0" w:firstRowFirstColumn="0" w:firstRowLastColumn="0" w:lastRowFirstColumn="0" w:lastRowLastColumn="0"/>
            </w:pPr>
            <w:r>
              <w:t xml:space="preserve">Button </w:t>
            </w:r>
            <w:r w:rsidR="00192928">
              <w:t xml:space="preserve">after inserting invalid user id and password of the Student for SMS in Mobile. </w:t>
            </w:r>
          </w:p>
          <w:p w:rsidR="00CD5C2E" w:rsidRDefault="00CD5C2E" w:rsidP="00192928">
            <w:pPr>
              <w:cnfStyle w:val="000000100000" w:firstRow="0" w:lastRow="0" w:firstColumn="0" w:lastColumn="0" w:oddVBand="0" w:evenVBand="0" w:oddHBand="1" w:evenHBand="0" w:firstRowFirstColumn="0" w:firstRowLastColumn="0" w:lastRowFirstColumn="0" w:lastRowLastColumn="0"/>
            </w:pPr>
          </w:p>
        </w:tc>
        <w:tc>
          <w:tcPr>
            <w:tcW w:w="1233" w:type="dxa"/>
          </w:tcPr>
          <w:p w:rsidR="006818B7" w:rsidRDefault="00192928" w:rsidP="00C212CF">
            <w:pPr>
              <w:cnfStyle w:val="000000100000" w:firstRow="0" w:lastRow="0" w:firstColumn="0" w:lastColumn="0" w:oddVBand="0" w:evenVBand="0" w:oddHBand="1" w:evenHBand="0" w:firstRowFirstColumn="0" w:firstRowLastColumn="0" w:lastRowFirstColumn="0" w:lastRowLastColumn="0"/>
            </w:pPr>
            <w:r>
              <w:t>Can’t able to Login into SMS on Mobile.</w:t>
            </w:r>
          </w:p>
        </w:tc>
        <w:tc>
          <w:tcPr>
            <w:tcW w:w="1133" w:type="dxa"/>
          </w:tcPr>
          <w:p w:rsidR="006818B7"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192928" w:rsidTr="00B33CF0">
        <w:tc>
          <w:tcPr>
            <w:cnfStyle w:val="001000000000" w:firstRow="0" w:lastRow="0" w:firstColumn="1" w:lastColumn="0" w:oddVBand="0" w:evenVBand="0" w:oddHBand="0" w:evenHBand="0" w:firstRowFirstColumn="0" w:firstRowLastColumn="0" w:lastRowFirstColumn="0" w:lastRowLastColumn="0"/>
            <w:tcW w:w="1097" w:type="dxa"/>
          </w:tcPr>
          <w:p w:rsidR="00192928" w:rsidRDefault="00957890" w:rsidP="00496565">
            <w:r>
              <w:t>SMS – 0</w:t>
            </w:r>
            <w:r w:rsidR="00F423B9">
              <w:t>32</w:t>
            </w:r>
          </w:p>
        </w:tc>
        <w:tc>
          <w:tcPr>
            <w:tcW w:w="1199" w:type="dxa"/>
          </w:tcPr>
          <w:p w:rsidR="00192928" w:rsidRDefault="00192928" w:rsidP="00B27525">
            <w:pPr>
              <w:cnfStyle w:val="000000000000" w:firstRow="0" w:lastRow="0" w:firstColumn="0" w:lastColumn="0" w:oddVBand="0" w:evenVBand="0" w:oddHBand="0" w:evenHBand="0" w:firstRowFirstColumn="0" w:firstRowLastColumn="0" w:lastRowFirstColumn="0" w:lastRowLastColumn="0"/>
            </w:pPr>
          </w:p>
        </w:tc>
        <w:tc>
          <w:tcPr>
            <w:tcW w:w="1133" w:type="dxa"/>
          </w:tcPr>
          <w:p w:rsidR="00192928" w:rsidRDefault="00192928" w:rsidP="0022340E">
            <w:pPr>
              <w:cnfStyle w:val="000000000000" w:firstRow="0" w:lastRow="0" w:firstColumn="0" w:lastColumn="0" w:oddVBand="0" w:evenVBand="0" w:oddHBand="0" w:evenHBand="0" w:firstRowFirstColumn="0" w:firstRowLastColumn="0" w:lastRowFirstColumn="0" w:lastRowLastColumn="0"/>
            </w:pPr>
          </w:p>
        </w:tc>
        <w:tc>
          <w:tcPr>
            <w:tcW w:w="1332" w:type="dxa"/>
          </w:tcPr>
          <w:p w:rsidR="00192928" w:rsidRDefault="00192928" w:rsidP="00C212CF">
            <w:pPr>
              <w:cnfStyle w:val="000000000000" w:firstRow="0" w:lastRow="0" w:firstColumn="0" w:lastColumn="0" w:oddVBand="0" w:evenVBand="0" w:oddHBand="0" w:evenHBand="0" w:firstRowFirstColumn="0" w:firstRowLastColumn="0" w:lastRowFirstColumn="0" w:lastRowLastColumn="0"/>
            </w:pPr>
          </w:p>
        </w:tc>
        <w:tc>
          <w:tcPr>
            <w:tcW w:w="1117" w:type="dxa"/>
          </w:tcPr>
          <w:p w:rsidR="00192928" w:rsidRDefault="00192928" w:rsidP="00496565">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192928" w:rsidRDefault="00192928" w:rsidP="00192928">
            <w:pPr>
              <w:cnfStyle w:val="000000000000" w:firstRow="0" w:lastRow="0" w:firstColumn="0" w:lastColumn="0" w:oddVBand="0" w:evenVBand="0" w:oddHBand="0" w:evenHBand="0" w:firstRowFirstColumn="0" w:firstRowLastColumn="0" w:lastRowFirstColumn="0" w:lastRowLastColumn="0"/>
            </w:pPr>
            <w:r>
              <w:t>Enter user id and password of the student. Click on Enter</w:t>
            </w:r>
          </w:p>
          <w:p w:rsidR="00192928" w:rsidRDefault="00CA4F9F" w:rsidP="00CA4F9F">
            <w:pPr>
              <w:cnfStyle w:val="000000000000" w:firstRow="0" w:lastRow="0" w:firstColumn="0" w:lastColumn="0" w:oddVBand="0" w:evenVBand="0" w:oddHBand="0" w:evenHBand="0" w:firstRowFirstColumn="0" w:firstRowLastColumn="0" w:lastRowFirstColumn="0" w:lastRowLastColumn="0"/>
            </w:pPr>
            <w:r>
              <w:lastRenderedPageBreak/>
              <w:t>B</w:t>
            </w:r>
            <w:r w:rsidR="00192928">
              <w:t>utton</w:t>
            </w:r>
            <w:r>
              <w:t xml:space="preserve"> </w:t>
            </w:r>
            <w:r w:rsidR="00192928">
              <w:t>after inserting valid user id and password of the Student for SMS in Mobile.</w:t>
            </w:r>
          </w:p>
          <w:p w:rsidR="00CD5C2E" w:rsidRDefault="00CD5C2E" w:rsidP="00CA4F9F">
            <w:pPr>
              <w:cnfStyle w:val="000000000000" w:firstRow="0" w:lastRow="0" w:firstColumn="0" w:lastColumn="0" w:oddVBand="0" w:evenVBand="0" w:oddHBand="0" w:evenHBand="0" w:firstRowFirstColumn="0" w:firstRowLastColumn="0" w:lastRowFirstColumn="0" w:lastRowLastColumn="0"/>
            </w:pPr>
          </w:p>
        </w:tc>
        <w:tc>
          <w:tcPr>
            <w:tcW w:w="1233" w:type="dxa"/>
          </w:tcPr>
          <w:p w:rsidR="00192928" w:rsidRDefault="00192928" w:rsidP="00C212CF">
            <w:pPr>
              <w:cnfStyle w:val="000000000000" w:firstRow="0" w:lastRow="0" w:firstColumn="0" w:lastColumn="0" w:oddVBand="0" w:evenVBand="0" w:oddHBand="0" w:evenHBand="0" w:firstRowFirstColumn="0" w:firstRowLastColumn="0" w:lastRowFirstColumn="0" w:lastRowLastColumn="0"/>
            </w:pPr>
            <w:r>
              <w:lastRenderedPageBreak/>
              <w:t>Can able to Login into SMS on Mobile.</w:t>
            </w:r>
          </w:p>
        </w:tc>
        <w:tc>
          <w:tcPr>
            <w:tcW w:w="1133" w:type="dxa"/>
          </w:tcPr>
          <w:p w:rsidR="00192928"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192928"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192928" w:rsidRDefault="00957890" w:rsidP="00496565">
            <w:r>
              <w:lastRenderedPageBreak/>
              <w:t>SMS – 0</w:t>
            </w:r>
            <w:r w:rsidR="00F423B9">
              <w:t>33</w:t>
            </w:r>
          </w:p>
        </w:tc>
        <w:tc>
          <w:tcPr>
            <w:tcW w:w="1199" w:type="dxa"/>
          </w:tcPr>
          <w:p w:rsidR="00192928" w:rsidRDefault="00CA4F9F" w:rsidP="00B27525">
            <w:pPr>
              <w:cnfStyle w:val="000000100000" w:firstRow="0" w:lastRow="0" w:firstColumn="0" w:lastColumn="0" w:oddVBand="0" w:evenVBand="0" w:oddHBand="1" w:evenHBand="0" w:firstRowFirstColumn="0" w:firstRowLastColumn="0" w:lastRowFirstColumn="0" w:lastRowLastColumn="0"/>
            </w:pPr>
            <w:r>
              <w:t>Check Student Status from Mobile.</w:t>
            </w:r>
          </w:p>
        </w:tc>
        <w:tc>
          <w:tcPr>
            <w:tcW w:w="1133" w:type="dxa"/>
          </w:tcPr>
          <w:p w:rsidR="00192928" w:rsidRDefault="00CA4F9F" w:rsidP="0022340E">
            <w:pPr>
              <w:cnfStyle w:val="000000100000" w:firstRow="0" w:lastRow="0" w:firstColumn="0" w:lastColumn="0" w:oddVBand="0" w:evenVBand="0" w:oddHBand="1" w:evenHBand="0" w:firstRowFirstColumn="0" w:firstRowLastColumn="0" w:lastRowFirstColumn="0" w:lastRowLastColumn="0"/>
            </w:pPr>
            <w:r>
              <w:t>Status</w:t>
            </w:r>
          </w:p>
        </w:tc>
        <w:tc>
          <w:tcPr>
            <w:tcW w:w="1332" w:type="dxa"/>
          </w:tcPr>
          <w:p w:rsidR="00192928" w:rsidRDefault="00CA4F9F" w:rsidP="00C212CF">
            <w:pPr>
              <w:cnfStyle w:val="000000100000" w:firstRow="0" w:lastRow="0" w:firstColumn="0" w:lastColumn="0" w:oddVBand="0" w:evenVBand="0" w:oddHBand="1" w:evenHBand="0" w:firstRowFirstColumn="0" w:firstRowLastColumn="0" w:lastRowFirstColumn="0" w:lastRowLastColumn="0"/>
            </w:pPr>
            <w:r>
              <w:t>The purpose of this test is that to show the status of the Student any time from Mobile.</w:t>
            </w:r>
          </w:p>
        </w:tc>
        <w:tc>
          <w:tcPr>
            <w:tcW w:w="1117" w:type="dxa"/>
          </w:tcPr>
          <w:p w:rsidR="00192928" w:rsidRDefault="00192928" w:rsidP="00CA4F9F">
            <w:pPr>
              <w:cnfStyle w:val="000000100000" w:firstRow="0" w:lastRow="0" w:firstColumn="0" w:lastColumn="0" w:oddVBand="0" w:evenVBand="0" w:oddHBand="1" w:evenHBand="0" w:firstRowFirstColumn="0" w:firstRowLastColumn="0" w:lastRowFirstColumn="0" w:lastRowLastColumn="0"/>
            </w:pPr>
            <w:r>
              <w:t xml:space="preserve">Step </w:t>
            </w:r>
            <w:r w:rsidR="00CA4F9F">
              <w:t>1</w:t>
            </w:r>
          </w:p>
        </w:tc>
        <w:tc>
          <w:tcPr>
            <w:tcW w:w="1332" w:type="dxa"/>
          </w:tcPr>
          <w:p w:rsidR="00192928" w:rsidRDefault="00CD5C2E" w:rsidP="00192928">
            <w:pPr>
              <w:cnfStyle w:val="000000100000" w:firstRow="0" w:lastRow="0" w:firstColumn="0" w:lastColumn="0" w:oddVBand="0" w:evenVBand="0" w:oddHBand="1" w:evenHBand="0" w:firstRowFirstColumn="0" w:firstRowLastColumn="0" w:lastRowFirstColumn="0" w:lastRowLastColumn="0"/>
            </w:pPr>
            <w:r>
              <w:t xml:space="preserve">Enter Student ID, Student Name, Student Course </w:t>
            </w:r>
            <w:r w:rsidR="00192928">
              <w:t>Name of the Student. Click on</w:t>
            </w:r>
            <w:r w:rsidR="00CA4F9F">
              <w:t xml:space="preserve"> Enter</w:t>
            </w:r>
          </w:p>
          <w:p w:rsidR="00192928" w:rsidRDefault="00192928" w:rsidP="00192928">
            <w:pPr>
              <w:cnfStyle w:val="000000100000" w:firstRow="0" w:lastRow="0" w:firstColumn="0" w:lastColumn="0" w:oddVBand="0" w:evenVBand="0" w:oddHBand="1" w:evenHBand="0" w:firstRowFirstColumn="0" w:firstRowLastColumn="0" w:lastRowFirstColumn="0" w:lastRowLastColumn="0"/>
            </w:pPr>
            <w:r>
              <w:t>button after</w:t>
            </w:r>
          </w:p>
          <w:p w:rsidR="00192928" w:rsidRDefault="00192928" w:rsidP="00192928">
            <w:pPr>
              <w:cnfStyle w:val="000000100000" w:firstRow="0" w:lastRow="0" w:firstColumn="0" w:lastColumn="0" w:oddVBand="0" w:evenVBand="0" w:oddHBand="1" w:evenHBand="0" w:firstRowFirstColumn="0" w:firstRowLastColumn="0" w:lastRowFirstColumn="0" w:lastRowLastColumn="0"/>
            </w:pPr>
            <w:r>
              <w:t>inserting invalid</w:t>
            </w:r>
          </w:p>
          <w:p w:rsidR="00192928" w:rsidRDefault="00192928" w:rsidP="00192928">
            <w:pPr>
              <w:cnfStyle w:val="000000100000" w:firstRow="0" w:lastRow="0" w:firstColumn="0" w:lastColumn="0" w:oddVBand="0" w:evenVBand="0" w:oddHBand="1" w:evenHBand="0" w:firstRowFirstColumn="0" w:firstRowLastColumn="0" w:lastRowFirstColumn="0" w:lastRowLastColumn="0"/>
            </w:pPr>
            <w:r>
              <w:t>information of the Student from</w:t>
            </w:r>
          </w:p>
          <w:p w:rsidR="00192928" w:rsidRDefault="00192928" w:rsidP="00192928">
            <w:pPr>
              <w:cnfStyle w:val="000000100000" w:firstRow="0" w:lastRow="0" w:firstColumn="0" w:lastColumn="0" w:oddVBand="0" w:evenVBand="0" w:oddHBand="1" w:evenHBand="0" w:firstRowFirstColumn="0" w:firstRowLastColumn="0" w:lastRowFirstColumn="0" w:lastRowLastColumn="0"/>
            </w:pPr>
            <w:r>
              <w:t>SMS</w:t>
            </w:r>
            <w:r w:rsidR="00CA4F9F">
              <w:t xml:space="preserve"> on Mobile</w:t>
            </w:r>
            <w:r>
              <w:t>.</w:t>
            </w:r>
          </w:p>
          <w:p w:rsidR="00CD5C2E" w:rsidRDefault="00CD5C2E" w:rsidP="00192928">
            <w:pPr>
              <w:cnfStyle w:val="000000100000" w:firstRow="0" w:lastRow="0" w:firstColumn="0" w:lastColumn="0" w:oddVBand="0" w:evenVBand="0" w:oddHBand="1" w:evenHBand="0" w:firstRowFirstColumn="0" w:firstRowLastColumn="0" w:lastRowFirstColumn="0" w:lastRowLastColumn="0"/>
            </w:pPr>
          </w:p>
        </w:tc>
        <w:tc>
          <w:tcPr>
            <w:tcW w:w="1233" w:type="dxa"/>
          </w:tcPr>
          <w:p w:rsidR="00192928" w:rsidRDefault="00192928" w:rsidP="00C212CF">
            <w:pPr>
              <w:cnfStyle w:val="000000100000" w:firstRow="0" w:lastRow="0" w:firstColumn="0" w:lastColumn="0" w:oddVBand="0" w:evenVBand="0" w:oddHBand="1" w:evenHBand="0" w:firstRowFirstColumn="0" w:firstRowLastColumn="0" w:lastRowFirstColumn="0" w:lastRowLastColumn="0"/>
            </w:pPr>
            <w:r>
              <w:t>Can’t able to show the status of the Student from Mobile.</w:t>
            </w:r>
          </w:p>
        </w:tc>
        <w:tc>
          <w:tcPr>
            <w:tcW w:w="1133" w:type="dxa"/>
          </w:tcPr>
          <w:p w:rsidR="00192928"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CA4F9F" w:rsidTr="00B33CF0">
        <w:tc>
          <w:tcPr>
            <w:cnfStyle w:val="001000000000" w:firstRow="0" w:lastRow="0" w:firstColumn="1" w:lastColumn="0" w:oddVBand="0" w:evenVBand="0" w:oddHBand="0" w:evenHBand="0" w:firstRowFirstColumn="0" w:firstRowLastColumn="0" w:lastRowFirstColumn="0" w:lastRowLastColumn="0"/>
            <w:tcW w:w="1097" w:type="dxa"/>
          </w:tcPr>
          <w:p w:rsidR="00CA4F9F" w:rsidRDefault="00957890" w:rsidP="00496565">
            <w:r>
              <w:t>SMS – 0</w:t>
            </w:r>
            <w:r w:rsidR="00F423B9">
              <w:t>34</w:t>
            </w:r>
          </w:p>
        </w:tc>
        <w:tc>
          <w:tcPr>
            <w:tcW w:w="1199" w:type="dxa"/>
          </w:tcPr>
          <w:p w:rsidR="00CA4F9F" w:rsidRDefault="00CA4F9F" w:rsidP="00B27525">
            <w:pPr>
              <w:cnfStyle w:val="000000000000" w:firstRow="0" w:lastRow="0" w:firstColumn="0" w:lastColumn="0" w:oddVBand="0" w:evenVBand="0" w:oddHBand="0" w:evenHBand="0" w:firstRowFirstColumn="0" w:firstRowLastColumn="0" w:lastRowFirstColumn="0" w:lastRowLastColumn="0"/>
            </w:pPr>
          </w:p>
        </w:tc>
        <w:tc>
          <w:tcPr>
            <w:tcW w:w="1133" w:type="dxa"/>
          </w:tcPr>
          <w:p w:rsidR="00CA4F9F" w:rsidRDefault="00CA4F9F" w:rsidP="0022340E">
            <w:pPr>
              <w:cnfStyle w:val="000000000000" w:firstRow="0" w:lastRow="0" w:firstColumn="0" w:lastColumn="0" w:oddVBand="0" w:evenVBand="0" w:oddHBand="0" w:evenHBand="0" w:firstRowFirstColumn="0" w:firstRowLastColumn="0" w:lastRowFirstColumn="0" w:lastRowLastColumn="0"/>
            </w:pPr>
          </w:p>
        </w:tc>
        <w:tc>
          <w:tcPr>
            <w:tcW w:w="1332" w:type="dxa"/>
          </w:tcPr>
          <w:p w:rsidR="00CA4F9F" w:rsidRDefault="00CA4F9F" w:rsidP="00C212CF">
            <w:pPr>
              <w:cnfStyle w:val="000000000000" w:firstRow="0" w:lastRow="0" w:firstColumn="0" w:lastColumn="0" w:oddVBand="0" w:evenVBand="0" w:oddHBand="0" w:evenHBand="0" w:firstRowFirstColumn="0" w:firstRowLastColumn="0" w:lastRowFirstColumn="0" w:lastRowLastColumn="0"/>
            </w:pPr>
          </w:p>
        </w:tc>
        <w:tc>
          <w:tcPr>
            <w:tcW w:w="1117" w:type="dxa"/>
          </w:tcPr>
          <w:p w:rsidR="00CA4F9F" w:rsidRDefault="00CA4F9F" w:rsidP="00CA4F9F">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CA4F9F" w:rsidRDefault="00CA4F9F" w:rsidP="00CA4F9F">
            <w:pPr>
              <w:cnfStyle w:val="000000000000" w:firstRow="0" w:lastRow="0" w:firstColumn="0" w:lastColumn="0" w:oddVBand="0" w:evenVBand="0" w:oddHBand="0" w:evenHBand="0" w:firstRowFirstColumn="0" w:firstRowLastColumn="0" w:lastRowFirstColumn="0" w:lastRowLastColumn="0"/>
            </w:pPr>
            <w:r>
              <w:t xml:space="preserve">Enter Student ID, Student </w:t>
            </w:r>
            <w:r w:rsidR="00CD5C2E">
              <w:t xml:space="preserve">Name, Student Course </w:t>
            </w:r>
            <w:r>
              <w:t>Name of the Student. Click on Enter</w:t>
            </w:r>
          </w:p>
          <w:p w:rsidR="00CA4F9F" w:rsidRDefault="00CA4F9F" w:rsidP="00CA4F9F">
            <w:pPr>
              <w:cnfStyle w:val="000000000000" w:firstRow="0" w:lastRow="0" w:firstColumn="0" w:lastColumn="0" w:oddVBand="0" w:evenVBand="0" w:oddHBand="0" w:evenHBand="0" w:firstRowFirstColumn="0" w:firstRowLastColumn="0" w:lastRowFirstColumn="0" w:lastRowLastColumn="0"/>
            </w:pPr>
            <w:r>
              <w:t>button after</w:t>
            </w:r>
          </w:p>
          <w:p w:rsidR="00CA4F9F" w:rsidRDefault="00CA4F9F" w:rsidP="00CA4F9F">
            <w:pPr>
              <w:cnfStyle w:val="000000000000" w:firstRow="0" w:lastRow="0" w:firstColumn="0" w:lastColumn="0" w:oddVBand="0" w:evenVBand="0" w:oddHBand="0" w:evenHBand="0" w:firstRowFirstColumn="0" w:firstRowLastColumn="0" w:lastRowFirstColumn="0" w:lastRowLastColumn="0"/>
            </w:pPr>
            <w:r>
              <w:t>inserting valid</w:t>
            </w:r>
          </w:p>
          <w:p w:rsidR="00CA4F9F" w:rsidRDefault="00CA4F9F" w:rsidP="00CA4F9F">
            <w:pPr>
              <w:cnfStyle w:val="000000000000" w:firstRow="0" w:lastRow="0" w:firstColumn="0" w:lastColumn="0" w:oddVBand="0" w:evenVBand="0" w:oddHBand="0" w:evenHBand="0" w:firstRowFirstColumn="0" w:firstRowLastColumn="0" w:lastRowFirstColumn="0" w:lastRowLastColumn="0"/>
            </w:pPr>
            <w:r>
              <w:t>information of the Student from</w:t>
            </w:r>
          </w:p>
          <w:p w:rsidR="00CA4F9F" w:rsidRDefault="00CA4F9F" w:rsidP="00CA4F9F">
            <w:pPr>
              <w:cnfStyle w:val="000000000000" w:firstRow="0" w:lastRow="0" w:firstColumn="0" w:lastColumn="0" w:oddVBand="0" w:evenVBand="0" w:oddHBand="0" w:evenHBand="0" w:firstRowFirstColumn="0" w:firstRowLastColumn="0" w:lastRowFirstColumn="0" w:lastRowLastColumn="0"/>
            </w:pPr>
            <w:r>
              <w:t>SMS on Mobile.</w:t>
            </w:r>
          </w:p>
          <w:p w:rsidR="00CD5C2E" w:rsidRDefault="00CD5C2E" w:rsidP="00CA4F9F">
            <w:pPr>
              <w:cnfStyle w:val="000000000000" w:firstRow="0" w:lastRow="0" w:firstColumn="0" w:lastColumn="0" w:oddVBand="0" w:evenVBand="0" w:oddHBand="0" w:evenHBand="0" w:firstRowFirstColumn="0" w:firstRowLastColumn="0" w:lastRowFirstColumn="0" w:lastRowLastColumn="0"/>
            </w:pPr>
          </w:p>
        </w:tc>
        <w:tc>
          <w:tcPr>
            <w:tcW w:w="1233" w:type="dxa"/>
          </w:tcPr>
          <w:p w:rsidR="00CA4F9F" w:rsidRDefault="00CA4F9F" w:rsidP="00C212CF">
            <w:pPr>
              <w:cnfStyle w:val="000000000000" w:firstRow="0" w:lastRow="0" w:firstColumn="0" w:lastColumn="0" w:oddVBand="0" w:evenVBand="0" w:oddHBand="0" w:evenHBand="0" w:firstRowFirstColumn="0" w:firstRowLastColumn="0" w:lastRowFirstColumn="0" w:lastRowLastColumn="0"/>
            </w:pPr>
            <w:r>
              <w:t>Can able to show the status of the Student from Mobile</w:t>
            </w:r>
          </w:p>
        </w:tc>
        <w:tc>
          <w:tcPr>
            <w:tcW w:w="1133" w:type="dxa"/>
          </w:tcPr>
          <w:p w:rsidR="00CA4F9F"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r w:rsidR="00CA4F9F" w:rsidTr="00B3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rsidR="00CA4F9F" w:rsidRDefault="00957890" w:rsidP="00496565">
            <w:r>
              <w:t>SMS – 0</w:t>
            </w:r>
            <w:r w:rsidR="00F423B9">
              <w:t>35</w:t>
            </w:r>
          </w:p>
        </w:tc>
        <w:tc>
          <w:tcPr>
            <w:tcW w:w="1199" w:type="dxa"/>
          </w:tcPr>
          <w:p w:rsidR="00CA4F9F" w:rsidRDefault="00CA4F9F" w:rsidP="00B27525">
            <w:pPr>
              <w:cnfStyle w:val="000000100000" w:firstRow="0" w:lastRow="0" w:firstColumn="0" w:lastColumn="0" w:oddVBand="0" w:evenVBand="0" w:oddHBand="1" w:evenHBand="0" w:firstRowFirstColumn="0" w:firstRowLastColumn="0" w:lastRowFirstColumn="0" w:lastRowLastColumn="0"/>
            </w:pPr>
            <w:r>
              <w:t>Check Student Result from Mobile.</w:t>
            </w:r>
          </w:p>
        </w:tc>
        <w:tc>
          <w:tcPr>
            <w:tcW w:w="1133" w:type="dxa"/>
          </w:tcPr>
          <w:p w:rsidR="00CA4F9F" w:rsidRDefault="00CA4F9F" w:rsidP="0022340E">
            <w:pPr>
              <w:cnfStyle w:val="000000100000" w:firstRow="0" w:lastRow="0" w:firstColumn="0" w:lastColumn="0" w:oddVBand="0" w:evenVBand="0" w:oddHBand="1" w:evenHBand="0" w:firstRowFirstColumn="0" w:firstRowLastColumn="0" w:lastRowFirstColumn="0" w:lastRowLastColumn="0"/>
            </w:pPr>
            <w:r>
              <w:t>Result</w:t>
            </w:r>
          </w:p>
        </w:tc>
        <w:tc>
          <w:tcPr>
            <w:tcW w:w="1332" w:type="dxa"/>
          </w:tcPr>
          <w:p w:rsidR="00CA4F9F" w:rsidRDefault="00CA4F9F" w:rsidP="00C212CF">
            <w:pPr>
              <w:cnfStyle w:val="000000100000" w:firstRow="0" w:lastRow="0" w:firstColumn="0" w:lastColumn="0" w:oddVBand="0" w:evenVBand="0" w:oddHBand="1" w:evenHBand="0" w:firstRowFirstColumn="0" w:firstRowLastColumn="0" w:lastRowFirstColumn="0" w:lastRowLastColumn="0"/>
            </w:pPr>
            <w:r>
              <w:t>The purpose of this test is that to show the Result of the Student any time from Mobile.</w:t>
            </w:r>
          </w:p>
        </w:tc>
        <w:tc>
          <w:tcPr>
            <w:tcW w:w="1117" w:type="dxa"/>
          </w:tcPr>
          <w:p w:rsidR="00CA4F9F" w:rsidRDefault="00CA4F9F" w:rsidP="00CA4F9F">
            <w:pPr>
              <w:cnfStyle w:val="000000100000" w:firstRow="0" w:lastRow="0" w:firstColumn="0" w:lastColumn="0" w:oddVBand="0" w:evenVBand="0" w:oddHBand="1" w:evenHBand="0" w:firstRowFirstColumn="0" w:firstRowLastColumn="0" w:lastRowFirstColumn="0" w:lastRowLastColumn="0"/>
            </w:pPr>
            <w:r>
              <w:t>Step 1</w:t>
            </w:r>
          </w:p>
        </w:tc>
        <w:tc>
          <w:tcPr>
            <w:tcW w:w="1332" w:type="dxa"/>
          </w:tcPr>
          <w:p w:rsidR="00CA4F9F" w:rsidRDefault="00CA4F9F" w:rsidP="00CA4F9F">
            <w:pPr>
              <w:cnfStyle w:val="000000100000" w:firstRow="0" w:lastRow="0" w:firstColumn="0" w:lastColumn="0" w:oddVBand="0" w:evenVBand="0" w:oddHBand="1" w:evenHBand="0" w:firstRowFirstColumn="0" w:firstRowLastColumn="0" w:lastRowFirstColumn="0" w:lastRowLastColumn="0"/>
            </w:pPr>
            <w:r>
              <w:t>Click on Result</w:t>
            </w:r>
          </w:p>
          <w:p w:rsidR="00CA4F9F" w:rsidRDefault="00CA4F9F" w:rsidP="00CA4F9F">
            <w:pPr>
              <w:cnfStyle w:val="000000100000" w:firstRow="0" w:lastRow="0" w:firstColumn="0" w:lastColumn="0" w:oddVBand="0" w:evenVBand="0" w:oddHBand="1" w:evenHBand="0" w:firstRowFirstColumn="0" w:firstRowLastColumn="0" w:lastRowFirstColumn="0" w:lastRowLastColumn="0"/>
            </w:pPr>
            <w:r>
              <w:t>button after</w:t>
            </w:r>
          </w:p>
          <w:p w:rsidR="00CA4F9F" w:rsidRDefault="00CA4F9F" w:rsidP="00CA4F9F">
            <w:pPr>
              <w:cnfStyle w:val="000000100000" w:firstRow="0" w:lastRow="0" w:firstColumn="0" w:lastColumn="0" w:oddVBand="0" w:evenVBand="0" w:oddHBand="1" w:evenHBand="0" w:firstRowFirstColumn="0" w:firstRowLastColumn="0" w:lastRowFirstColumn="0" w:lastRowLastColumn="0"/>
            </w:pPr>
            <w:r>
              <w:t>inserting invalid</w:t>
            </w:r>
          </w:p>
          <w:p w:rsidR="00CA4F9F" w:rsidRDefault="00CA4F9F" w:rsidP="00CA4F9F">
            <w:pPr>
              <w:cnfStyle w:val="000000100000" w:firstRow="0" w:lastRow="0" w:firstColumn="0" w:lastColumn="0" w:oddVBand="0" w:evenVBand="0" w:oddHBand="1" w:evenHBand="0" w:firstRowFirstColumn="0" w:firstRowLastColumn="0" w:lastRowFirstColumn="0" w:lastRowLastColumn="0"/>
            </w:pPr>
            <w:r>
              <w:t xml:space="preserve">information of the </w:t>
            </w:r>
            <w:r>
              <w:lastRenderedPageBreak/>
              <w:t>Student from</w:t>
            </w:r>
          </w:p>
          <w:p w:rsidR="00CA4F9F" w:rsidRDefault="00CA4F9F" w:rsidP="00CA4F9F">
            <w:pPr>
              <w:cnfStyle w:val="000000100000" w:firstRow="0" w:lastRow="0" w:firstColumn="0" w:lastColumn="0" w:oddVBand="0" w:evenVBand="0" w:oddHBand="1" w:evenHBand="0" w:firstRowFirstColumn="0" w:firstRowLastColumn="0" w:lastRowFirstColumn="0" w:lastRowLastColumn="0"/>
            </w:pPr>
            <w:r>
              <w:t>SMS on Mobile.</w:t>
            </w:r>
          </w:p>
          <w:p w:rsidR="00CD5C2E" w:rsidRDefault="00CD5C2E" w:rsidP="00CA4F9F">
            <w:pPr>
              <w:cnfStyle w:val="000000100000" w:firstRow="0" w:lastRow="0" w:firstColumn="0" w:lastColumn="0" w:oddVBand="0" w:evenVBand="0" w:oddHBand="1" w:evenHBand="0" w:firstRowFirstColumn="0" w:firstRowLastColumn="0" w:lastRowFirstColumn="0" w:lastRowLastColumn="0"/>
            </w:pPr>
          </w:p>
        </w:tc>
        <w:tc>
          <w:tcPr>
            <w:tcW w:w="1233" w:type="dxa"/>
          </w:tcPr>
          <w:p w:rsidR="00CA4F9F" w:rsidRDefault="00CA4F9F" w:rsidP="00C212CF">
            <w:pPr>
              <w:cnfStyle w:val="000000100000" w:firstRow="0" w:lastRow="0" w:firstColumn="0" w:lastColumn="0" w:oddVBand="0" w:evenVBand="0" w:oddHBand="1" w:evenHBand="0" w:firstRowFirstColumn="0" w:firstRowLastColumn="0" w:lastRowFirstColumn="0" w:lastRowLastColumn="0"/>
            </w:pPr>
            <w:r>
              <w:lastRenderedPageBreak/>
              <w:t>Can’t able to show the Result of the Student from Mobile</w:t>
            </w:r>
          </w:p>
        </w:tc>
        <w:tc>
          <w:tcPr>
            <w:tcW w:w="1133" w:type="dxa"/>
          </w:tcPr>
          <w:p w:rsidR="00CA4F9F" w:rsidRDefault="00957890" w:rsidP="00496565">
            <w:pPr>
              <w:cnfStyle w:val="000000100000" w:firstRow="0" w:lastRow="0" w:firstColumn="0" w:lastColumn="0" w:oddVBand="0" w:evenVBand="0" w:oddHBand="1" w:evenHBand="0" w:firstRowFirstColumn="0" w:firstRowLastColumn="0" w:lastRowFirstColumn="0" w:lastRowLastColumn="0"/>
            </w:pPr>
            <w:r>
              <w:t>Susmita</w:t>
            </w:r>
          </w:p>
        </w:tc>
      </w:tr>
      <w:tr w:rsidR="00CA4F9F" w:rsidTr="00B33CF0">
        <w:tc>
          <w:tcPr>
            <w:cnfStyle w:val="001000000000" w:firstRow="0" w:lastRow="0" w:firstColumn="1" w:lastColumn="0" w:oddVBand="0" w:evenVBand="0" w:oddHBand="0" w:evenHBand="0" w:firstRowFirstColumn="0" w:firstRowLastColumn="0" w:lastRowFirstColumn="0" w:lastRowLastColumn="0"/>
            <w:tcW w:w="1097" w:type="dxa"/>
          </w:tcPr>
          <w:p w:rsidR="00CA4F9F" w:rsidRDefault="00957890" w:rsidP="00496565">
            <w:r>
              <w:lastRenderedPageBreak/>
              <w:t>SMS – 0</w:t>
            </w:r>
            <w:r w:rsidR="00F423B9">
              <w:t>36</w:t>
            </w:r>
          </w:p>
        </w:tc>
        <w:tc>
          <w:tcPr>
            <w:tcW w:w="1199" w:type="dxa"/>
          </w:tcPr>
          <w:p w:rsidR="00CA4F9F" w:rsidRDefault="00CA4F9F" w:rsidP="00B27525">
            <w:pPr>
              <w:cnfStyle w:val="000000000000" w:firstRow="0" w:lastRow="0" w:firstColumn="0" w:lastColumn="0" w:oddVBand="0" w:evenVBand="0" w:oddHBand="0" w:evenHBand="0" w:firstRowFirstColumn="0" w:firstRowLastColumn="0" w:lastRowFirstColumn="0" w:lastRowLastColumn="0"/>
            </w:pPr>
          </w:p>
        </w:tc>
        <w:tc>
          <w:tcPr>
            <w:tcW w:w="1133" w:type="dxa"/>
          </w:tcPr>
          <w:p w:rsidR="00CA4F9F" w:rsidRDefault="00CA4F9F" w:rsidP="0022340E">
            <w:pPr>
              <w:cnfStyle w:val="000000000000" w:firstRow="0" w:lastRow="0" w:firstColumn="0" w:lastColumn="0" w:oddVBand="0" w:evenVBand="0" w:oddHBand="0" w:evenHBand="0" w:firstRowFirstColumn="0" w:firstRowLastColumn="0" w:lastRowFirstColumn="0" w:lastRowLastColumn="0"/>
            </w:pPr>
          </w:p>
        </w:tc>
        <w:tc>
          <w:tcPr>
            <w:tcW w:w="1332" w:type="dxa"/>
          </w:tcPr>
          <w:p w:rsidR="00CA4F9F" w:rsidRDefault="00CA4F9F" w:rsidP="00C212CF">
            <w:pPr>
              <w:cnfStyle w:val="000000000000" w:firstRow="0" w:lastRow="0" w:firstColumn="0" w:lastColumn="0" w:oddVBand="0" w:evenVBand="0" w:oddHBand="0" w:evenHBand="0" w:firstRowFirstColumn="0" w:firstRowLastColumn="0" w:lastRowFirstColumn="0" w:lastRowLastColumn="0"/>
            </w:pPr>
          </w:p>
        </w:tc>
        <w:tc>
          <w:tcPr>
            <w:tcW w:w="1117" w:type="dxa"/>
          </w:tcPr>
          <w:p w:rsidR="00CA4F9F" w:rsidRDefault="00CA4F9F" w:rsidP="00CA4F9F">
            <w:pPr>
              <w:cnfStyle w:val="000000000000" w:firstRow="0" w:lastRow="0" w:firstColumn="0" w:lastColumn="0" w:oddVBand="0" w:evenVBand="0" w:oddHBand="0" w:evenHBand="0" w:firstRowFirstColumn="0" w:firstRowLastColumn="0" w:lastRowFirstColumn="0" w:lastRowLastColumn="0"/>
            </w:pPr>
            <w:r>
              <w:t>Step 2</w:t>
            </w:r>
          </w:p>
        </w:tc>
        <w:tc>
          <w:tcPr>
            <w:tcW w:w="1332" w:type="dxa"/>
          </w:tcPr>
          <w:p w:rsidR="00CA4F9F" w:rsidRDefault="00CA4F9F" w:rsidP="00CA4F9F">
            <w:pPr>
              <w:cnfStyle w:val="000000000000" w:firstRow="0" w:lastRow="0" w:firstColumn="0" w:lastColumn="0" w:oddVBand="0" w:evenVBand="0" w:oddHBand="0" w:evenHBand="0" w:firstRowFirstColumn="0" w:firstRowLastColumn="0" w:lastRowFirstColumn="0" w:lastRowLastColumn="0"/>
            </w:pPr>
            <w:r>
              <w:t>Click on Enter</w:t>
            </w:r>
          </w:p>
          <w:p w:rsidR="00CA4F9F" w:rsidRDefault="00CA4F9F" w:rsidP="00CA4F9F">
            <w:pPr>
              <w:cnfStyle w:val="000000000000" w:firstRow="0" w:lastRow="0" w:firstColumn="0" w:lastColumn="0" w:oddVBand="0" w:evenVBand="0" w:oddHBand="0" w:evenHBand="0" w:firstRowFirstColumn="0" w:firstRowLastColumn="0" w:lastRowFirstColumn="0" w:lastRowLastColumn="0"/>
            </w:pPr>
            <w:r>
              <w:t>button after</w:t>
            </w:r>
          </w:p>
          <w:p w:rsidR="00CA4F9F" w:rsidRDefault="00CA4F9F" w:rsidP="00CA4F9F">
            <w:pPr>
              <w:cnfStyle w:val="000000000000" w:firstRow="0" w:lastRow="0" w:firstColumn="0" w:lastColumn="0" w:oddVBand="0" w:evenVBand="0" w:oddHBand="0" w:evenHBand="0" w:firstRowFirstColumn="0" w:firstRowLastColumn="0" w:lastRowFirstColumn="0" w:lastRowLastColumn="0"/>
            </w:pPr>
            <w:r>
              <w:t>inserting valid</w:t>
            </w:r>
          </w:p>
          <w:p w:rsidR="00CA4F9F" w:rsidRDefault="00CA4F9F" w:rsidP="00CA4F9F">
            <w:pPr>
              <w:cnfStyle w:val="000000000000" w:firstRow="0" w:lastRow="0" w:firstColumn="0" w:lastColumn="0" w:oddVBand="0" w:evenVBand="0" w:oddHBand="0" w:evenHBand="0" w:firstRowFirstColumn="0" w:firstRowLastColumn="0" w:lastRowFirstColumn="0" w:lastRowLastColumn="0"/>
            </w:pPr>
            <w:r>
              <w:t>information of the Student from</w:t>
            </w:r>
          </w:p>
          <w:p w:rsidR="00CA4F9F" w:rsidRDefault="00CA4F9F" w:rsidP="00CA4F9F">
            <w:pPr>
              <w:cnfStyle w:val="000000000000" w:firstRow="0" w:lastRow="0" w:firstColumn="0" w:lastColumn="0" w:oddVBand="0" w:evenVBand="0" w:oddHBand="0" w:evenHBand="0" w:firstRowFirstColumn="0" w:firstRowLastColumn="0" w:lastRowFirstColumn="0" w:lastRowLastColumn="0"/>
            </w:pPr>
            <w:r>
              <w:t>SMS on Mobile.</w:t>
            </w:r>
          </w:p>
          <w:p w:rsidR="00CD5C2E" w:rsidRDefault="00CD5C2E" w:rsidP="00CA4F9F">
            <w:pPr>
              <w:cnfStyle w:val="000000000000" w:firstRow="0" w:lastRow="0" w:firstColumn="0" w:lastColumn="0" w:oddVBand="0" w:evenVBand="0" w:oddHBand="0" w:evenHBand="0" w:firstRowFirstColumn="0" w:firstRowLastColumn="0" w:lastRowFirstColumn="0" w:lastRowLastColumn="0"/>
            </w:pPr>
          </w:p>
        </w:tc>
        <w:tc>
          <w:tcPr>
            <w:tcW w:w="1233" w:type="dxa"/>
          </w:tcPr>
          <w:p w:rsidR="00CA4F9F" w:rsidRDefault="00CA4F9F" w:rsidP="00C212CF">
            <w:pPr>
              <w:cnfStyle w:val="000000000000" w:firstRow="0" w:lastRow="0" w:firstColumn="0" w:lastColumn="0" w:oddVBand="0" w:evenVBand="0" w:oddHBand="0" w:evenHBand="0" w:firstRowFirstColumn="0" w:firstRowLastColumn="0" w:lastRowFirstColumn="0" w:lastRowLastColumn="0"/>
            </w:pPr>
            <w:r>
              <w:t>Can able to show the Result of the Student from Mobile</w:t>
            </w:r>
          </w:p>
        </w:tc>
        <w:tc>
          <w:tcPr>
            <w:tcW w:w="1133" w:type="dxa"/>
          </w:tcPr>
          <w:p w:rsidR="00CA4F9F" w:rsidRDefault="00957890" w:rsidP="00496565">
            <w:pPr>
              <w:cnfStyle w:val="000000000000" w:firstRow="0" w:lastRow="0" w:firstColumn="0" w:lastColumn="0" w:oddVBand="0" w:evenVBand="0" w:oddHBand="0" w:evenHBand="0" w:firstRowFirstColumn="0" w:firstRowLastColumn="0" w:lastRowFirstColumn="0" w:lastRowLastColumn="0"/>
            </w:pPr>
            <w:r>
              <w:t>Susmita</w:t>
            </w:r>
          </w:p>
        </w:tc>
      </w:tr>
    </w:tbl>
    <w:p w:rsidR="007974F0" w:rsidRDefault="007974F0" w:rsidP="007974F0"/>
    <w:p w:rsidR="007974F0" w:rsidRDefault="00842240" w:rsidP="00792993">
      <w:pPr>
        <w:pStyle w:val="Heading1"/>
      </w:pPr>
      <w:bookmarkStart w:id="43" w:name="_Toc346626352"/>
      <w:r>
        <w:t>CODING</w:t>
      </w:r>
      <w:bookmarkEnd w:id="43"/>
    </w:p>
    <w:p w:rsidR="00842240" w:rsidRDefault="00842240" w:rsidP="00792993">
      <w:pPr>
        <w:pStyle w:val="Heading2"/>
      </w:pPr>
      <w:bookmarkStart w:id="44" w:name="_Toc346626353"/>
      <w:r>
        <w:t>COMPLETE PROJECT CODING</w:t>
      </w:r>
      <w:bookmarkEnd w:id="44"/>
    </w:p>
    <w:p w:rsidR="00842240" w:rsidRDefault="002D42EE" w:rsidP="002D42EE">
      <w:pPr>
        <w:pStyle w:val="Heading3"/>
      </w:pPr>
      <w:r>
        <w:t>Desktop application Coding:</w:t>
      </w:r>
    </w:p>
    <w:p w:rsidR="002D42EE" w:rsidRDefault="002D42EE" w:rsidP="002D42EE">
      <w:pPr>
        <w:pStyle w:val="Heading4"/>
      </w:pPr>
      <w:r>
        <w:t>C#.net</w:t>
      </w:r>
    </w:p>
    <w:tbl>
      <w:tblPr>
        <w:tblStyle w:val="TableGrid"/>
        <w:tblW w:w="0" w:type="auto"/>
        <w:tblLook w:val="04A0" w:firstRow="1" w:lastRow="0" w:firstColumn="1" w:lastColumn="0" w:noHBand="0" w:noVBand="1"/>
      </w:tblPr>
      <w:tblGrid>
        <w:gridCol w:w="9576"/>
      </w:tblGrid>
      <w:tr w:rsidR="00612B40" w:rsidTr="00612B40">
        <w:tc>
          <w:tcPr>
            <w:tcW w:w="9576" w:type="dxa"/>
          </w:tcPr>
          <w:p w:rsidR="00612B40" w:rsidRDefault="00612B40" w:rsidP="00612B40">
            <w:r>
              <w:rPr>
                <w:rFonts w:ascii="Consolas" w:hAnsi="Consolas" w:cs="Consolas"/>
                <w:color w:val="0000FF"/>
                <w:sz w:val="19"/>
                <w:szCs w:val="19"/>
                <w:lang w:bidi="ar-SA"/>
              </w:rPr>
              <w:t>MainWindow.xaml</w:t>
            </w:r>
          </w:p>
        </w:tc>
      </w:tr>
      <w:tr w:rsidR="00612B40" w:rsidTr="00612B40">
        <w:tc>
          <w:tcPr>
            <w:tcW w:w="9576" w:type="dxa"/>
          </w:tcPr>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="SMSUI.MainWindow"</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="School Management System"</w:t>
            </w:r>
            <w:r>
              <w:rPr>
                <w:rFonts w:ascii="Consolas" w:hAnsi="Consolas" w:cs="Consolas"/>
                <w:color w:val="FF0000"/>
                <w:sz w:val="19"/>
                <w:szCs w:val="19"/>
                <w:lang w:bidi="ar-SA"/>
              </w:rPr>
              <w:t xml:space="preserve"> MinHeight</w:t>
            </w:r>
            <w:r>
              <w:rPr>
                <w:rFonts w:ascii="Consolas" w:hAnsi="Consolas" w:cs="Consolas"/>
                <w:color w:val="0000FF"/>
                <w:sz w:val="19"/>
                <w:szCs w:val="19"/>
                <w:lang w:bidi="ar-SA"/>
              </w:rPr>
              <w:t>="560"</w:t>
            </w:r>
            <w:r>
              <w:rPr>
                <w:rFonts w:ascii="Consolas" w:hAnsi="Consolas" w:cs="Consolas"/>
                <w:color w:val="FF0000"/>
                <w:sz w:val="19"/>
                <w:szCs w:val="19"/>
                <w:lang w:bidi="ar-SA"/>
              </w:rPr>
              <w:t xml:space="preserve"> MinWidth</w:t>
            </w:r>
            <w:r>
              <w:rPr>
                <w:rFonts w:ascii="Consolas" w:hAnsi="Consolas" w:cs="Consolas"/>
                <w:color w:val="0000FF"/>
                <w:sz w:val="19"/>
                <w:szCs w:val="19"/>
                <w:lang w:bidi="ar-SA"/>
              </w:rPr>
              <w:t>="1000"</w:t>
            </w:r>
            <w:r>
              <w:rPr>
                <w:rFonts w:ascii="Consolas" w:hAnsi="Consolas" w:cs="Consolas"/>
                <w:color w:val="FF0000"/>
                <w:sz w:val="19"/>
                <w:szCs w:val="19"/>
                <w:lang w:bidi="ar-SA"/>
              </w:rPr>
              <w:t xml:space="preserve"> WindowState</w:t>
            </w:r>
            <w:r>
              <w:rPr>
                <w:rFonts w:ascii="Consolas" w:hAnsi="Consolas" w:cs="Consolas"/>
                <w:color w:val="0000FF"/>
                <w:sz w:val="19"/>
                <w:szCs w:val="19"/>
                <w:lang w:bidi="ar-SA"/>
              </w:rPr>
              <w:t>="Maximized"</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="#FF6B736D"</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my</w:t>
            </w:r>
            <w:r>
              <w:rPr>
                <w:rFonts w:ascii="Consolas" w:hAnsi="Consolas" w:cs="Consolas"/>
                <w:color w:val="0000FF"/>
                <w:sz w:val="19"/>
                <w:szCs w:val="19"/>
                <w:lang w:bidi="ar-SA"/>
              </w:rPr>
              <w:t>="clr-namespace:SMSUI"&gt;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="/SmsStyle;component/ControlStyle.xaml" /&gt;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Image</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="companyNameImage"</w:t>
            </w:r>
            <w:r>
              <w:rPr>
                <w:rFonts w:ascii="Consolas" w:hAnsi="Consolas" w:cs="Consolas"/>
                <w:sz w:val="19"/>
                <w:szCs w:val="19"/>
                <w:lang w:bidi="ar-SA"/>
              </w:rPr>
              <w:t xml:space="preserve"> </w:t>
            </w:r>
            <w:r>
              <w:rPr>
                <w:rFonts w:ascii="Consolas" w:hAnsi="Consolas" w:cs="Consolas"/>
                <w:color w:val="FF0000"/>
                <w:sz w:val="19"/>
                <w:szCs w:val="19"/>
                <w:lang w:bidi="ar-SA"/>
              </w:rPr>
              <w:t xml:space="preserve"> StretchDirection</w:t>
            </w:r>
            <w:r>
              <w:rPr>
                <w:rFonts w:ascii="Consolas" w:hAnsi="Consolas" w:cs="Consolas"/>
                <w:color w:val="0000FF"/>
                <w:sz w:val="19"/>
                <w:szCs w:val="19"/>
                <w:lang w:bidi="ar-SA"/>
              </w:rPr>
              <w:t>="Both"</w:t>
            </w:r>
            <w:r>
              <w:rPr>
                <w:rFonts w:ascii="Consolas" w:hAnsi="Consolas" w:cs="Consolas"/>
                <w:color w:val="FF0000"/>
                <w:sz w:val="19"/>
                <w:szCs w:val="19"/>
                <w:lang w:bidi="ar-SA"/>
              </w:rPr>
              <w:t xml:space="preserve"> Stretch</w:t>
            </w:r>
            <w:r>
              <w:rPr>
                <w:rFonts w:ascii="Consolas" w:hAnsi="Consolas" w:cs="Consolas"/>
                <w:color w:val="0000FF"/>
                <w:sz w:val="19"/>
                <w:szCs w:val="19"/>
                <w:lang w:bidi="ar-SA"/>
              </w:rPr>
              <w:t>="Uniform"</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="Stretch"</w:t>
            </w:r>
            <w:r>
              <w:rPr>
                <w:rFonts w:ascii="Consolas" w:hAnsi="Consolas" w:cs="Consolas"/>
                <w:color w:val="FF0000"/>
                <w:sz w:val="19"/>
                <w:szCs w:val="19"/>
                <w:lang w:bidi="ar-SA"/>
              </w:rPr>
              <w:t xml:space="preserve"> VerticalAlignment</w:t>
            </w:r>
            <w:r>
              <w:rPr>
                <w:rFonts w:ascii="Consolas" w:hAnsi="Consolas" w:cs="Consolas"/>
                <w:color w:val="0000FF"/>
                <w:sz w:val="19"/>
                <w:szCs w:val="19"/>
                <w:lang w:bidi="ar-SA"/>
              </w:rPr>
              <w:t>="Top"</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="/MmmUI;component/Images/name.jpg" /&gt;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="300"</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="Sign In"</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="loginBtn"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="Teachers"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="TeacherBtn"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="TeacherBtn_Click"</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="False"&gt;&lt;/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="Students"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="StudentsBtn"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="StudentsBtn_Click"</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="False"&gt;&lt;/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="Admission"</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="admissionBtn"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w:t>
            </w:r>
            <w:r>
              <w:rPr>
                <w:rFonts w:ascii="Consolas" w:hAnsi="Consolas" w:cs="Consolas"/>
                <w:color w:val="FF0000"/>
                <w:sz w:val="19"/>
                <w:szCs w:val="19"/>
                <w:lang w:bidi="ar-SA"/>
              </w:rPr>
              <w:lastRenderedPageBreak/>
              <w:t>MainBtnStyle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="admissionBtn_Click"</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="False"&gt;&lt;/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="Attendance"</w:t>
            </w:r>
            <w:r>
              <w:rPr>
                <w:rFonts w:ascii="Consolas" w:hAnsi="Consolas" w:cs="Consolas"/>
                <w:sz w:val="19"/>
                <w:szCs w:val="19"/>
                <w:lang w:bidi="ar-SA"/>
              </w:rPr>
              <w:t xml:space="preserve"> </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="AttendanceBtn"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="Attendance_Click"</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="False"&gt;&lt;/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="Settings"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="settingsBtn"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="settingsBtn_Click"</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="False"&gt;&lt;/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="Notice"</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="noticeBtn"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="noticeBtn_Click"</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="False"&gt;&lt;/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="Help"</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="helpBtn"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="helpBtn_Click"</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="False"&gt;&lt;/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="Sign Out"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="logoutBtn"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Visibility</w:t>
            </w:r>
            <w:r>
              <w:rPr>
                <w:rFonts w:ascii="Consolas" w:hAnsi="Consolas" w:cs="Consolas"/>
                <w:color w:val="0000FF"/>
                <w:sz w:val="19"/>
                <w:szCs w:val="19"/>
                <w:lang w:bidi="ar-SA"/>
              </w:rPr>
              <w:t>="Collapsed"</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="logoutBtn_Click"&gt;&lt;/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="mainUniGrid"</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="#FFC08E5D"&gt;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="loginDP"&gt;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Image</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="schoolImage"</w:t>
            </w:r>
            <w:r>
              <w:rPr>
                <w:rFonts w:ascii="Consolas" w:hAnsi="Consolas" w:cs="Consolas"/>
                <w:sz w:val="19"/>
                <w:szCs w:val="19"/>
                <w:lang w:bidi="ar-SA"/>
              </w:rPr>
              <w:t xml:space="preserve"> </w:t>
            </w:r>
            <w:r>
              <w:rPr>
                <w:rFonts w:ascii="Consolas" w:hAnsi="Consolas" w:cs="Consolas"/>
                <w:color w:val="FF0000"/>
                <w:sz w:val="19"/>
                <w:szCs w:val="19"/>
                <w:lang w:bidi="ar-SA"/>
              </w:rPr>
              <w:t xml:space="preserve"> StretchDirection</w:t>
            </w:r>
            <w:r>
              <w:rPr>
                <w:rFonts w:ascii="Consolas" w:hAnsi="Consolas" w:cs="Consolas"/>
                <w:color w:val="0000FF"/>
                <w:sz w:val="19"/>
                <w:szCs w:val="19"/>
                <w:lang w:bidi="ar-SA"/>
              </w:rPr>
              <w:t>="Both"</w:t>
            </w:r>
            <w:r>
              <w:rPr>
                <w:rFonts w:ascii="Consolas" w:hAnsi="Consolas" w:cs="Consolas"/>
                <w:color w:val="FF0000"/>
                <w:sz w:val="19"/>
                <w:szCs w:val="19"/>
                <w:lang w:bidi="ar-SA"/>
              </w:rPr>
              <w:t xml:space="preserve"> Stretch</w:t>
            </w:r>
            <w:r>
              <w:rPr>
                <w:rFonts w:ascii="Consolas" w:hAnsi="Consolas" w:cs="Consolas"/>
                <w:color w:val="0000FF"/>
                <w:sz w:val="19"/>
                <w:szCs w:val="19"/>
                <w:lang w:bidi="ar-SA"/>
              </w:rPr>
              <w:t>="Uniform"</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="Stretch"</w:t>
            </w:r>
            <w:r>
              <w:rPr>
                <w:rFonts w:ascii="Consolas" w:hAnsi="Consolas" w:cs="Consolas"/>
                <w:color w:val="FF0000"/>
                <w:sz w:val="19"/>
                <w:szCs w:val="19"/>
                <w:lang w:bidi="ar-SA"/>
              </w:rPr>
              <w:t xml:space="preserve"> VerticalAlignment</w:t>
            </w:r>
            <w:r>
              <w:rPr>
                <w:rFonts w:ascii="Consolas" w:hAnsi="Consolas" w:cs="Consolas"/>
                <w:color w:val="0000FF"/>
                <w:sz w:val="19"/>
                <w:szCs w:val="19"/>
                <w:lang w:bidi="ar-SA"/>
              </w:rPr>
              <w:t>="Top"</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="/MmmUI;component/Images/banner1.jpg"</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="340"</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="1000"/&gt;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="4"&gt;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labelStyle</w:t>
            </w:r>
            <w:r>
              <w:rPr>
                <w:rFonts w:ascii="Consolas" w:hAnsi="Consolas" w:cs="Consolas"/>
                <w:color w:val="0000FF"/>
                <w:sz w:val="19"/>
                <w:szCs w:val="19"/>
                <w:lang w:bidi="ar-SA"/>
              </w:rPr>
              <w:t>}" &gt;</w:t>
            </w:r>
            <w:r>
              <w:rPr>
                <w:rFonts w:ascii="Consolas" w:hAnsi="Consolas" w:cs="Consolas"/>
                <w:color w:val="A31515"/>
                <w:sz w:val="19"/>
                <w:szCs w:val="19"/>
                <w:lang w:bidi="ar-SA"/>
              </w:rPr>
              <w:t>User Name</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w:t>
            </w:r>
            <w:r>
              <w:rPr>
                <w:rFonts w:ascii="Consolas" w:hAnsi="Consolas" w:cs="Consolas"/>
                <w:sz w:val="19"/>
                <w:szCs w:val="19"/>
                <w:lang w:bidi="ar-SA"/>
              </w:rPr>
              <w:t xml:space="preserve"> </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="userNameTxtbox"</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textboxStyle</w:t>
            </w:r>
            <w:r>
              <w:rPr>
                <w:rFonts w:ascii="Consolas" w:hAnsi="Consolas" w:cs="Consolas"/>
                <w:color w:val="0000FF"/>
                <w:sz w:val="19"/>
                <w:szCs w:val="19"/>
                <w:lang w:bidi="ar-SA"/>
              </w:rPr>
              <w:t>}" &gt;&lt;/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labelStyle</w:t>
            </w:r>
            <w:r>
              <w:rPr>
                <w:rFonts w:ascii="Consolas" w:hAnsi="Consolas" w:cs="Consolas"/>
                <w:color w:val="0000FF"/>
                <w:sz w:val="19"/>
                <w:szCs w:val="19"/>
                <w:lang w:bidi="ar-SA"/>
              </w:rPr>
              <w:t>}" &gt;</w:t>
            </w:r>
            <w:r>
              <w:rPr>
                <w:rFonts w:ascii="Consolas" w:hAnsi="Consolas" w:cs="Consolas"/>
                <w:color w:val="A31515"/>
                <w:sz w:val="19"/>
                <w:szCs w:val="19"/>
                <w:lang w:bidi="ar-SA"/>
              </w:rPr>
              <w:t>User Type</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ComboBox</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="userTypeCombobox"</w:t>
            </w:r>
            <w:r>
              <w:rPr>
                <w:rFonts w:ascii="Consolas" w:hAnsi="Consolas" w:cs="Consolas"/>
                <w:color w:val="FF0000"/>
                <w:sz w:val="19"/>
                <w:szCs w:val="19"/>
                <w:lang w:bidi="ar-SA"/>
              </w:rPr>
              <w:t xml:space="preserve"> IsEditable</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SelectedIndex</w:t>
            </w:r>
            <w:r>
              <w:rPr>
                <w:rFonts w:ascii="Consolas" w:hAnsi="Consolas" w:cs="Consolas"/>
                <w:color w:val="0000FF"/>
                <w:sz w:val="19"/>
                <w:szCs w:val="19"/>
                <w:lang w:bidi="ar-SA"/>
              </w:rPr>
              <w:t>="2"</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="Left" &gt;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ComboBoxItem</w:t>
            </w:r>
            <w:r>
              <w:rPr>
                <w:rFonts w:ascii="Consolas" w:hAnsi="Consolas" w:cs="Consolas"/>
                <w:color w:val="0000FF"/>
                <w:sz w:val="19"/>
                <w:szCs w:val="19"/>
                <w:lang w:bidi="ar-SA"/>
              </w:rPr>
              <w:t>&gt;</w:t>
            </w:r>
            <w:r>
              <w:rPr>
                <w:rFonts w:ascii="Consolas" w:hAnsi="Consolas" w:cs="Consolas"/>
                <w:color w:val="A31515"/>
                <w:sz w:val="19"/>
                <w:szCs w:val="19"/>
                <w:lang w:bidi="ar-SA"/>
              </w:rPr>
              <w:t>Admin</w:t>
            </w:r>
            <w:r>
              <w:rPr>
                <w:rFonts w:ascii="Consolas" w:hAnsi="Consolas" w:cs="Consolas"/>
                <w:color w:val="0000FF"/>
                <w:sz w:val="19"/>
                <w:szCs w:val="19"/>
                <w:lang w:bidi="ar-SA"/>
              </w:rPr>
              <w:t>&lt;/</w:t>
            </w:r>
            <w:r>
              <w:rPr>
                <w:rFonts w:ascii="Consolas" w:hAnsi="Consolas" w:cs="Consolas"/>
                <w:color w:val="A31515"/>
                <w:sz w:val="19"/>
                <w:szCs w:val="19"/>
                <w:lang w:bidi="ar-SA"/>
              </w:rPr>
              <w:t>ComboBoxItem</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ComboBoxItem</w:t>
            </w:r>
            <w:r>
              <w:rPr>
                <w:rFonts w:ascii="Consolas" w:hAnsi="Consolas" w:cs="Consolas"/>
                <w:color w:val="0000FF"/>
                <w:sz w:val="19"/>
                <w:szCs w:val="19"/>
                <w:lang w:bidi="ar-SA"/>
              </w:rPr>
              <w:t>&gt;</w:t>
            </w:r>
            <w:r>
              <w:rPr>
                <w:rFonts w:ascii="Consolas" w:hAnsi="Consolas" w:cs="Consolas"/>
                <w:color w:val="A31515"/>
                <w:sz w:val="19"/>
                <w:szCs w:val="19"/>
                <w:lang w:bidi="ar-SA"/>
              </w:rPr>
              <w:t>Faculty</w:t>
            </w:r>
            <w:r>
              <w:rPr>
                <w:rFonts w:ascii="Consolas" w:hAnsi="Consolas" w:cs="Consolas"/>
                <w:color w:val="0000FF"/>
                <w:sz w:val="19"/>
                <w:szCs w:val="19"/>
                <w:lang w:bidi="ar-SA"/>
              </w:rPr>
              <w:t>&lt;/</w:t>
            </w:r>
            <w:r>
              <w:rPr>
                <w:rFonts w:ascii="Consolas" w:hAnsi="Consolas" w:cs="Consolas"/>
                <w:color w:val="A31515"/>
                <w:sz w:val="19"/>
                <w:szCs w:val="19"/>
                <w:lang w:bidi="ar-SA"/>
              </w:rPr>
              <w:t>ComboBoxItem</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ComboBoxItem</w:t>
            </w:r>
            <w:r>
              <w:rPr>
                <w:rFonts w:ascii="Consolas" w:hAnsi="Consolas" w:cs="Consolas"/>
                <w:color w:val="0000FF"/>
                <w:sz w:val="19"/>
                <w:szCs w:val="19"/>
                <w:lang w:bidi="ar-SA"/>
              </w:rPr>
              <w:t>&gt;</w:t>
            </w:r>
            <w:r>
              <w:rPr>
                <w:rFonts w:ascii="Consolas" w:hAnsi="Consolas" w:cs="Consolas"/>
                <w:color w:val="A31515"/>
                <w:sz w:val="19"/>
                <w:szCs w:val="19"/>
                <w:lang w:bidi="ar-SA"/>
              </w:rPr>
              <w:t>Stuff</w:t>
            </w:r>
            <w:r>
              <w:rPr>
                <w:rFonts w:ascii="Consolas" w:hAnsi="Consolas" w:cs="Consolas"/>
                <w:color w:val="0000FF"/>
                <w:sz w:val="19"/>
                <w:szCs w:val="19"/>
                <w:lang w:bidi="ar-SA"/>
              </w:rPr>
              <w:t>&lt;/</w:t>
            </w:r>
            <w:r>
              <w:rPr>
                <w:rFonts w:ascii="Consolas" w:hAnsi="Consolas" w:cs="Consolas"/>
                <w:color w:val="A31515"/>
                <w:sz w:val="19"/>
                <w:szCs w:val="19"/>
                <w:lang w:bidi="ar-SA"/>
              </w:rPr>
              <w:t>ComboBoxItem</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ComboBox</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labelStyle</w:t>
            </w:r>
            <w:r>
              <w:rPr>
                <w:rFonts w:ascii="Consolas" w:hAnsi="Consolas" w:cs="Consolas"/>
                <w:color w:val="0000FF"/>
                <w:sz w:val="19"/>
                <w:szCs w:val="19"/>
                <w:lang w:bidi="ar-SA"/>
              </w:rPr>
              <w:t>}"&gt;</w:t>
            </w:r>
            <w:r>
              <w:rPr>
                <w:rFonts w:ascii="Consolas" w:hAnsi="Consolas" w:cs="Consolas"/>
                <w:color w:val="A31515"/>
                <w:sz w:val="19"/>
                <w:szCs w:val="19"/>
                <w:lang w:bidi="ar-SA"/>
              </w:rPr>
              <w:t>Enter Password</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PasswordBox</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="passwordBox"</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passwordboxStyle</w:t>
            </w:r>
            <w:r>
              <w:rPr>
                <w:rFonts w:ascii="Consolas" w:hAnsi="Consolas" w:cs="Consolas"/>
                <w:color w:val="0000FF"/>
                <w:sz w:val="19"/>
                <w:szCs w:val="19"/>
                <w:lang w:bidi="ar-SA"/>
              </w:rPr>
              <w:t>}"&gt;&lt;/</w:t>
            </w:r>
            <w:r>
              <w:rPr>
                <w:rFonts w:ascii="Consolas" w:hAnsi="Consolas" w:cs="Consolas"/>
                <w:color w:val="A31515"/>
                <w:sz w:val="19"/>
                <w:szCs w:val="19"/>
                <w:lang w:bidi="ar-SA"/>
              </w:rPr>
              <w:t>PasswordBox</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="resetBtn"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="2"&gt;</w:t>
            </w:r>
            <w:r>
              <w:rPr>
                <w:rFonts w:ascii="Consolas" w:hAnsi="Consolas" w:cs="Consolas"/>
                <w:color w:val="A31515"/>
                <w:sz w:val="19"/>
                <w:szCs w:val="19"/>
                <w:lang w:bidi="ar-SA"/>
              </w:rPr>
              <w:t>Reset</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="dologinBtn"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MainBtnStyle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="2"</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="dologinBtn_Click"&gt;</w:t>
            </w:r>
            <w:r>
              <w:rPr>
                <w:rFonts w:ascii="Consolas" w:hAnsi="Consolas" w:cs="Consolas"/>
                <w:color w:val="A31515"/>
                <w:sz w:val="19"/>
                <w:szCs w:val="19"/>
                <w:lang w:bidi="ar-SA"/>
              </w:rPr>
              <w:t>Sign In</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&lt;!--&lt;TabControl Name="controlsTab" DockPanel.Dock="Bottom" TabStripPlacement="Bottom" Background="#37000000" &gt;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 Name="homeTab" &gt;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&lt;Image &gt;&lt;/Image&gt;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 Name="loginTab"&gt;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&lt;UniformGrid Columns="2"&gt;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&lt;Label  &gt;User Name&lt;/Label&gt;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&lt;TextBox  Name="userNameTxtbox"  &gt;&lt;/TextBox&gt;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&lt;Label   &gt;User Type&lt;/Label&gt;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lastRenderedPageBreak/>
              <w:t xml:space="preserve">                    &lt;ComboBox Name="userTypeCombobox" &gt;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&lt;ComboBoxItem&gt;User&lt;/ComboBoxItem&gt;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&lt;ComboBoxItem&gt;Manager&lt;/ComboBoxItem&gt;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&lt;ComboBoxItem&gt;Owner&lt;/ComboBoxItem&gt;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&lt;/ComboBox&gt;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&lt;Label  &gt;Enter Password&lt;/Label&gt;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&lt;PasswordBox Name="passwordBox"  Margin="10"  Height="60" VerticalContentAlignment="Center"&gt;&lt;/PasswordBox&gt;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Name="dologoutBtn" IsEnabled="False" Margin="10"   &gt;Sign Out&lt;/Button&gt;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Name="dologinBtn" Margin="10" &gt;Sign In&lt;/Button&gt;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&lt;/UniformGrid&gt;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 Name="empTab"&gt;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&lt;UniformGrid&gt;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Name="addEmployeeBtn" Content="Add Employee"    &gt;&lt;/Button&gt;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Name="viewEmployeeBtn"   &gt;View Employee&lt;/Button&gt;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Name="editEmployeeBtn"   &gt;Edit Employee&lt;/Button&gt;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Name="closeEmpBtn"   &gt;Close&lt;/Button&gt;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&lt;/UniformGrid&gt;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 Name="StudentssTab"&gt;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&lt;UniformGrid&gt;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Name="addStudentssBtn"    &gt;Add Studentss&lt;/Button&gt;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Name="viewStudentssBtn"    &gt;View Studentss&lt;/Button&gt;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Name="editStudentssBtn"    &gt;Edit Studentss&lt;/Button&gt;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Name="closeStudentssBtn"  &gt;Close&lt;/Button&gt;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&lt;/UniformGrid&gt;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 Name="clientsTab"&gt;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&lt;UniformGrid&gt;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Name="addClientsBtn"   &gt;Add Clients&lt;/Button&gt;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Name="viewClientsBtn"   &gt;View Clients&lt;/Button&gt;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Name="editClientsBtn"   &gt;Edit Clients&lt;/Button&gt;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&lt;Button Name="closeClientsBtn"  &gt;Close&lt;/Button&gt;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&lt;/UniformGrid&gt;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&lt;/TabItem&gt;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8000"/>
                <w:sz w:val="19"/>
                <w:szCs w:val="19"/>
                <w:lang w:bidi="ar-SA"/>
              </w:rPr>
              <w:t xml:space="preserve">        &lt;/TabControl&gt;--&gt;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612B40" w:rsidRP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tc>
      </w:tr>
      <w:tr w:rsidR="00612B40" w:rsidTr="00612B40">
        <w:tc>
          <w:tcPr>
            <w:tcW w:w="9576" w:type="dxa"/>
          </w:tcPr>
          <w:p w:rsidR="00612B40" w:rsidRDefault="00612B40" w:rsidP="00612B40">
            <w:r>
              <w:rPr>
                <w:rFonts w:ascii="Consolas" w:hAnsi="Consolas" w:cs="Consolas"/>
                <w:color w:val="008000"/>
                <w:sz w:val="19"/>
                <w:szCs w:val="19"/>
                <w:lang w:bidi="ar-SA"/>
              </w:rPr>
              <w:lastRenderedPageBreak/>
              <w:t>MainWindow.xaml.cs</w:t>
            </w:r>
          </w:p>
        </w:tc>
      </w:tr>
      <w:tr w:rsidR="00612B40" w:rsidTr="00612B40">
        <w:tc>
          <w:tcPr>
            <w:tcW w:w="9576" w:type="dxa"/>
          </w:tcPr>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System.Collections.Generic;</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System.Linq;</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System.Text;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System.Windows.Controls;</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System.Windows.Data;</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System.Windows.Documents;</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System.Windows.Input;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System.Windows.Media;</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System.Windows.Media.Imaging;</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System.Windows.Navigation;</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System.Windows.Shapes;</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lastRenderedPageBreak/>
              <w:t>namespace</w:t>
            </w:r>
            <w:r>
              <w:rPr>
                <w:rFonts w:ascii="Consolas" w:hAnsi="Consolas" w:cs="Consolas"/>
                <w:sz w:val="19"/>
                <w:szCs w:val="19"/>
                <w:lang w:bidi="ar-SA"/>
              </w:rPr>
              <w:t xml:space="preserve"> SMSUI</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Interaction logic for MainWindow.xaml</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MainWindow</w:t>
            </w:r>
            <w:r>
              <w:rPr>
                <w:rFonts w:ascii="Consolas" w:hAnsi="Consolas" w:cs="Consolas"/>
                <w:sz w:val="19"/>
                <w:szCs w:val="19"/>
                <w:lang w:bidi="ar-SA"/>
              </w:rPr>
              <w:t xml:space="preserve"> : </w:t>
            </w:r>
            <w:r>
              <w:rPr>
                <w:rFonts w:ascii="Consolas" w:hAnsi="Consolas" w:cs="Consolas"/>
                <w:color w:val="2B91AF"/>
                <w:sz w:val="19"/>
                <w:szCs w:val="19"/>
                <w:lang w:bidi="ar-SA"/>
              </w:rPr>
              <w:t>Window</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MainWindow()</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InitializeComponent();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TeacherBtn_Click(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SMSUI.</w:t>
            </w:r>
            <w:r>
              <w:rPr>
                <w:rFonts w:ascii="Consolas" w:hAnsi="Consolas" w:cs="Consolas"/>
                <w:color w:val="2B91AF"/>
                <w:sz w:val="19"/>
                <w:szCs w:val="19"/>
                <w:lang w:bidi="ar-SA"/>
              </w:rPr>
              <w:t>Teacher</w:t>
            </w:r>
            <w:r>
              <w:rPr>
                <w:rFonts w:ascii="Consolas" w:hAnsi="Consolas" w:cs="Consolas"/>
                <w:sz w:val="19"/>
                <w:szCs w:val="19"/>
                <w:lang w:bidi="ar-SA"/>
              </w:rPr>
              <w:t xml:space="preserve"> Teacherobj = </w:t>
            </w:r>
            <w:r>
              <w:rPr>
                <w:rFonts w:ascii="Consolas" w:hAnsi="Consolas" w:cs="Consolas"/>
                <w:color w:val="0000FF"/>
                <w:sz w:val="19"/>
                <w:szCs w:val="19"/>
                <w:lang w:bidi="ar-SA"/>
              </w:rPr>
              <w:t>new</w:t>
            </w:r>
            <w:r>
              <w:rPr>
                <w:rFonts w:ascii="Consolas" w:hAnsi="Consolas" w:cs="Consolas"/>
                <w:sz w:val="19"/>
                <w:szCs w:val="19"/>
                <w:lang w:bidi="ar-SA"/>
              </w:rPr>
              <w:t xml:space="preserve"> SMSUI.</w:t>
            </w:r>
            <w:r>
              <w:rPr>
                <w:rFonts w:ascii="Consolas" w:hAnsi="Consolas" w:cs="Consolas"/>
                <w:color w:val="2B91AF"/>
                <w:sz w:val="19"/>
                <w:szCs w:val="19"/>
                <w:lang w:bidi="ar-SA"/>
              </w:rPr>
              <w:t>Teacher</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mainUniGrid.Children.Add(Teacherobj);</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StudentsBtn_Click(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SMSUI.</w:t>
            </w:r>
            <w:r>
              <w:rPr>
                <w:rFonts w:ascii="Consolas" w:hAnsi="Consolas" w:cs="Consolas"/>
                <w:color w:val="2B91AF"/>
                <w:sz w:val="19"/>
                <w:szCs w:val="19"/>
                <w:lang w:bidi="ar-SA"/>
              </w:rPr>
              <w:t>Student</w:t>
            </w:r>
            <w:r>
              <w:rPr>
                <w:rFonts w:ascii="Consolas" w:hAnsi="Consolas" w:cs="Consolas"/>
                <w:sz w:val="19"/>
                <w:szCs w:val="19"/>
                <w:lang w:bidi="ar-SA"/>
              </w:rPr>
              <w:t xml:space="preserve"> Studentobj = </w:t>
            </w:r>
            <w:r>
              <w:rPr>
                <w:rFonts w:ascii="Consolas" w:hAnsi="Consolas" w:cs="Consolas"/>
                <w:color w:val="0000FF"/>
                <w:sz w:val="19"/>
                <w:szCs w:val="19"/>
                <w:lang w:bidi="ar-SA"/>
              </w:rPr>
              <w:t>new</w:t>
            </w:r>
            <w:r>
              <w:rPr>
                <w:rFonts w:ascii="Consolas" w:hAnsi="Consolas" w:cs="Consolas"/>
                <w:sz w:val="19"/>
                <w:szCs w:val="19"/>
                <w:lang w:bidi="ar-SA"/>
              </w:rPr>
              <w:t xml:space="preserve"> SMSUI.</w:t>
            </w:r>
            <w:r>
              <w:rPr>
                <w:rFonts w:ascii="Consolas" w:hAnsi="Consolas" w:cs="Consolas"/>
                <w:color w:val="2B91AF"/>
                <w:sz w:val="19"/>
                <w:szCs w:val="19"/>
                <w:lang w:bidi="ar-SA"/>
              </w:rPr>
              <w:t>Student</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mainUniGrid.Children.Add(Studentobj);</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Attendance_Click(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SMSUI.</w:t>
            </w:r>
            <w:r>
              <w:rPr>
                <w:rFonts w:ascii="Consolas" w:hAnsi="Consolas" w:cs="Consolas"/>
                <w:color w:val="2B91AF"/>
                <w:sz w:val="19"/>
                <w:szCs w:val="19"/>
                <w:lang w:bidi="ar-SA"/>
              </w:rPr>
              <w:t>Attendance</w:t>
            </w:r>
            <w:r>
              <w:rPr>
                <w:rFonts w:ascii="Consolas" w:hAnsi="Consolas" w:cs="Consolas"/>
                <w:sz w:val="19"/>
                <w:szCs w:val="19"/>
                <w:lang w:bidi="ar-SA"/>
              </w:rPr>
              <w:t xml:space="preserve"> Attendanceobj = </w:t>
            </w:r>
            <w:r>
              <w:rPr>
                <w:rFonts w:ascii="Consolas" w:hAnsi="Consolas" w:cs="Consolas"/>
                <w:color w:val="0000FF"/>
                <w:sz w:val="19"/>
                <w:szCs w:val="19"/>
                <w:lang w:bidi="ar-SA"/>
              </w:rPr>
              <w:t>new</w:t>
            </w:r>
            <w:r>
              <w:rPr>
                <w:rFonts w:ascii="Consolas" w:hAnsi="Consolas" w:cs="Consolas"/>
                <w:sz w:val="19"/>
                <w:szCs w:val="19"/>
                <w:lang w:bidi="ar-SA"/>
              </w:rPr>
              <w:t xml:space="preserve"> SMSUI.</w:t>
            </w:r>
            <w:r>
              <w:rPr>
                <w:rFonts w:ascii="Consolas" w:hAnsi="Consolas" w:cs="Consolas"/>
                <w:color w:val="2B91AF"/>
                <w:sz w:val="19"/>
                <w:szCs w:val="19"/>
                <w:lang w:bidi="ar-SA"/>
              </w:rPr>
              <w:t>Attendance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mainUniGrid.Children.Add(Attendanceobj);</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admissionBtn_Click(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SMSUI.</w:t>
            </w:r>
            <w:r>
              <w:rPr>
                <w:rFonts w:ascii="Consolas" w:hAnsi="Consolas" w:cs="Consolas"/>
                <w:color w:val="2B91AF"/>
                <w:sz w:val="19"/>
                <w:szCs w:val="19"/>
                <w:lang w:bidi="ar-SA"/>
              </w:rPr>
              <w:t>AdmissionForm</w:t>
            </w:r>
            <w:r>
              <w:rPr>
                <w:rFonts w:ascii="Consolas" w:hAnsi="Consolas" w:cs="Consolas"/>
                <w:sz w:val="19"/>
                <w:szCs w:val="19"/>
                <w:lang w:bidi="ar-SA"/>
              </w:rPr>
              <w:t xml:space="preserve"> AdmissionFormobj = </w:t>
            </w:r>
            <w:r>
              <w:rPr>
                <w:rFonts w:ascii="Consolas" w:hAnsi="Consolas" w:cs="Consolas"/>
                <w:color w:val="0000FF"/>
                <w:sz w:val="19"/>
                <w:szCs w:val="19"/>
                <w:lang w:bidi="ar-SA"/>
              </w:rPr>
              <w:t>new</w:t>
            </w:r>
            <w:r>
              <w:rPr>
                <w:rFonts w:ascii="Consolas" w:hAnsi="Consolas" w:cs="Consolas"/>
                <w:sz w:val="19"/>
                <w:szCs w:val="19"/>
                <w:lang w:bidi="ar-SA"/>
              </w:rPr>
              <w:t xml:space="preserve"> SMSUI.</w:t>
            </w:r>
            <w:r>
              <w:rPr>
                <w:rFonts w:ascii="Consolas" w:hAnsi="Consolas" w:cs="Consolas"/>
                <w:color w:val="2B91AF"/>
                <w:sz w:val="19"/>
                <w:szCs w:val="19"/>
                <w:lang w:bidi="ar-SA"/>
              </w:rPr>
              <w:t>AdmissionForm</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mainUniGrid.Children.Add(AdmissionFormobj);</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settingsBtn_Click(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SMSUI.</w:t>
            </w:r>
            <w:r>
              <w:rPr>
                <w:rFonts w:ascii="Consolas" w:hAnsi="Consolas" w:cs="Consolas"/>
                <w:color w:val="2B91AF"/>
                <w:sz w:val="19"/>
                <w:szCs w:val="19"/>
                <w:lang w:bidi="ar-SA"/>
              </w:rPr>
              <w:t>Settings</w:t>
            </w:r>
            <w:r>
              <w:rPr>
                <w:rFonts w:ascii="Consolas" w:hAnsi="Consolas" w:cs="Consolas"/>
                <w:sz w:val="19"/>
                <w:szCs w:val="19"/>
                <w:lang w:bidi="ar-SA"/>
              </w:rPr>
              <w:t xml:space="preserve"> Settingsobj = </w:t>
            </w:r>
            <w:r>
              <w:rPr>
                <w:rFonts w:ascii="Consolas" w:hAnsi="Consolas" w:cs="Consolas"/>
                <w:color w:val="0000FF"/>
                <w:sz w:val="19"/>
                <w:szCs w:val="19"/>
                <w:lang w:bidi="ar-SA"/>
              </w:rPr>
              <w:t>new</w:t>
            </w:r>
            <w:r>
              <w:rPr>
                <w:rFonts w:ascii="Consolas" w:hAnsi="Consolas" w:cs="Consolas"/>
                <w:sz w:val="19"/>
                <w:szCs w:val="19"/>
                <w:lang w:bidi="ar-SA"/>
              </w:rPr>
              <w:t xml:space="preserve"> SMSUI.</w:t>
            </w:r>
            <w:r>
              <w:rPr>
                <w:rFonts w:ascii="Consolas" w:hAnsi="Consolas" w:cs="Consolas"/>
                <w:color w:val="2B91AF"/>
                <w:sz w:val="19"/>
                <w:szCs w:val="19"/>
                <w:lang w:bidi="ar-SA"/>
              </w:rPr>
              <w:t>Settings</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mainUniGrid.Children.Add(Settingsobj);</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helpBtn_Click(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SMSUI.</w:t>
            </w:r>
            <w:r>
              <w:rPr>
                <w:rFonts w:ascii="Consolas" w:hAnsi="Consolas" w:cs="Consolas"/>
                <w:color w:val="2B91AF"/>
                <w:sz w:val="19"/>
                <w:szCs w:val="19"/>
                <w:lang w:bidi="ar-SA"/>
              </w:rPr>
              <w:t>Help</w:t>
            </w:r>
            <w:r>
              <w:rPr>
                <w:rFonts w:ascii="Consolas" w:hAnsi="Consolas" w:cs="Consolas"/>
                <w:sz w:val="19"/>
                <w:szCs w:val="19"/>
                <w:lang w:bidi="ar-SA"/>
              </w:rPr>
              <w:t xml:space="preserve"> Helpobj = </w:t>
            </w:r>
            <w:r>
              <w:rPr>
                <w:rFonts w:ascii="Consolas" w:hAnsi="Consolas" w:cs="Consolas"/>
                <w:color w:val="0000FF"/>
                <w:sz w:val="19"/>
                <w:szCs w:val="19"/>
                <w:lang w:bidi="ar-SA"/>
              </w:rPr>
              <w:t>new</w:t>
            </w:r>
            <w:r>
              <w:rPr>
                <w:rFonts w:ascii="Consolas" w:hAnsi="Consolas" w:cs="Consolas"/>
                <w:sz w:val="19"/>
                <w:szCs w:val="19"/>
                <w:lang w:bidi="ar-SA"/>
              </w:rPr>
              <w:t xml:space="preserve"> SMSUI.</w:t>
            </w:r>
            <w:r>
              <w:rPr>
                <w:rFonts w:ascii="Consolas" w:hAnsi="Consolas" w:cs="Consolas"/>
                <w:color w:val="2B91AF"/>
                <w:sz w:val="19"/>
                <w:szCs w:val="19"/>
                <w:lang w:bidi="ar-SA"/>
              </w:rPr>
              <w:t>Help</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mainUniGrid.Children.Add(Helpobj);</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closeBtn_Click(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this</w:t>
            </w:r>
            <w:r>
              <w:rPr>
                <w:rFonts w:ascii="Consolas" w:hAnsi="Consolas" w:cs="Consolas"/>
                <w:sz w:val="19"/>
                <w:szCs w:val="19"/>
                <w:lang w:bidi="ar-SA"/>
              </w:rPr>
              <w:t>.Close();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noticeBtn_Click(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SMSUI.</w:t>
            </w:r>
            <w:r>
              <w:rPr>
                <w:rFonts w:ascii="Consolas" w:hAnsi="Consolas" w:cs="Consolas"/>
                <w:color w:val="2B91AF"/>
                <w:sz w:val="19"/>
                <w:szCs w:val="19"/>
                <w:lang w:bidi="ar-SA"/>
              </w:rPr>
              <w:t>Notice</w:t>
            </w:r>
            <w:r>
              <w:rPr>
                <w:rFonts w:ascii="Consolas" w:hAnsi="Consolas" w:cs="Consolas"/>
                <w:sz w:val="19"/>
                <w:szCs w:val="19"/>
                <w:lang w:bidi="ar-SA"/>
              </w:rPr>
              <w:t xml:space="preserve"> Noticeobj = </w:t>
            </w:r>
            <w:r>
              <w:rPr>
                <w:rFonts w:ascii="Consolas" w:hAnsi="Consolas" w:cs="Consolas"/>
                <w:color w:val="0000FF"/>
                <w:sz w:val="19"/>
                <w:szCs w:val="19"/>
                <w:lang w:bidi="ar-SA"/>
              </w:rPr>
              <w:t>new</w:t>
            </w:r>
            <w:r>
              <w:rPr>
                <w:rFonts w:ascii="Consolas" w:hAnsi="Consolas" w:cs="Consolas"/>
                <w:sz w:val="19"/>
                <w:szCs w:val="19"/>
                <w:lang w:bidi="ar-SA"/>
              </w:rPr>
              <w:t xml:space="preserve"> SMSUI.</w:t>
            </w:r>
            <w:r>
              <w:rPr>
                <w:rFonts w:ascii="Consolas" w:hAnsi="Consolas" w:cs="Consolas"/>
                <w:color w:val="2B91AF"/>
                <w:sz w:val="19"/>
                <w:szCs w:val="19"/>
                <w:lang w:bidi="ar-SA"/>
              </w:rPr>
              <w:t>Notice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mainUniGrid.Children.Add(Noticeobj);</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dologinBtn_Click(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(userNameTxtbox.Text.Equals(</w:t>
            </w:r>
            <w:r>
              <w:rPr>
                <w:rFonts w:ascii="Consolas" w:hAnsi="Consolas" w:cs="Consolas"/>
                <w:color w:val="A31515"/>
                <w:sz w:val="19"/>
                <w:szCs w:val="19"/>
                <w:lang w:bidi="ar-SA"/>
              </w:rPr>
              <w:t>"1"</w:t>
            </w:r>
            <w:r>
              <w:rPr>
                <w:rFonts w:ascii="Consolas" w:hAnsi="Consolas" w:cs="Consolas"/>
                <w:sz w:val="19"/>
                <w:szCs w:val="19"/>
                <w:lang w:bidi="ar-SA"/>
              </w:rPr>
              <w:t>) &amp;&amp; userNameTxtbox.Text.Equals(</w:t>
            </w:r>
            <w:r>
              <w:rPr>
                <w:rFonts w:ascii="Consolas" w:hAnsi="Consolas" w:cs="Consolas"/>
                <w:color w:val="A31515"/>
                <w:sz w:val="19"/>
                <w:szCs w:val="19"/>
                <w:lang w:bidi="ar-SA"/>
              </w:rPr>
              <w:t>"1"</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TeacherBtn.IsEnabled = </w:t>
            </w:r>
            <w:r>
              <w:rPr>
                <w:rFonts w:ascii="Consolas" w:hAnsi="Consolas" w:cs="Consolas"/>
                <w:color w:val="0000FF"/>
                <w:sz w:val="19"/>
                <w:szCs w:val="19"/>
                <w:lang w:bidi="ar-SA"/>
              </w:rPr>
              <w:t>true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StudentsBtn.IsEnabled = </w:t>
            </w:r>
            <w:r>
              <w:rPr>
                <w:rFonts w:ascii="Consolas" w:hAnsi="Consolas" w:cs="Consolas"/>
                <w:color w:val="0000FF"/>
                <w:sz w:val="19"/>
                <w:szCs w:val="19"/>
                <w:lang w:bidi="ar-SA"/>
              </w:rPr>
              <w:t>true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admissionBtn.IsEnabled = </w:t>
            </w:r>
            <w:r>
              <w:rPr>
                <w:rFonts w:ascii="Consolas" w:hAnsi="Consolas" w:cs="Consolas"/>
                <w:color w:val="0000FF"/>
                <w:sz w:val="19"/>
                <w:szCs w:val="19"/>
                <w:lang w:bidi="ar-SA"/>
              </w:rPr>
              <w:t>true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AttendanceBtn.IsEnabled = </w:t>
            </w:r>
            <w:r>
              <w:rPr>
                <w:rFonts w:ascii="Consolas" w:hAnsi="Consolas" w:cs="Consolas"/>
                <w:color w:val="0000FF"/>
                <w:sz w:val="19"/>
                <w:szCs w:val="19"/>
                <w:lang w:bidi="ar-SA"/>
              </w:rPr>
              <w:t>true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settingsBtn.IsEnabled = </w:t>
            </w:r>
            <w:r>
              <w:rPr>
                <w:rFonts w:ascii="Consolas" w:hAnsi="Consolas" w:cs="Consolas"/>
                <w:color w:val="0000FF"/>
                <w:sz w:val="19"/>
                <w:szCs w:val="19"/>
                <w:lang w:bidi="ar-SA"/>
              </w:rPr>
              <w:t>true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noticeBtn.IsEnabled = </w:t>
            </w:r>
            <w:r>
              <w:rPr>
                <w:rFonts w:ascii="Consolas" w:hAnsi="Consolas" w:cs="Consolas"/>
                <w:color w:val="0000FF"/>
                <w:sz w:val="19"/>
                <w:szCs w:val="19"/>
                <w:lang w:bidi="ar-SA"/>
              </w:rPr>
              <w:t>true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helpBtn.IsEnabled = </w:t>
            </w:r>
            <w:r>
              <w:rPr>
                <w:rFonts w:ascii="Consolas" w:hAnsi="Consolas" w:cs="Consolas"/>
                <w:color w:val="0000FF"/>
                <w:sz w:val="19"/>
                <w:szCs w:val="19"/>
                <w:lang w:bidi="ar-SA"/>
              </w:rPr>
              <w:t>true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logoutBtn.Visibility = </w:t>
            </w:r>
            <w:r>
              <w:rPr>
                <w:rFonts w:ascii="Consolas" w:hAnsi="Consolas" w:cs="Consolas"/>
                <w:color w:val="2B91AF"/>
                <w:sz w:val="19"/>
                <w:szCs w:val="19"/>
                <w:lang w:bidi="ar-SA"/>
              </w:rPr>
              <w:t>Visibility</w:t>
            </w:r>
            <w:r>
              <w:rPr>
                <w:rFonts w:ascii="Consolas" w:hAnsi="Consolas" w:cs="Consolas"/>
                <w:sz w:val="19"/>
                <w:szCs w:val="19"/>
                <w:lang w:bidi="ar-SA"/>
              </w:rPr>
              <w:t>.Visible;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loginBtn.Visibility = </w:t>
            </w:r>
            <w:r>
              <w:rPr>
                <w:rFonts w:ascii="Consolas" w:hAnsi="Consolas" w:cs="Consolas"/>
                <w:color w:val="2B91AF"/>
                <w:sz w:val="19"/>
                <w:szCs w:val="19"/>
                <w:lang w:bidi="ar-SA"/>
              </w:rPr>
              <w:t>Visibility</w:t>
            </w:r>
            <w:r>
              <w:rPr>
                <w:rFonts w:ascii="Consolas" w:hAnsi="Consolas" w:cs="Consolas"/>
                <w:sz w:val="19"/>
                <w:szCs w:val="19"/>
                <w:lang w:bidi="ar-SA"/>
              </w:rPr>
              <w:t>.Collapsed;</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SMSUI.</w:t>
            </w:r>
            <w:r>
              <w:rPr>
                <w:rFonts w:ascii="Consolas" w:hAnsi="Consolas" w:cs="Consolas"/>
                <w:color w:val="2B91AF"/>
                <w:sz w:val="19"/>
                <w:szCs w:val="19"/>
                <w:lang w:bidi="ar-SA"/>
              </w:rPr>
              <w:t>Attendance</w:t>
            </w:r>
            <w:r>
              <w:rPr>
                <w:rFonts w:ascii="Consolas" w:hAnsi="Consolas" w:cs="Consolas"/>
                <w:sz w:val="19"/>
                <w:szCs w:val="19"/>
                <w:lang w:bidi="ar-SA"/>
              </w:rPr>
              <w:t xml:space="preserve"> Attendanceobj = </w:t>
            </w:r>
            <w:r>
              <w:rPr>
                <w:rFonts w:ascii="Consolas" w:hAnsi="Consolas" w:cs="Consolas"/>
                <w:color w:val="0000FF"/>
                <w:sz w:val="19"/>
                <w:szCs w:val="19"/>
                <w:lang w:bidi="ar-SA"/>
              </w:rPr>
              <w:t>new</w:t>
            </w:r>
            <w:r>
              <w:rPr>
                <w:rFonts w:ascii="Consolas" w:hAnsi="Consolas" w:cs="Consolas"/>
                <w:sz w:val="19"/>
                <w:szCs w:val="19"/>
                <w:lang w:bidi="ar-SA"/>
              </w:rPr>
              <w:t xml:space="preserve"> SMSUI.</w:t>
            </w:r>
            <w:r>
              <w:rPr>
                <w:rFonts w:ascii="Consolas" w:hAnsi="Consolas" w:cs="Consolas"/>
                <w:color w:val="2B91AF"/>
                <w:sz w:val="19"/>
                <w:szCs w:val="19"/>
                <w:lang w:bidi="ar-SA"/>
              </w:rPr>
              <w:t>Attendance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mainUniGrid.Children.Add(Attendanceobj);</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userNameTxtbox.Text = </w:t>
            </w:r>
            <w:r>
              <w:rPr>
                <w:rFonts w:ascii="Consolas" w:hAnsi="Consolas" w:cs="Consolas"/>
                <w:color w:val="A31515"/>
                <w:sz w:val="19"/>
                <w:szCs w:val="19"/>
                <w:lang w:bidi="ar-SA"/>
              </w:rPr>
              <w:t>""</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userNameTxtbox.Text =</w:t>
            </w:r>
            <w:r>
              <w:rPr>
                <w:rFonts w:ascii="Consolas" w:hAnsi="Consolas" w:cs="Consolas"/>
                <w:color w:val="A31515"/>
                <w:sz w:val="19"/>
                <w:szCs w:val="19"/>
                <w:lang w:bidi="ar-SA"/>
              </w:rPr>
              <w:t>""</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else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MessageBox</w:t>
            </w:r>
            <w:r>
              <w:rPr>
                <w:rFonts w:ascii="Consolas" w:hAnsi="Consolas" w:cs="Consolas"/>
                <w:sz w:val="19"/>
                <w:szCs w:val="19"/>
                <w:lang w:bidi="ar-SA"/>
              </w:rPr>
              <w:t>.Show(</w:t>
            </w:r>
            <w:r>
              <w:rPr>
                <w:rFonts w:ascii="Consolas" w:hAnsi="Consolas" w:cs="Consolas"/>
                <w:color w:val="A31515"/>
                <w:sz w:val="19"/>
                <w:szCs w:val="19"/>
                <w:lang w:bidi="ar-SA"/>
              </w:rPr>
              <w:t>"Enter correct Info"</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logoutBtn_Click(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TeacherBtn.IsEnabled = </w:t>
            </w:r>
            <w:r>
              <w:rPr>
                <w:rFonts w:ascii="Consolas" w:hAnsi="Consolas" w:cs="Consolas"/>
                <w:color w:val="0000FF"/>
                <w:sz w:val="19"/>
                <w:szCs w:val="19"/>
                <w:lang w:bidi="ar-SA"/>
              </w:rPr>
              <w:t>false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StudentsBtn.IsEnabled = </w:t>
            </w:r>
            <w:r>
              <w:rPr>
                <w:rFonts w:ascii="Consolas" w:hAnsi="Consolas" w:cs="Consolas"/>
                <w:color w:val="0000FF"/>
                <w:sz w:val="19"/>
                <w:szCs w:val="19"/>
                <w:lang w:bidi="ar-SA"/>
              </w:rPr>
              <w:t>false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admissionBtn.IsEnabled = </w:t>
            </w:r>
            <w:r>
              <w:rPr>
                <w:rFonts w:ascii="Consolas" w:hAnsi="Consolas" w:cs="Consolas"/>
                <w:color w:val="0000FF"/>
                <w:sz w:val="19"/>
                <w:szCs w:val="19"/>
                <w:lang w:bidi="ar-SA"/>
              </w:rPr>
              <w:t>false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AttendanceBtn.IsEnabled = </w:t>
            </w:r>
            <w:r>
              <w:rPr>
                <w:rFonts w:ascii="Consolas" w:hAnsi="Consolas" w:cs="Consolas"/>
                <w:color w:val="0000FF"/>
                <w:sz w:val="19"/>
                <w:szCs w:val="19"/>
                <w:lang w:bidi="ar-SA"/>
              </w:rPr>
              <w:t>false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settingsBtn.IsEnabled = </w:t>
            </w:r>
            <w:r>
              <w:rPr>
                <w:rFonts w:ascii="Consolas" w:hAnsi="Consolas" w:cs="Consolas"/>
                <w:color w:val="0000FF"/>
                <w:sz w:val="19"/>
                <w:szCs w:val="19"/>
                <w:lang w:bidi="ar-SA"/>
              </w:rPr>
              <w:t>false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noticeBtn.IsEnabled = </w:t>
            </w:r>
            <w:r>
              <w:rPr>
                <w:rFonts w:ascii="Consolas" w:hAnsi="Consolas" w:cs="Consolas"/>
                <w:color w:val="0000FF"/>
                <w:sz w:val="19"/>
                <w:szCs w:val="19"/>
                <w:lang w:bidi="ar-SA"/>
              </w:rPr>
              <w:t>false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helpBtn.IsEnabled = </w:t>
            </w:r>
            <w:r>
              <w:rPr>
                <w:rFonts w:ascii="Consolas" w:hAnsi="Consolas" w:cs="Consolas"/>
                <w:color w:val="0000FF"/>
                <w:sz w:val="19"/>
                <w:szCs w:val="19"/>
                <w:lang w:bidi="ar-SA"/>
              </w:rPr>
              <w:t>false</w:t>
            </w: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loginBtn.Visibility = </w:t>
            </w:r>
            <w:r>
              <w:rPr>
                <w:rFonts w:ascii="Consolas" w:hAnsi="Consolas" w:cs="Consolas"/>
                <w:color w:val="2B91AF"/>
                <w:sz w:val="19"/>
                <w:szCs w:val="19"/>
                <w:lang w:bidi="ar-SA"/>
              </w:rPr>
              <w:t>Visibility</w:t>
            </w:r>
            <w:r>
              <w:rPr>
                <w:rFonts w:ascii="Consolas" w:hAnsi="Consolas" w:cs="Consolas"/>
                <w:sz w:val="19"/>
                <w:szCs w:val="19"/>
                <w:lang w:bidi="ar-SA"/>
              </w:rPr>
              <w:t>.Visible;</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logoutBtn.Visibility = </w:t>
            </w:r>
            <w:r>
              <w:rPr>
                <w:rFonts w:ascii="Consolas" w:hAnsi="Consolas" w:cs="Consolas"/>
                <w:color w:val="2B91AF"/>
                <w:sz w:val="19"/>
                <w:szCs w:val="19"/>
                <w:lang w:bidi="ar-SA"/>
              </w:rPr>
              <w:t>Visibility</w:t>
            </w:r>
            <w:r>
              <w:rPr>
                <w:rFonts w:ascii="Consolas" w:hAnsi="Consolas" w:cs="Consolas"/>
                <w:sz w:val="19"/>
                <w:szCs w:val="19"/>
                <w:lang w:bidi="ar-SA"/>
              </w:rPr>
              <w:t>.Collapsed;</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mainUniGrid.Children.Clear();</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mainUniGrid.Children.Add(loginDP);</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612B40" w:rsidRDefault="00612B40" w:rsidP="00612B40">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w:t>
            </w:r>
          </w:p>
          <w:p w:rsidR="00612B40" w:rsidRDefault="00612B40" w:rsidP="00612B40">
            <w:pPr>
              <w:autoSpaceDE w:val="0"/>
              <w:autoSpaceDN w:val="0"/>
              <w:adjustRightInd w:val="0"/>
              <w:spacing w:before="0"/>
              <w:rPr>
                <w:rFonts w:ascii="Consolas" w:hAnsi="Consolas" w:cs="Consolas"/>
                <w:sz w:val="19"/>
                <w:szCs w:val="19"/>
                <w:lang w:bidi="ar-SA"/>
              </w:rPr>
            </w:pPr>
          </w:p>
          <w:p w:rsidR="00612B40" w:rsidRDefault="00612B40" w:rsidP="00612B40"/>
        </w:tc>
      </w:tr>
    </w:tbl>
    <w:p w:rsidR="00612B40" w:rsidRPr="00612B40" w:rsidRDefault="00612B40" w:rsidP="00612B40"/>
    <w:p w:rsidR="002D42EE" w:rsidRPr="002D42EE" w:rsidRDefault="002D42EE" w:rsidP="002D42EE"/>
    <w:p w:rsidR="002D42EE" w:rsidRDefault="002D42EE" w:rsidP="002D42EE">
      <w:pPr>
        <w:pStyle w:val="Heading4"/>
      </w:pPr>
      <w:r>
        <w:t>java</w:t>
      </w:r>
    </w:p>
    <w:tbl>
      <w:tblPr>
        <w:tblStyle w:val="TableGrid"/>
        <w:tblW w:w="0" w:type="auto"/>
        <w:tblLook w:val="04A0" w:firstRow="1" w:lastRow="0" w:firstColumn="1" w:lastColumn="0" w:noHBand="0" w:noVBand="1"/>
      </w:tblPr>
      <w:tblGrid>
        <w:gridCol w:w="9576"/>
      </w:tblGrid>
      <w:tr w:rsidR="00612B40" w:rsidTr="00612B40">
        <w:tc>
          <w:tcPr>
            <w:tcW w:w="9576" w:type="dxa"/>
          </w:tcPr>
          <w:p w:rsidR="00612B40" w:rsidRDefault="00612B40" w:rsidP="002D42EE">
            <w:r>
              <w:rPr>
                <w:rFonts w:ascii="Courier New" w:hAnsi="Courier New" w:cs="Courier New"/>
                <w:sz w:val="22"/>
                <w:szCs w:val="22"/>
                <w:lang w:bidi="ar-SA"/>
              </w:rPr>
              <w:t>SmsGUI.java</w:t>
            </w:r>
          </w:p>
        </w:tc>
      </w:tr>
      <w:tr w:rsidR="00612B40" w:rsidTr="00612B40">
        <w:tc>
          <w:tcPr>
            <w:tcW w:w="9576" w:type="dxa"/>
          </w:tcPr>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/*//GEN-FIRST:event_admBtnActionPerformed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 change this template, choose Tools | Templates//GEN-LAST:event_admBtnActionPerformed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roofErr w:type="gramStart"/>
            <w:r>
              <w:rPr>
                <w:rFonts w:ascii="Courier New" w:hAnsi="Courier New" w:cs="Courier New"/>
                <w:sz w:val="22"/>
                <w:szCs w:val="22"/>
                <w:lang w:bidi="ar-SA"/>
              </w:rPr>
              <w:t>and</w:t>
            </w:r>
            <w:proofErr w:type="gramEnd"/>
            <w:r>
              <w:rPr>
                <w:rFonts w:ascii="Courier New" w:hAnsi="Courier New" w:cs="Courier New"/>
                <w:sz w:val="22"/>
                <w:szCs w:val="22"/>
                <w:lang w:bidi="ar-SA"/>
              </w:rPr>
              <w:t xml:space="preserve"> open the template in the editor.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package my.sms;</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import java.awt.Color;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import java.awt.GraphicsDevice;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import static java.awt.GraphicsDevice.WindowTranslucency.TRANSLUCENT;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import java.awt.GraphicsEnvironment;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import java.awt.GridBagLayout;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import javax.swing.JDialog;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import javax.swing.JOptionPane;</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@author ibm</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public class SmsGUI extends javax.swing.JFrame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Creates new form SmsGUI</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SmsGUI()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super("SmsGUI");</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setLayout(new GridBagLayout());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setSize(300,200);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setLocationRelativeTo(null);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setUndecorated(true);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getContentPane().setBackground(Color.GRAY);</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initComponents();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 This method is called from within the constructor to initialize the form.</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WARNING: Do NOT modify this code. The content of this method is always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regenerated by the Form Editor.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@SuppressWarnings("unchecked")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&lt;editor-fold defaultstate="collapsed" desc="Generated Code"&gt;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initComponents()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loginPanel = new javax.swing.JPanel();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jPasswordField1 = new javax.swing.JPasswordField();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jButton1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 = new javax.swing.JPanel();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jLabel2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activityPanel = new javax.swing.JPanel();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stdtBtn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fclBtn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crsBtn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exitBtn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admBtn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libBtn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lveBtn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accBtn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java.util.ResourceBundle bundle = java.util.ResourceBundle.getBundle("my/sms/Bundle");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jLabel1.setText(bundle.getString("SmsGUI.jLabel1.text")); // NOI18N</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setDefaultCloseOperation(javax.swing.WindowConstants.EXIT_ON_CLOSE);</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loginPanel.setBackground(new java.awt.Color(204, 0,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loginPanel.setBorder(javax.swing.BorderFactory.createTitledBorder(bundle.getString("SmsGUI.loginPanel.border.title"))); // NOI18N</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jLabel3.setText(bundle.getString("SmsGUI.jLabel3.text")); // NOI18N</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jTextField1.setText(bundle.getString("SmsGUI.jTextField1.text"));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@Override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jLabel4.setText(bundle.getString("SmsGUI.jLabel4.text")); // NOI18N</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jPasswordField1.setText(bundle.getString("SmsGUI.jPasswordField1.text")); // NOI18N</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jButton1.setText(bundle.getString("SmsGUI.jButton1.text")); // NOI18N</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org.jdesktop.layout.GroupLayout loginPanelLayout = new org.jdesktop.layout.GroupLayout(loginPanel);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loginPanel.setLayout(loginPanelLayout);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loginPanelLayout.setHorizontalGroup(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loginPanelLayout.createParallelGroup(org.jdesktop.layout.GroupLayout.LEADING)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.add(loginPanelLayout.createSequentialGroup()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.add(35, 35, 35)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.add(loginPanelLayout.createParallelGroup(org.jdesktop.layout.GroupLayout.LEADING, false)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.add(jLabel3, org.jdesktop.layout.GroupLayout.DEFAULT_SIZE,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.add(jLabel4, org.jdesktop.layout.GroupLayout.DEFAULT_SIZE,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.addPreferredGap(org.jdesktop.layout.LayoutStyle.UNRELATED)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.add(loginPanelLayout.createParallelGroup(org.jdesktop.layout.GroupLayout.LEADING, false)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.add(jTextField1)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.add(jPasswordField1, org.jdesktop.layout.GroupLayout.DEFAULT_SIZE, 149,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.add(18, 18, 18)</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.add(jButton1, org.jdesktop.layout.GroupLayout.DEFAULT_SIZE, 61,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.addContainerGap())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loginPanelLayout.setVerticalGroup(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loginPanelLayout.createParallelGroup(org.jdesktop.layout.GroupLayout.LEADING)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.add(loginPanelLayout.createSequentialGroup()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.add(loginPanelLayout.createParallelGroup(org.jdesktop.layout.GroupLayout.BASELINE)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.add(jTextField1, org.jdesktop.layout.GroupLayout.PREFERRED_SIZE, org.jdesktop.layout.GroupLayout.DEFAULT_SIZE,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.add(jLabel3))</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.addPreferredGap(org.jdesktop.layout.LayoutStyle.UNRELATED)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.add(loginPanelLayout.createParallelGroup(org.jdesktop.layout.GroupLayout.BASELINE)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.add(jLabel4)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.add(jPasswordField1, org.jdesktop.layout.GroupLayout.PREFERRED_SIZE, org.jdesktop.layout.GroupLayout.DEFAULT_SIZE,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.add(jButton1, org.jdesktop.layout.GroupLayout.PREFERRED_SIZE, 23,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.add(0, 4,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logoPanel.setBackground(new java.awt.Color(255, 0, 51));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logoPanel.setBorder(javax.swing.BorderFactory.createLineBorder(new java.awt.Color(0,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logoPanel.setPreferredSize(new java.awt.Dimension(127, 54));</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jLabel2.setHorizontalAlignment(javax.swing.SwingConstants.CENTER);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jLabel2.setIcon(new javax.swing.ImageIcon(getClass().getResource("/my/sms/technicise.logo.png")));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jLabel2.setText(bundle.getString("SmsGUI.jLabel2.text"));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jLabel2.setMaximumSize(new java.awt.Dimension(127, 54));</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org.jdesktop.layout.GroupLayout logoPanelLayout = new org.jdesktop.layout.GroupLayout(logoPanel);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logoPanel.setLayout(logoPanelLayout);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logoPanelLayout.setHorizontalGroup(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.add(logoPanelLayout.createSequentialGroup()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.add(jLabel2, org.jdesktop.layout.GroupLayout.PREFERRED_SIZE, 126,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.add(0, 0,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logoPanelLayout.setVerticalGroup(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logoPanelLayout.createParallelGroup(org.jdesktop.layout.GroupLayout.LEADING)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.add(jLabel2, org.jdesktop.layout.GroupLayout.DEFAULT_SIZE,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stdtBtn.setText(bundle.getString("SmsGUI.stdtBtn.text"));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stdtBtn.addActionListener(new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@Override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stdtBtnActionPerformed(evt);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fclBtn.setText(bundle.getString("SmsGUI.fclBtn.text"));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fclBtn.addActionListener(new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fclBtnActionPerformed(evt);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crsBtn.setText(bundle.getString("SmsGUI.crsBtn.text"));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crsBtn.addActionListener(new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crsBtnActionPerformed(evt);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exitBtn.setText(bundle.getString("SmsGUI.exitBtn.text"));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exitBtn.addActionListener(new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exitBtnActionPerformed(evt);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admBtn.setText(bundle.getString("SmsGUI.admBtn.text")); // </w:t>
            </w:r>
            <w:r>
              <w:rPr>
                <w:rFonts w:ascii="Courier New" w:hAnsi="Courier New" w:cs="Courier New"/>
                <w:sz w:val="22"/>
                <w:szCs w:val="22"/>
                <w:lang w:bidi="ar-SA"/>
              </w:rPr>
              <w:lastRenderedPageBreak/>
              <w:t>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admBtn.addActionListener(new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admBtnActionPerformed(evt);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libBtn.setText(bundle.getString("SmsGUI.libBtn.text"));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libBtn.addActionListener(new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libBtnActionPerformed(evt);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lveBtn.setText(bundle.getString("SmsGUI.lveBtn.text"));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lveBtn.addActionListener(new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lveBtnActionPerformed(evt);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accBtn.setText(bundle.getString("SmsGUI.accBtn.text"));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accBtn.addActionListener(new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accBtnActionPerformed(evt);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org.jdesktop.layout.GroupLayout activityPanelLayout = new org.jdesktop.layout.GroupLayout(activityPanel);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activityPanel.setLayout(activityPanelLayout);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activityPanelLayout.setHorizontalGroup(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activityPanelLayout.createParallelGroup(org.jdesktop.layout.GroupLayout.LEADING)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.addContainerGap()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.add(libBtn, org.jdesktop.layout.GroupLayout.PREFERRED_SIZE, 99,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.addPreferredGap(org.jdesktop.layout.LayoutStyle.RELATED,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.add(accBtn, org.jdesktop.layout.GroupLayout.PREFERRED_SIZE, 99,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.add(admBtn, org.jdesktop.layout.GroupLayout.PREFERRED_SIZE, 99,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.addPreferredGap(org.jdesktop.layout.LayoutStyle.RELATED,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.add(lveBtn, org.jdesktop.layout.GroupLayout.PREFERRED_SIZE, 99,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.add(org.jdesktop.layout.GroupLayout.TRAILING, activityPanelLayout.createSequentialGroup()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.add(121, 121, 121)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.add(activityPanelLayout.createParallelGroup(org.jdesktop.layout.GroupLayout.TRAILING)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.add(stdtBtn, org.jdesktop.layout.GroupLayout.PREFERRED_SIZE, 99,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.add(crsBtn, org.jdesktop.layout.GroupLayout.PREFERRED_SIZE, 99,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.add(18, 18,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.add(activityPanelLayout.createParallelGroup(org.jdesktop.layout.GroupLayout.LEADING, false)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.add(exitBtn, org.jdesktop.layout.GroupLayout.DEFAULT_SIZE, 99,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.add(fclBtn, org.jdesktop.layout.GroupLayout.DEFAULT_SIZE,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.add(111, 111, 111))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activityPanelLayout.setVerticalGroup(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activityPanelLayout.createParallelGroup(org.jdesktop.layout.GroupLayout.LEADING)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.addContainerGap()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.add(activityPanelLayout.createParallelGroup(org.jdesktop.layout.GroupLayout.BASELINE)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.add(stdtBtn, org.jdesktop.layout.GroupLayout.PREFERRED_SIZE, 40,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.add(fclBtn, org.jdesktop.layout.GroupLayout.PREFERRED_SIZE, 40,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.addPreferredGap(org.jdesktop.layout.LayoutStyle.UNRELATED)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.add(activityPanelLayout.createParallelGroup(org.jdesktop.layout.GroupLayout.BASELINE)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.add(admBtn, org.jdesktop.layout.GroupLayout.PREFERRED_SIZE, 40,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.add(lveBtn, org.jdesktop.layout.GroupLayout.PREFERRED_SIZE, 40,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.add(18, 18, 18)</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.add(activityPanelLayout.createParallelGroup(org.jdesktop.layout.GroupLayout.BASELINE)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.add(libBtn, org.jdesktop.layout.GroupLayout.PREFERRED_SIZE, 40,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.add(accBtn, org.jdesktop.layout.GroupLayout.PREFERRED_SIZE, 40,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.addPreferredGap(org.jdesktop.layout.LayoutStyle.RELATED,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.add(activityPanelLayout.createParallelGroup(org.jdesktop.layout.GroupLayout.BASELINE)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.add(crsBtn, org.jdesktop.layout.GroupLayout.PREFERRED_SIZE, 40,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.add(exitBtn, org.jdesktop.layout.GroupLayout.PREFERRED_SIZE, 40,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org.jdesktop.layout.GroupLayout layout = new org.jdesktop.layout.GroupLayout(getContentPane());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getContentPane().setLayout(layout);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layout.setHorizontalGroup(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.add(org.jdesktop.layout.GroupLayout.TRAILING, 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.addContainerGap()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.add(layout.createParallelGroup(org.jdesktop.layout.GroupLayout.TRAILING)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 </w:t>
            </w:r>
            <w:r>
              <w:rPr>
                <w:rFonts w:ascii="Courier New" w:hAnsi="Courier New" w:cs="Courier New"/>
                <w:sz w:val="22"/>
                <w:szCs w:val="22"/>
                <w:lang w:bidi="ar-SA"/>
              </w:rPr>
              <w:lastRenderedPageBreak/>
              <w:t>org.jdesktop.layout.GroupLayout.DEFAULT_SIZE,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.add(logoPanel, org.jdesktop.layout.GroupLayout.PREFERRED_SIZE, org.jdesktop.layout.GroupLayout.DEFAULT_SIZE, org.jdesktop.layout.GroupLayout.PREFERRED_SIZE)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.addPreferredGap(org.jdesktop.layout.LayoutStyle.RELATED)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.add(loginPanel, org.jdesktop.layout.GroupLayout.DEFAULT_SIZE,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.add(4, 4, 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.addContainerGap())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layout.setVerticalGroup(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layout.createParallelGroup(org.jdesktop.layout.GroupLayout.LEADING)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.addContainerGap()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.add(layout.createParallelGroup(org.jdesktop.layout.GroupLayout.LEADING, false)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.add(loginPanel, org.jdesktop.layout.GroupLayout.DEFAULT_SIZE,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.add(logoPanel, org.jdesktop.layout.GroupLayout.DEFAULT_SIZE, 56,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.addPreferredGap(org.jdesktop.layout.LayoutStyle.RELATED)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.add(activityPanel, org.jdesktop.layout.GroupLayout.DEFAULT_SIZE, org.jdesktop.layout.GroupLayout.DEFAULT_SIZE,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.addContainerGap())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pack();</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&lt;/editor-fold&gt;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stdtBtnActionPerformed(java.awt.event.ActionEvent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final JDialog bwin = new JDialog();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StudentWindow stdWindow = new StudentWindow();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bwin.add(stdWindow);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bwin.pack();</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private void crsBtnActionPerformed(java.awt.event.ActionEvent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final JDialog bwin = new JDialog();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CourseWindow crsWindow = new CourseWindow();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bwin.add(crsWindow);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bwin.pack();</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exitBtnActionPerformed(java.awt.event.ActionEvent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System.exit(1);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admBtnActionPerformed(java.awt.event.ActionEvent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final JDialog bwin = new JDialog();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AdmissionWindow admsnWindow = new AdmissionWindow();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bwin.add(admsnWindow);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bwin.pack();</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libBtnActionPerformed(java.awt.event.ActionEvent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JOptionPane optionPane = new JOptionPane("Is this what you need?", JOptionPane.QUESTION_MESSAGE,JOptionPane.YES_NO_OPTION);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JDialog dialog = optionPane.createDialog("Dialog");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dialog.setVisible(true);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lveBtnActionPerformed(java.awt.event.ActionEvent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final JDialog bwin = new JDialog();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LeaveWindow lveWindow = new LeaveWindow();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bwin.add(lveWindow);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bwin.pack();</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private void accBtnActionPerformed(java.awt.event.ActionEvent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final JDialog bwin = new JDialog();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AccountWindow accWindow = new AccountWindow();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bwin.add(accWindow);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bwin.pack();</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fclBtnActionPerformed(java.awt.event.ActionEvent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final JDialog bwin = new JDialog();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FacultyWindow fclWindow = new FacultyWindow();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bwin.add(fclWindow);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bwin.pack();</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bwin.setVisible(true);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jTextField1ActionPerformed(java.awt.event.ActionEvent evt) {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@param args the command line arguments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static void main(String args[])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Set the Nimbus look and feel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//&lt;editor-fold defaultstate="collapsed" desc=" Look and feel setting code (optional) "&gt;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If Nimbus (introduced in Java SE 6) is not available, stay with the default look and feel.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For details see http://download.oracle.com/javase/tutorial/uiswing/lookandfeel/plaf.html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GraphicsEnvironment ge = GraphicsEnvironment.getLocalGraphicsEnvironment();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GraphicsDevice gd = ge.getDefaultScreenDevice();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if (!gd.isWindowTranslucencySupported(TRANSLUCENT))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System.err.println("Translucency is not supported");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System.exit(0);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try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for (javax.swing.UIManager.LookAndFeelInfo info : javax.swing.UIManager.getInstalledLookAndFeels())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if ("Nimbus".equals(info.getName()))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javax.swing.UIManager.setLookAndFeel(info.getClassName());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break;</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catch (ClassNotFoundException | InstantiationException | IllegalAccessException | javax.swing.UnsupportedLookAndFeelException ex)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java.util.logging.Logger.getLogger(SmsGUI.class.getName()).log(java.util.logging.Level.SEVERE, null, ex);</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//&lt;/editor-fold&gt;</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Create and display the form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java.awt.EventQueue.invokeLater(new Runnable()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@Override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run()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new SmsGUI().setVisible(true);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SmsGUI tw = new SmsGUI();</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tw.setOpacity(0.80f);</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tw.setVisible(true);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Variables declaration - do not modify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accBtn;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javax.swing.JPanel activityPanel;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admBtn;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crsBtn;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exitBtn;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fclBtn;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jButton1;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jLabel2;</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jLabel3;</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javax.swing.JPasswordField jPasswordField1;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libBtn;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javax.swing.JPanel loginPanel;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javax.swing.JPanel logoPanel;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lveBtn;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stdtBtn;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End of variables declaration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w:t>
            </w:r>
          </w:p>
          <w:p w:rsidR="00612B40" w:rsidRDefault="00612B40" w:rsidP="002D42EE"/>
        </w:tc>
      </w:tr>
      <w:tr w:rsidR="00612B40" w:rsidTr="00612B40">
        <w:tc>
          <w:tcPr>
            <w:tcW w:w="9576" w:type="dxa"/>
          </w:tcPr>
          <w:p w:rsidR="00612B40" w:rsidRDefault="006F15A8" w:rsidP="002D42EE">
            <w:r>
              <w:rPr>
                <w:rFonts w:ascii="Courier New" w:hAnsi="Courier New" w:cs="Courier New"/>
                <w:sz w:val="22"/>
                <w:szCs w:val="22"/>
                <w:lang w:bidi="ar-SA"/>
              </w:rPr>
              <w:lastRenderedPageBreak/>
              <w:t>AdmissionWindow.java</w:t>
            </w:r>
          </w:p>
        </w:tc>
      </w:tr>
      <w:tr w:rsidR="00612B40" w:rsidTr="00612B40">
        <w:tc>
          <w:tcPr>
            <w:tcW w:w="9576" w:type="dxa"/>
          </w:tcPr>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 change this template, choose Tools | Templates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t>
            </w:r>
            <w:proofErr w:type="gramStart"/>
            <w:r>
              <w:rPr>
                <w:rFonts w:ascii="Courier New" w:hAnsi="Courier New" w:cs="Courier New"/>
                <w:sz w:val="22"/>
                <w:szCs w:val="22"/>
                <w:lang w:bidi="ar-SA"/>
              </w:rPr>
              <w:t>and</w:t>
            </w:r>
            <w:proofErr w:type="gramEnd"/>
            <w:r>
              <w:rPr>
                <w:rFonts w:ascii="Courier New" w:hAnsi="Courier New" w:cs="Courier New"/>
                <w:sz w:val="22"/>
                <w:szCs w:val="22"/>
                <w:lang w:bidi="ar-SA"/>
              </w:rPr>
              <w:t xml:space="preserve"> open the template in the editor.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package my.sms;</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@author PoYeS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public class AdmissionWindow extends javax.swing.JPanel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Creates new form AdmissionWindow</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AdmissionWindow()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initComponents();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This method is called from within the constructor to initialize the form.</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WARNING: Do NOT modify this code. The content of this method is always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regenerated by the Form Editor.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@SuppressWarnings("unchecked")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&lt;editor-fold defaultstate="collapsed" desc="Generated Code"&gt;//GEN-BEGIN:initComponents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initComponents()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jTextField3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jButton1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jButton2 = new javax.swing.JButton();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 = new javax.swing.JLabel();</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 = new javax.swing.JComboBox();</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jComboBox2 = new javax.swing.JComboBox();</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 = new javax.swing.JTextField();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 = new javax.swing.JComboBox();</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setBorder(javax.swing.BorderFactory.createTitledBorder("Admission"));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setMaximumSize(new java.awt.Dimension(250,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setOpaque(false);</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jLabel3.setText("Address");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jLabel3.setPreferredSize(new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jLabel4.setText("Contact Number");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jLabel4.setPreferredSize(new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jLabel5.setText("Father's Name");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jLabel5.setPreferredSize(new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jLabel6.setText("Mother's Name");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jLabel6.setPreferredSize(new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jTextField1.setText("Enter Your Name");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jTextField1ActionPerformed(evt);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jTextField2.setText("Enter Guardian Name");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jTextField2.setPreferredSize(new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jTextField3.setBackground(new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jTextField3.setFont(new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jTextField3.setForeground(new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jTextField3.setText("Provide Parmanent Address");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jTextField3.setToolTipText("");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jTextField3.setMaximumSize(new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jTextField3.setMinimumSize(new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jTextField3.setPreferredSize(new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jTextField5.setText("Last Examination Passed");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jTextField5.setPreferredSize(new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jTextField6.setText("Other Details");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jTextField6.setPreferredSize(new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jTextField4.setText("Contact Number");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jTextField4.setPreferredSize(new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jButton1.setBackground(new java.awt.Color(51, 51,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jButton1.setFont(new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jButton1.setForeground(new java.awt.Color(99, 51, 125));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jButton1.setText("Submit");</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jButton2.setBackground(new java.awt.Color(51, 51,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jButton2.setFont(new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jButton2.setForeground(new java.awt.Color(99, 51, 125));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jButton2.setText("Reset");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jButton2.addActionListener(new java.awt.event.ActionListener()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public void actionPerformed(java.awt.event.ActionEvent evt)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jButton2ActionPerformed(evt);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jLabel7.setText("Parent's Income Per Annum");</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jLabel7.setPreferredSize(new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jLabel8.setText("Initial Amount for Registration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jLabel8.setPreferredSize(new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jLabel9.setText("Parent's Qualification");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jLabel9.setPreferredSize(new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jLabel10.setBackground(new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jLabel10.setText("Form Submission Date");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jLabel10.setPreferredSize(new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jLabel11.setText("Student Assigned to Class");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jLabel11.setPreferredSize(new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jLabel12.setHorizontalAlignment(javax.swing.SwingConstants.CENTER);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jLabel12.setText("Student DOB");</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jLabel12.setAlignmentX(0.5);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jLabel12.setAlignmentY(0.5);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jLabel12.setHorizontalTextPosition(javax.swing.SwingConstants.CENTER);</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jLabel12.setMaximumSize(new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jLabel12.setMinimumSize(new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jLabel12.setPreferredSize(new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jComboBox1.setModel(new javax.swing.DefaultComboBoxModel(new String[] { "Below 2,00,000", "Below 3,00,000", "Below 4,00,000", </w:t>
            </w:r>
            <w:r>
              <w:rPr>
                <w:rFonts w:ascii="Courier New" w:hAnsi="Courier New" w:cs="Courier New"/>
                <w:sz w:val="22"/>
                <w:szCs w:val="22"/>
                <w:lang w:bidi="ar-SA"/>
              </w:rPr>
              <w:lastRenderedPageBreak/>
              <w:t>"Below 5,00,000", "Below 6,00,000", "Below 7,00,000", "Below 8,00,000", "Below 9,00,000", "Above 10,00,000"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jComboBox1.setPreferredSize(new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jComboBox2.setBackground(new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jComboBox2.setFont(new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jComboBox2.setForeground(new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jComboBox2.setModel(new javax.swing.DefaultComboBoxModel(new String[] { "Under Graduate", "Graduate", "MA", "M.SC", "M.COM", "MCA", "MBA", "B.Tech", "M.Tech"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jComboBox2.setToolTipText("");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jComboBox2.setMaximumSize(new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jComboBox2.setMinimumSize(new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jComboBox2.setPreferredSize(new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jTextField7.setText("Other Details");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jTextField7.setPreferredSize(new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jTextField8.setText("Other Details");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jTextField8.setPreferredSize(new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jTextField9.setFont(new java.awt.Font("Arial", 1, 14)); // 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jTextField9.setText("Other Details");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jTextField9.setPreferredSize(new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jComboBox3.setBackground(new java.awt.Color(0, 204, 204));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jComboBox3.setFont(new java.awt.Font("Arial", 1, 14)); // </w:t>
            </w:r>
            <w:r>
              <w:rPr>
                <w:rFonts w:ascii="Courier New" w:hAnsi="Courier New" w:cs="Courier New"/>
                <w:sz w:val="22"/>
                <w:szCs w:val="22"/>
                <w:lang w:bidi="ar-SA"/>
              </w:rPr>
              <w:lastRenderedPageBreak/>
              <w:t>NOI18N</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jComboBox3.setForeground(new java.awt.Color(204, 0, 255));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jComboBox3.setModel(new javax.swing.DefaultComboBoxModel(new String[] { "I", "II", "III", "IV", "V", "VI", "VII", "VIII", "IX", "X", "XI", "XII"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jComboBox3.setToolTipText("");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jComboBox3.setMaximumSize(new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jComboBox3.setMinimumSize(new java.awt.Dimension(300, 50));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jComboBox3.setPreferredSize(new java.awt.Dimension(300, 40));</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javax.swing.GroupLayout layout = new javax.swing.GroupLayout(this);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this.setLayout(layout);</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layout.setHorizontalGroup(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layout.createParallelGroup(javax.swing.GroupLayout.Alignment.LEADING)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.addGroup(layout.createSequentialGroup()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.addGroup(layout.createParallelGroup(javax.swing.GroupLayout.Alignment.LEADING)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.addGroup(layout.createSequentialGroup()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.addGap(1206, 1206, 1206)</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.addComponent(jLabel4,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.addGroup(layout.createSequentialGroup()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.addGap(932, 932, 932)</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.addComponent(jLabel3,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.addComponent(jLabel5,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.addComponent(jLabel6,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.addComponent(jTextField1,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.addComponent(jTextField2,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.addComponent(jTextField3,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.addComponent(jTextField5,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.addComponent(jTextField6,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.addComponent(jTextField4,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.addComponent(jButton1, javax.swing.GroupLayout.PREFERRED_SIZE, 300,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.addComponent(jButton2, javax.swing.GroupLayout.PREFERRED_SIZE, 300,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.addComponent(jLabel7,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.addComponent(jLabel8,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.addComponent(jLabel9,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.addComponent(jLabel10,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.addComponent(jLabel11, javax.swing.GroupLayout.PREFERRED_SIZE, </w:t>
            </w:r>
            <w:r>
              <w:rPr>
                <w:rFonts w:ascii="Courier New" w:hAnsi="Courier New" w:cs="Courier New"/>
                <w:sz w:val="22"/>
                <w:szCs w:val="22"/>
                <w:lang w:bidi="ar-SA"/>
              </w:rPr>
              <w:lastRenderedPageBreak/>
              <w:t>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.addComponent(jLabel12,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.addComponent(jComboBox1,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.addComponent(jComboBox2,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.addComponent(jTextField7,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.addComponent(jTextField8,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.addComponent(jTextField9,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.addComponent(jComboBox3, javax.swing.GroupLayout.PREFERRED_SIZE, javax.swing.GroupLayout.DEFAULT_SIZE,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layout.setVerticalGroup(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layout.createParallelGroup(javax.swing.GroupLayout.Alignment.LEADING)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.addGroup(layout.createSequentialGroup()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.addGroup(layout.createParallelGroup(javax.swing.GroupLayout.Alignment.LEADING)</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.addComponent(jLabel5,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.addComponent(jLabel6,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.addComponent(jTextField1,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.addComponent(jTextField2,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.addComponent(jTextField3,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.addComponent(jTextField5,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.addComponent(jTextField6,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.addComponent(jTextField4,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.addComponent(jButton1,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.addComponent(jButton2,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.addComponent(jLabel7,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.addComponent(jLabel8,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.addComponent(jLabel9,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.addComponent(jLabel10,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.addComponent(jLabel11,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.addComponent(jLabel12,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.addComponent(jComboBox1,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.addComponent(jComboBox2,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.addComponent(jTextField7,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.addComponent(jTextField8,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.addComponent(jTextField9,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.addComponent(jComboBox3,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.addGroup(layout.createSequentialGroup()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.addContainerGap()</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.addComponent(jLabel3,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.addGap(89, 89, 89)</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.addComponent(jLabel4, javax.swing.GroupLayout.PREFERRED_SIZE, 984, javax.swing.GroupLayout.PREFERRED_SIZE)))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.addGap(0, 0, Short.MAX_VALUE))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&lt;/editor-fold&gt;//GEN-END:initComponents</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jTextField1ActionPerformed(java.awt.event.ActionEvent evt) {//GEN-FIRST:event_jTextField1ActionPerformed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}//GEN-LAST:event_jTextField1ActionPerformed</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jButton2ActionPerformed(java.awt.event.ActionEvent evt) {//GEN-FIRST:event_jButton2ActionPerformed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TODO add your handling code here:</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}//GEN-LAST:event_jButton2ActionPerformed</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Variables declaration - do not modify//GEN-BEGIN:variables</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jButton1;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javax.swing.JButton jButton2;</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javax.swing.JComboBox jComboBox1;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javax.swing.JComboBox jComboBox2;</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javax.swing.JComboBox jComboBox3;</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jLabel10;</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jLabel11;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jLabel12;</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jLabel3;</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jLabel6;</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jLabel7;</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jLabel8;</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javax.swing.JLabel jLabel9;</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jTextField1;</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jTextField2;</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jTextField3;</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lastRenderedPageBreak/>
              <w:t xml:space="preserve">    private javax.swing.JTextField jTextField4;</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jTextField5;</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jTextField6;</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jTextField7;</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jTextField8;</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javax.swing.JTextField jTextField9;</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 End of variables declaration//GEN-END:variables</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setAlignmentX(double d)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throw new UnsupportedOperationException("Not yet implemented");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private void setAlignmentY(double d)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throw new UnsupportedOperationException("Not yet implemented");</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 xml:space="preserve">    }</w:t>
            </w:r>
          </w:p>
          <w:p w:rsidR="00612B40" w:rsidRDefault="00612B40" w:rsidP="00612B40">
            <w:pPr>
              <w:autoSpaceDE w:val="0"/>
              <w:autoSpaceDN w:val="0"/>
              <w:adjustRightInd w:val="0"/>
              <w:spacing w:before="0"/>
              <w:rPr>
                <w:rFonts w:ascii="Courier New" w:hAnsi="Courier New" w:cs="Courier New"/>
                <w:sz w:val="22"/>
                <w:szCs w:val="22"/>
                <w:lang w:bidi="ar-SA"/>
              </w:rPr>
            </w:pPr>
            <w:r>
              <w:rPr>
                <w:rFonts w:ascii="Courier New" w:hAnsi="Courier New" w:cs="Courier New"/>
                <w:sz w:val="22"/>
                <w:szCs w:val="22"/>
                <w:lang w:bidi="ar-SA"/>
              </w:rPr>
              <w:t>}</w:t>
            </w:r>
          </w:p>
          <w:p w:rsidR="00612B40" w:rsidRDefault="00612B40" w:rsidP="00612B40">
            <w:pPr>
              <w:autoSpaceDE w:val="0"/>
              <w:autoSpaceDN w:val="0"/>
              <w:adjustRightInd w:val="0"/>
              <w:spacing w:before="0"/>
              <w:rPr>
                <w:rFonts w:ascii="Courier New" w:hAnsi="Courier New" w:cs="Courier New"/>
                <w:sz w:val="22"/>
                <w:szCs w:val="22"/>
                <w:lang w:bidi="ar-SA"/>
              </w:rPr>
            </w:pPr>
          </w:p>
          <w:p w:rsidR="00612B40" w:rsidRDefault="00612B40" w:rsidP="002D42EE"/>
        </w:tc>
      </w:tr>
    </w:tbl>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firstRow="1" w:lastRow="0" w:firstColumn="1" w:lastColumn="0" w:noHBand="0" w:noVBand="1"/>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&lt;title&gt;SMSmob&lt;/title&gt;</w:t>
            </w:r>
          </w:p>
          <w:p w:rsidR="00612B40" w:rsidRDefault="00612B40" w:rsidP="00612B40">
            <w:r>
              <w:t xml:space="preserve">    &lt;link href="s40-theme/css/s40-theme.css" rel="stylesheet" type="text/css" /&gt;</w:t>
            </w:r>
          </w:p>
          <w:p w:rsidR="00612B40" w:rsidRDefault="00612B40" w:rsidP="00612B40">
            <w:r>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lastRenderedPageBreak/>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inline"&gt;&lt;h5&gt;School Management System&lt;/h5&gt;&lt;/div&gt;&lt;div class="refresh-icon inline"&gt;</w:t>
            </w:r>
          </w:p>
          <w:p w:rsidR="00612B40" w:rsidRDefault="00612B40" w:rsidP="00612B40">
            <w:r>
              <w:tab/>
              <w:t xml:space="preserve">        &lt;a onclick="refreshPageContent();"&gt;&lt;img alt="icon" src="s40-theme/images/refresh_40x40.png"/&gt;&lt;/a&gt;&lt;/div&gt;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lastRenderedPageBreak/>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w:t>
            </w:r>
            <w:r>
              <w:lastRenderedPageBreak/>
              <w:t>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lastRenderedPageBreak/>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lastRenderedPageBreak/>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45" w:name="_Toc346626354"/>
      <w:r>
        <w:t>COMMENTS AND DESCRIPTION OF CODING SEGMENTS</w:t>
      </w:r>
      <w:bookmarkEnd w:id="45"/>
    </w:p>
    <w:p w:rsidR="008923F9" w:rsidRDefault="008923F9" w:rsidP="008923F9">
      <w:pPr>
        <w:pStyle w:val="Heading4"/>
      </w:pPr>
      <w:r>
        <w:t xml:space="preserve">Code Commenting </w:t>
      </w:r>
    </w:p>
    <w:p w:rsidR="008923F9" w:rsidRDefault="008923F9" w:rsidP="00FC61FA">
      <w:pPr>
        <w:pStyle w:val="ListParagraph"/>
        <w:numPr>
          <w:ilvl w:val="0"/>
          <w:numId w:val="39"/>
        </w:numPr>
        <w:spacing w:before="0" w:line="288" w:lineRule="auto"/>
      </w:pPr>
      <w:r>
        <w:t xml:space="preserve">All comments have been written in the same language, </w:t>
      </w:r>
      <w:proofErr w:type="gramStart"/>
      <w:r>
        <w:t>be</w:t>
      </w:r>
      <w:proofErr w:type="gramEnd"/>
      <w:r>
        <w:t xml:space="preserve"> grammatically correct, and contain appropriate punctuation.</w:t>
      </w:r>
    </w:p>
    <w:p w:rsidR="008923F9" w:rsidRDefault="008923F9" w:rsidP="00FC61FA">
      <w:pPr>
        <w:pStyle w:val="ListParagraph"/>
        <w:numPr>
          <w:ilvl w:val="0"/>
          <w:numId w:val="39"/>
        </w:numPr>
        <w:spacing w:before="0" w:line="288" w:lineRule="auto"/>
      </w:pPr>
      <w:r>
        <w:t>Used // or /// but never /* … */</w:t>
      </w:r>
    </w:p>
    <w:p w:rsidR="008923F9" w:rsidRDefault="008923F9" w:rsidP="00FC61FA">
      <w:pPr>
        <w:pStyle w:val="ListParagraph"/>
        <w:numPr>
          <w:ilvl w:val="0"/>
          <w:numId w:val="39"/>
        </w:numPr>
        <w:spacing w:before="0" w:line="288" w:lineRule="auto"/>
      </w:pPr>
      <w:r>
        <w:t xml:space="preserve">Did not “flowerbox” comment </w:t>
      </w:r>
      <w:proofErr w:type="gramStart"/>
      <w:r>
        <w:t>blocks.</w:t>
      </w:r>
      <w:proofErr w:type="gramEnd"/>
      <w:r>
        <w:t xml:space="preserve">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FC61FA">
      <w:pPr>
        <w:pStyle w:val="ListParagraph"/>
        <w:numPr>
          <w:ilvl w:val="0"/>
          <w:numId w:val="39"/>
        </w:numPr>
        <w:spacing w:before="0" w:line="288" w:lineRule="auto"/>
      </w:pPr>
      <w:r>
        <w:t xml:space="preserve">Always </w:t>
      </w:r>
      <w:proofErr w:type="gramStart"/>
      <w:r>
        <w:t>Used</w:t>
      </w:r>
      <w:proofErr w:type="gramEnd"/>
      <w:r>
        <w:t xml:space="preserve"> inline-comments to explain assumptions, known issues, and algorithm insights. </w:t>
      </w:r>
    </w:p>
    <w:p w:rsidR="008923F9" w:rsidRDefault="008923F9" w:rsidP="00FC61FA">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FC61FA">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FC61FA">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t xml:space="preserve">// HACK: Temporary fix until able to refactor </w:t>
      </w:r>
    </w:p>
    <w:p w:rsidR="008923F9" w:rsidRDefault="008923F9" w:rsidP="00FC61FA">
      <w:pPr>
        <w:pStyle w:val="ListParagraph"/>
        <w:numPr>
          <w:ilvl w:val="0"/>
          <w:numId w:val="39"/>
        </w:numPr>
        <w:spacing w:before="0" w:line="288" w:lineRule="auto"/>
      </w:pPr>
      <w:r>
        <w:t xml:space="preserve">Always applied C# comment-blocks (///) to public, protected, and internal declarations. </w:t>
      </w:r>
    </w:p>
    <w:p w:rsidR="008923F9" w:rsidRDefault="008923F9" w:rsidP="00FC61FA">
      <w:pPr>
        <w:pStyle w:val="ListParagraph"/>
        <w:numPr>
          <w:ilvl w:val="0"/>
          <w:numId w:val="39"/>
        </w:numPr>
        <w:spacing w:before="0" w:line="288" w:lineRule="auto"/>
      </w:pPr>
      <w:r>
        <w:t xml:space="preserve">Only used C# comment-blocks for documenting the API. </w:t>
      </w:r>
    </w:p>
    <w:p w:rsidR="008923F9" w:rsidRDefault="008923F9" w:rsidP="00FC61FA">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FC61FA">
      <w:pPr>
        <w:pStyle w:val="ListParagraph"/>
        <w:numPr>
          <w:ilvl w:val="0"/>
          <w:numId w:val="39"/>
        </w:numPr>
        <w:spacing w:before="0" w:line="288" w:lineRule="auto"/>
      </w:pPr>
      <w:proofErr w:type="gramStart"/>
      <w:r>
        <w:t>sections</w:t>
      </w:r>
      <w:proofErr w:type="gramEnd"/>
      <w:r>
        <w:t xml:space="preserve"> where applicable. </w:t>
      </w:r>
    </w:p>
    <w:p w:rsidR="008923F9" w:rsidRDefault="008923F9" w:rsidP="00FC61FA">
      <w:pPr>
        <w:pStyle w:val="ListParagraph"/>
        <w:numPr>
          <w:ilvl w:val="0"/>
          <w:numId w:val="39"/>
        </w:numPr>
        <w:spacing w:before="0" w:line="288" w:lineRule="auto"/>
      </w:pPr>
      <w:r>
        <w:t xml:space="preserve">Included &lt;see cref=””/&gt; and &lt;seeAlso cref=””/&gt; where possible. </w:t>
      </w:r>
    </w:p>
    <w:p w:rsidR="008923F9" w:rsidRDefault="008923F9" w:rsidP="00FC61FA">
      <w:pPr>
        <w:pStyle w:val="ListParagraph"/>
        <w:numPr>
          <w:ilvl w:val="0"/>
          <w:numId w:val="39"/>
        </w:numPr>
        <w:spacing w:before="0" w:line="288" w:lineRule="auto"/>
      </w:pPr>
      <w:r>
        <w:lastRenderedPageBreak/>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w:t>
      </w:r>
      <w:proofErr w:type="gramStart"/>
      <w:r>
        <w:t>![</w:t>
      </w:r>
      <w:proofErr w:type="gramEnd"/>
      <w:r>
        <w: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w:t>
      </w:r>
      <w:proofErr w:type="gramStart"/>
      <w:r>
        <w:t>/ ]</w:t>
      </w:r>
      <w:proofErr w:type="gramEnd"/>
      <w:r>
        <w:t>]&gt;&lt;/code&gt;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6" w:name="_Toc351927623"/>
      <w:bookmarkStart w:id="47" w:name="_Toc351952550"/>
      <w:r w:rsidRPr="005D1E44">
        <w:t>Standardization of the coding</w:t>
      </w:r>
      <w:bookmarkEnd w:id="46"/>
      <w:bookmarkEnd w:id="47"/>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8923F9" w:rsidRPr="007F69DC" w:rsidRDefault="008923F9" w:rsidP="008923F9">
      <w:r w:rsidRPr="007F69DC">
        <w:t xml:space="preserve">The following sections describe the preferred way to implement C# source code in order to create readable, clear, and </w:t>
      </w:r>
    </w:p>
    <w:p w:rsidR="008923F9" w:rsidRDefault="008923F9" w:rsidP="008923F9">
      <w:proofErr w:type="gramStart"/>
      <w:r w:rsidRPr="007F69DC">
        <w:t>consistent</w:t>
      </w:r>
      <w:proofErr w:type="gramEnd"/>
      <w:r w:rsidRPr="007F69DC">
        <w:t xml:space="preserve">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FC61FA">
      <w:pPr>
        <w:pStyle w:val="ListParagraph"/>
        <w:numPr>
          <w:ilvl w:val="0"/>
          <w:numId w:val="40"/>
        </w:numPr>
        <w:spacing w:before="0" w:line="288" w:lineRule="auto"/>
      </w:pPr>
      <w:r w:rsidRPr="00F72505">
        <w:t xml:space="preserve">Never declared more than 1 namespace per file. </w:t>
      </w:r>
    </w:p>
    <w:p w:rsidR="008923F9" w:rsidRPr="00F72505" w:rsidRDefault="008923F9" w:rsidP="00FC61FA">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FC61FA">
      <w:pPr>
        <w:pStyle w:val="ListParagraph"/>
        <w:numPr>
          <w:ilvl w:val="0"/>
          <w:numId w:val="40"/>
        </w:numPr>
        <w:spacing w:before="0" w:line="288" w:lineRule="auto"/>
      </w:pPr>
      <w:r w:rsidRPr="00F72505">
        <w:t>Always placed curly bra</w:t>
      </w:r>
      <w:r>
        <w:t>SMS</w:t>
      </w:r>
      <w:r w:rsidRPr="00F72505">
        <w:t xml:space="preserve"> (</w:t>
      </w:r>
      <w:proofErr w:type="gramStart"/>
      <w:r w:rsidRPr="00F72505">
        <w:t>{ and</w:t>
      </w:r>
      <w:proofErr w:type="gramEnd"/>
      <w:r w:rsidRPr="00F72505">
        <w:t xml:space="preserve"> }) on a new line. </w:t>
      </w:r>
    </w:p>
    <w:p w:rsidR="008923F9" w:rsidRPr="00F72505" w:rsidRDefault="008923F9" w:rsidP="00FC61FA">
      <w:pPr>
        <w:pStyle w:val="ListParagraph"/>
        <w:numPr>
          <w:ilvl w:val="0"/>
          <w:numId w:val="40"/>
        </w:numPr>
        <w:spacing w:before="0" w:line="288" w:lineRule="auto"/>
      </w:pPr>
      <w:r w:rsidRPr="00F72505">
        <w:t>Always used curly bra</w:t>
      </w:r>
      <w:r>
        <w:t>SMS</w:t>
      </w:r>
      <w:r w:rsidRPr="00F72505">
        <w:t xml:space="preserve"> (</w:t>
      </w:r>
      <w:proofErr w:type="gramStart"/>
      <w:r w:rsidRPr="00F72505">
        <w:t>{ and</w:t>
      </w:r>
      <w:proofErr w:type="gramEnd"/>
      <w:r w:rsidRPr="00F72505">
        <w:t xml:space="preserve"> }) in conditional statements. </w:t>
      </w:r>
    </w:p>
    <w:p w:rsidR="008923F9" w:rsidRPr="00F72505" w:rsidRDefault="008923F9" w:rsidP="00FC61FA">
      <w:pPr>
        <w:pStyle w:val="ListParagraph"/>
        <w:numPr>
          <w:ilvl w:val="0"/>
          <w:numId w:val="40"/>
        </w:numPr>
        <w:spacing w:before="0" w:line="288" w:lineRule="auto"/>
      </w:pPr>
      <w:r w:rsidRPr="00F72505">
        <w:t xml:space="preserve">Always used a Tab &amp; Indention size of 4. </w:t>
      </w:r>
    </w:p>
    <w:p w:rsidR="008923F9" w:rsidRPr="00F72505" w:rsidRDefault="008923F9" w:rsidP="00FC61FA">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FC61FA">
      <w:pPr>
        <w:pStyle w:val="ListParagraph"/>
        <w:numPr>
          <w:ilvl w:val="0"/>
          <w:numId w:val="40"/>
        </w:numPr>
        <w:spacing w:before="0" w:line="288" w:lineRule="auto"/>
      </w:pPr>
      <w:r w:rsidRPr="00F72505">
        <w:t>Placed namespace “using” statements together at the top of file. Group .NET namespa</w:t>
      </w:r>
      <w:r>
        <w:t>SMS</w:t>
      </w:r>
      <w:r w:rsidRPr="00F72505">
        <w:t xml:space="preserve"> above custom namespa</w:t>
      </w:r>
      <w:r>
        <w:t>SMS</w:t>
      </w:r>
      <w:r w:rsidRPr="00F72505">
        <w:t xml:space="preserve">. </w:t>
      </w:r>
    </w:p>
    <w:p w:rsidR="008923F9" w:rsidRPr="00F72505" w:rsidRDefault="008923F9" w:rsidP="00FC61FA">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FC61FA">
      <w:pPr>
        <w:pStyle w:val="ListParagraph"/>
        <w:numPr>
          <w:ilvl w:val="0"/>
          <w:numId w:val="41"/>
        </w:numPr>
        <w:spacing w:before="0" w:line="288" w:lineRule="auto"/>
      </w:pPr>
      <w:r w:rsidRPr="00F72505">
        <w:t xml:space="preserve">Member variables. </w:t>
      </w:r>
    </w:p>
    <w:p w:rsidR="008923F9" w:rsidRPr="00F72505" w:rsidRDefault="008923F9" w:rsidP="00FC61FA">
      <w:pPr>
        <w:pStyle w:val="ListParagraph"/>
        <w:numPr>
          <w:ilvl w:val="0"/>
          <w:numId w:val="41"/>
        </w:numPr>
        <w:spacing w:before="0" w:line="288" w:lineRule="auto"/>
      </w:pPr>
      <w:r w:rsidRPr="00F72505">
        <w:t xml:space="preserve">Constructors &amp; Finalizers. </w:t>
      </w:r>
    </w:p>
    <w:p w:rsidR="008923F9" w:rsidRPr="00F72505" w:rsidRDefault="008923F9" w:rsidP="00FC61FA">
      <w:pPr>
        <w:pStyle w:val="ListParagraph"/>
        <w:numPr>
          <w:ilvl w:val="0"/>
          <w:numId w:val="41"/>
        </w:numPr>
        <w:spacing w:before="0" w:line="288" w:lineRule="auto"/>
      </w:pPr>
      <w:r w:rsidRPr="00F72505">
        <w:t xml:space="preserve">Nested Enums, Structs, and Classes. </w:t>
      </w:r>
    </w:p>
    <w:p w:rsidR="008923F9" w:rsidRPr="00F72505" w:rsidRDefault="008923F9" w:rsidP="00FC61FA">
      <w:pPr>
        <w:pStyle w:val="ListParagraph"/>
        <w:numPr>
          <w:ilvl w:val="0"/>
          <w:numId w:val="41"/>
        </w:numPr>
        <w:spacing w:before="0" w:line="288" w:lineRule="auto"/>
      </w:pPr>
      <w:r w:rsidRPr="00F72505">
        <w:t xml:space="preserve">Properties </w:t>
      </w:r>
    </w:p>
    <w:p w:rsidR="008923F9" w:rsidRPr="00F72505" w:rsidRDefault="008923F9" w:rsidP="00FC61FA">
      <w:pPr>
        <w:pStyle w:val="ListParagraph"/>
        <w:numPr>
          <w:ilvl w:val="0"/>
          <w:numId w:val="41"/>
        </w:numPr>
        <w:spacing w:before="0" w:line="288" w:lineRule="auto"/>
      </w:pPr>
      <w:r w:rsidRPr="00F72505">
        <w:lastRenderedPageBreak/>
        <w:t xml:space="preserve">Methods </w:t>
      </w:r>
    </w:p>
    <w:p w:rsidR="008923F9" w:rsidRPr="00F72505" w:rsidRDefault="008923F9" w:rsidP="00FC61FA">
      <w:pPr>
        <w:pStyle w:val="ListParagraph"/>
        <w:numPr>
          <w:ilvl w:val="0"/>
          <w:numId w:val="42"/>
        </w:numPr>
        <w:spacing w:before="0" w:line="288" w:lineRule="auto"/>
      </w:pPr>
      <w:r w:rsidRPr="00F72505">
        <w:t>Sequence declarations within type groups based upon ac</w:t>
      </w:r>
      <w:r>
        <w:t>SMS</w:t>
      </w:r>
      <w:r w:rsidRPr="00F72505">
        <w:t xml:space="preserve">s modifier and visibility: </w:t>
      </w:r>
    </w:p>
    <w:p w:rsidR="008923F9" w:rsidRPr="00F72505" w:rsidRDefault="008923F9" w:rsidP="00FC61FA">
      <w:pPr>
        <w:pStyle w:val="ListParagraph"/>
        <w:numPr>
          <w:ilvl w:val="0"/>
          <w:numId w:val="43"/>
        </w:numPr>
        <w:spacing w:before="0" w:line="288" w:lineRule="auto"/>
      </w:pPr>
      <w:r w:rsidRPr="00F72505">
        <w:t xml:space="preserve">Public </w:t>
      </w:r>
    </w:p>
    <w:p w:rsidR="008923F9" w:rsidRPr="00F72505" w:rsidRDefault="008923F9" w:rsidP="00FC61FA">
      <w:pPr>
        <w:pStyle w:val="ListParagraph"/>
        <w:numPr>
          <w:ilvl w:val="0"/>
          <w:numId w:val="43"/>
        </w:numPr>
        <w:spacing w:before="0" w:line="288" w:lineRule="auto"/>
      </w:pPr>
      <w:r w:rsidRPr="00F72505">
        <w:t xml:space="preserve">Protected </w:t>
      </w:r>
    </w:p>
    <w:p w:rsidR="008923F9" w:rsidRPr="00F72505" w:rsidRDefault="008923F9" w:rsidP="00FC61FA">
      <w:pPr>
        <w:pStyle w:val="ListParagraph"/>
        <w:numPr>
          <w:ilvl w:val="0"/>
          <w:numId w:val="43"/>
        </w:numPr>
        <w:spacing w:before="0" w:line="288" w:lineRule="auto"/>
      </w:pPr>
      <w:r w:rsidRPr="00F72505">
        <w:t xml:space="preserve">Internal </w:t>
      </w:r>
    </w:p>
    <w:p w:rsidR="008923F9" w:rsidRPr="00F72505" w:rsidRDefault="008923F9" w:rsidP="00FC61FA">
      <w:pPr>
        <w:pStyle w:val="ListParagraph"/>
        <w:numPr>
          <w:ilvl w:val="0"/>
          <w:numId w:val="43"/>
        </w:numPr>
        <w:spacing w:before="0" w:line="288" w:lineRule="auto"/>
      </w:pPr>
      <w:r w:rsidRPr="00F72505">
        <w:t xml:space="preserve">Private </w:t>
      </w:r>
    </w:p>
    <w:p w:rsidR="008923F9" w:rsidRPr="00F72505" w:rsidRDefault="008923F9" w:rsidP="00FC61FA">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FC61FA">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FC61FA">
      <w:pPr>
        <w:pStyle w:val="ListParagraph"/>
        <w:numPr>
          <w:ilvl w:val="0"/>
          <w:numId w:val="42"/>
        </w:numPr>
        <w:spacing w:before="0" w:line="288" w:lineRule="auto"/>
      </w:pPr>
      <w:r w:rsidRPr="00F72505">
        <w:t xml:space="preserve"> Recursively indent all code blocks contained within bra</w:t>
      </w:r>
      <w:r>
        <w:t>SMS</w:t>
      </w:r>
      <w:r w:rsidRPr="00F72505">
        <w:t xml:space="preserve">. </w:t>
      </w:r>
    </w:p>
    <w:p w:rsidR="008923F9" w:rsidRPr="00F72505" w:rsidRDefault="008923F9" w:rsidP="00FC61FA">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FC61FA">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F72505" w:rsidRDefault="008923F9" w:rsidP="00FC61FA">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FC61FA">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FC61FA">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FC61FA">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FC61FA">
      <w:pPr>
        <w:pStyle w:val="ListParagraph"/>
        <w:numPr>
          <w:ilvl w:val="0"/>
          <w:numId w:val="44"/>
        </w:numPr>
        <w:spacing w:before="0" w:line="288" w:lineRule="auto"/>
      </w:pPr>
      <w:r w:rsidRPr="00F72505">
        <w:t xml:space="preserve">Place Parameter </w:t>
      </w:r>
      <w:proofErr w:type="gramStart"/>
      <w:r w:rsidRPr="00F72505">
        <w:t>attribute</w:t>
      </w:r>
      <w:proofErr w:type="gramEnd"/>
      <w:r w:rsidRPr="00F72505">
        <w:t xml:space="preserve"> declarations inline with the parameter. </w:t>
      </w:r>
    </w:p>
    <w:p w:rsidR="008923F9" w:rsidRDefault="008923F9" w:rsidP="00FC61FA">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8" w:name="_Toc351927624"/>
      <w:bookmarkStart w:id="49" w:name="_Toc351952551"/>
      <w:r w:rsidRPr="005D1E44">
        <w:t>Code Efficiency</w:t>
      </w:r>
      <w:bookmarkEnd w:id="48"/>
      <w:bookmarkEnd w:id="49"/>
    </w:p>
    <w:p w:rsidR="008923F9" w:rsidRPr="008525B7" w:rsidRDefault="008923F9" w:rsidP="008923F9">
      <w:pPr>
        <w:rPr>
          <w:i/>
          <w:iCs/>
          <w:sz w:val="24"/>
          <w:szCs w:val="24"/>
        </w:rPr>
      </w:pPr>
      <w:r w:rsidRPr="008525B7">
        <w:rPr>
          <w:sz w:val="24"/>
          <w:szCs w:val="24"/>
        </w:rPr>
        <w:t xml:space="preserve">We started working on the project keeping in mind that we must develop it in a way that it not only provides a very easy to use GUI but also provide a fast and flexible service to the users. We </w:t>
      </w:r>
      <w:r w:rsidRPr="008525B7">
        <w:rPr>
          <w:sz w:val="24"/>
          <w:szCs w:val="24"/>
        </w:rPr>
        <w:lastRenderedPageBreak/>
        <w:t>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Pr>
          <w:sz w:val="24"/>
          <w:szCs w:val="24"/>
        </w:rPr>
        <w:t>SMS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50" w:name="_Toc351927625"/>
      <w:bookmarkStart w:id="51" w:name="_Toc351952552"/>
      <w:r w:rsidRPr="005D1E44">
        <w:t>Error handling</w:t>
      </w:r>
      <w:bookmarkEnd w:id="50"/>
      <w:bookmarkEnd w:id="51"/>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resourSMS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proSMSs and display a message to the user.</w:t>
      </w:r>
    </w:p>
    <w:p w:rsidR="008923F9" w:rsidRDefault="008923F9" w:rsidP="008923F9">
      <w:pPr>
        <w:rPr>
          <w:color w:val="000000"/>
          <w:sz w:val="27"/>
          <w:szCs w:val="27"/>
        </w:rPr>
      </w:pPr>
      <w:hyperlink r:id="rId46" w:tooltip="Collapse" w:history="1">
        <w:r>
          <w:rPr>
            <w:rStyle w:val="lwcollapsibleareatitle"/>
            <w:rFonts w:ascii="Segoe UI" w:hAnsi="Segoe UI" w:cs="Segoe UI"/>
            <w:color w:val="000000"/>
            <w:sz w:val="27"/>
            <w:szCs w:val="27"/>
          </w:rPr>
          <w:t>Exceptions Overview</w:t>
        </w:r>
      </w:hyperlink>
    </w:p>
    <w:p w:rsidR="008923F9" w:rsidRDefault="008923F9" w:rsidP="008923F9">
      <w:pPr>
        <w:rPr>
          <w:color w:val="000000"/>
          <w:sz w:val="27"/>
          <w:szCs w:val="27"/>
        </w:rPr>
      </w:pPr>
      <w:r>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lastRenderedPageBreak/>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resourSMS,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814EE9" w:rsidRDefault="008923F9" w:rsidP="008923F9">
      <w:pPr>
        <w:pStyle w:val="Heading2"/>
      </w:pPr>
      <w:bookmarkStart w:id="52" w:name="_Toc351927626"/>
      <w:bookmarkStart w:id="53" w:name="_Toc351952553"/>
      <w:r w:rsidRPr="00814EE9">
        <w:t>Parameters calling/passing</w:t>
      </w:r>
      <w:bookmarkEnd w:id="52"/>
      <w:bookmarkEnd w:id="53"/>
    </w:p>
    <w:p w:rsidR="008923F9" w:rsidRPr="00472BB3" w:rsidRDefault="008923F9" w:rsidP="008923F9"/>
    <w:p w:rsidR="008923F9" w:rsidRDefault="008923F9" w:rsidP="008923F9">
      <w:pPr>
        <w:pStyle w:val="Heading2"/>
      </w:pPr>
      <w:bookmarkStart w:id="54" w:name="_Toc351927627"/>
      <w:bookmarkStart w:id="55" w:name="_Toc351952554"/>
      <w:r w:rsidRPr="005D1E44">
        <w:t>Validation checks</w:t>
      </w:r>
      <w:bookmarkEnd w:id="54"/>
      <w:bookmarkEnd w:id="55"/>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t>Check digits</w:t>
      </w:r>
    </w:p>
    <w:p w:rsidR="008923F9" w:rsidRDefault="008923F9" w:rsidP="008923F9">
      <w:r>
        <w:lastRenderedPageBreak/>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proofErr w:type="gramStart"/>
      <w:r>
        <w:t>Checks that a file with a specified name exists.</w:t>
      </w:r>
      <w:proofErr w:type="gramEnd"/>
      <w:r>
        <w:t xml:space="preserve">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lastRenderedPageBreak/>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proofErr w:type="gramStart"/>
      <w:r>
        <w:t>Checks that an input does not yield a logical error, e.g., an input value should not be 0 when there will be a number that divides it somewhere in a program.</w:t>
      </w:r>
      <w:proofErr w:type="gramEnd"/>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 xml:space="preserve">Checks that the data </w:t>
      </w:r>
      <w:proofErr w:type="gramStart"/>
      <w:r>
        <w:t>lie</w:t>
      </w:r>
      <w:proofErr w:type="gramEnd"/>
      <w:r>
        <w:t xml:space="preserv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8923F9" w:rsidRDefault="008923F9" w:rsidP="008923F9">
      <w:pPr>
        <w:pStyle w:val="Heading4"/>
      </w:pPr>
      <w:r>
        <w:t>Spelling and grammar check</w:t>
      </w:r>
    </w:p>
    <w:p w:rsidR="008923F9" w:rsidRDefault="008923F9" w:rsidP="008923F9">
      <w:proofErr w:type="gramStart"/>
      <w:r>
        <w:t>Looks for spelling and grammatical errors.</w:t>
      </w:r>
      <w:proofErr w:type="gramEnd"/>
    </w:p>
    <w:p w:rsidR="008923F9" w:rsidRDefault="008923F9" w:rsidP="008923F9">
      <w:pPr>
        <w:pStyle w:val="Heading4"/>
      </w:pPr>
      <w:r>
        <w:t>Uniqueness check</w:t>
      </w:r>
    </w:p>
    <w:p w:rsidR="008923F9" w:rsidRDefault="008923F9" w:rsidP="008923F9">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56" w:name="_Toc346626360"/>
      <w:r>
        <w:t>TESTING</w:t>
      </w:r>
      <w:bookmarkEnd w:id="56"/>
    </w:p>
    <w:p w:rsidR="00BF29B3" w:rsidRDefault="00BF29B3" w:rsidP="00792993">
      <w:pPr>
        <w:pStyle w:val="Heading2"/>
      </w:pPr>
      <w:bookmarkStart w:id="57" w:name="_Toc346626361"/>
      <w:r>
        <w:t>TESTING TECHNIQUES AND TESTING STRATEGIES USED</w:t>
      </w:r>
      <w:bookmarkEnd w:id="57"/>
    </w:p>
    <w:p w:rsidR="000C3860" w:rsidRDefault="000C3860" w:rsidP="000C3860">
      <w:bookmarkStart w:id="58" w:name="_Toc346626362"/>
      <w:r>
        <w:lastRenderedPageBreak/>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FC61FA">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FC61FA">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SMS:</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FC61FA">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FC61FA">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FC61FA">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FC61FA">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FC61FA">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FC61FA">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FC61FA">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SMS.</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FC61FA">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FC61FA">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FC61FA">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FC61FA">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lastRenderedPageBreak/>
              <w:t>Technique:</w:t>
            </w:r>
          </w:p>
        </w:tc>
        <w:tc>
          <w:tcPr>
            <w:tcW w:w="6627" w:type="dxa"/>
          </w:tcPr>
          <w:p w:rsidR="000C3860" w:rsidRPr="00147986" w:rsidRDefault="000C3860" w:rsidP="00FC61FA">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FC61FA">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FC61FA">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FC61FA">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FC61FA">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FC61FA">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FC61FA">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FC61FA">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FC61FA">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FC61FA">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FC61FA">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0C3860" w:rsidRPr="006B0E31" w:rsidRDefault="000C3860" w:rsidP="00FC61FA">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FC61FA">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FC61FA">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FC61FA">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FC61FA">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FC61FA">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FC61FA">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FC61FA">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FC61FA">
            <w:pPr>
              <w:pStyle w:val="BodyText1"/>
              <w:numPr>
                <w:ilvl w:val="0"/>
                <w:numId w:val="32"/>
              </w:numPr>
              <w:jc w:val="both"/>
              <w:rPr>
                <w:rFonts w:ascii="Arial" w:hAnsi="Arial" w:cs="Arial"/>
              </w:rPr>
            </w:pPr>
            <w:r>
              <w:rPr>
                <w:rFonts w:ascii="Arial" w:hAnsi="Arial" w:cs="Arial"/>
              </w:rPr>
              <w:t>No data are truncated.</w:t>
            </w:r>
          </w:p>
          <w:p w:rsidR="000C3860" w:rsidRDefault="000C3860" w:rsidP="00FC61FA">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FC61FA">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8"/>
    </w:p>
    <w:p w:rsidR="008923F9" w:rsidRDefault="008923F9" w:rsidP="008923F9">
      <w:pPr>
        <w:pStyle w:val="Heading3"/>
      </w:pPr>
      <w:bookmarkStart w:id="59" w:name="_Toc351952574"/>
      <w:r>
        <w:t>Creation of Test Plan</w:t>
      </w:r>
      <w:bookmarkEnd w:id="59"/>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rPr>
        <w:lastRenderedPageBreak/>
        <w:drawing>
          <wp:inline distT="0" distB="0" distL="0" distR="0" wp14:anchorId="5E5771B5" wp14:editId="5BB22876">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60" w:name="_Toc351952575"/>
      <w:r>
        <w:t>Testing Scope and Objectives</w:t>
      </w:r>
      <w:bookmarkEnd w:id="60"/>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61" w:name="_Toc351952576"/>
      <w:r>
        <w:t>Testing Methodology</w:t>
      </w:r>
      <w:bookmarkEnd w:id="61"/>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FC61FA">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FC61FA">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FC61FA">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62" w:name="_Toc351952577"/>
      <w:r>
        <w:t>Features and Functions to Test</w:t>
      </w:r>
      <w:bookmarkEnd w:id="62"/>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FC61FA">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FC61FA">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8923F9" w:rsidRPr="00B11308" w:rsidRDefault="008923F9" w:rsidP="00FC61FA">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FC61FA">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FC61FA">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FC61FA">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63" w:name="_Toc351952578"/>
      <w:r>
        <w:t>Risk Factors</w:t>
      </w:r>
      <w:bookmarkEnd w:id="63"/>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sucSMSsful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64" w:name="_Toc351952579"/>
      <w:r>
        <w:t>Testing Schedule</w:t>
      </w:r>
      <w:bookmarkEnd w:id="64"/>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65" w:name="_Toc346626363"/>
      <w:r>
        <w:t>TESTING REPORTS</w:t>
      </w:r>
      <w:bookmarkEnd w:id="65"/>
    </w:p>
    <w:p w:rsidR="00BF29B3" w:rsidRDefault="00BF29B3" w:rsidP="00032C33">
      <w:pPr>
        <w:pStyle w:val="Heading3"/>
      </w:pPr>
      <w:bookmarkStart w:id="66" w:name="_Toc346626364"/>
      <w:r>
        <w:t>UNIT TEST CASES</w:t>
      </w:r>
      <w:bookmarkEnd w:id="66"/>
    </w:p>
    <w:p w:rsidR="00BF29B3" w:rsidRDefault="00BF29B3" w:rsidP="00BF29B3"/>
    <w:tbl>
      <w:tblPr>
        <w:tblStyle w:val="MediumShading2-Accent4"/>
        <w:tblW w:w="0" w:type="auto"/>
        <w:tblLook w:val="04A0" w:firstRow="1" w:lastRow="0" w:firstColumn="1" w:lastColumn="0" w:noHBand="0" w:noVBand="1"/>
      </w:tblPr>
      <w:tblGrid>
        <w:gridCol w:w="3192"/>
        <w:gridCol w:w="3192"/>
        <w:gridCol w:w="3192"/>
      </w:tblGrid>
      <w:tr w:rsidR="00956D08" w:rsidRPr="007963F1" w:rsidTr="00B24C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firstRow="1" w:lastRow="0" w:firstColumn="0" w:lastColumn="0" w:oddVBand="0" w:evenVBand="0" w:oddHBand="0" w:evenHBand="0" w:firstRowFirstColumn="0" w:firstRowLastColumn="0" w:lastRowFirstColumn="0" w:lastRowLastColumn="0"/>
              <w:rPr>
                <w:sz w:val="24"/>
                <w:szCs w:val="24"/>
              </w:rPr>
            </w:pPr>
            <w:r w:rsidRPr="007963F1">
              <w:rPr>
                <w:sz w:val="24"/>
                <w:szCs w:val="24"/>
              </w:rPr>
              <w:t>Comments</w:t>
            </w:r>
          </w:p>
        </w:tc>
        <w:tc>
          <w:tcPr>
            <w:tcW w:w="3192" w:type="dxa"/>
          </w:tcPr>
          <w:p w:rsidR="00956D08" w:rsidRPr="007963F1" w:rsidRDefault="00956D08" w:rsidP="00B24CD5">
            <w:pPr>
              <w:cnfStyle w:val="100000000000" w:firstRow="1" w:lastRow="0" w:firstColumn="0" w:lastColumn="0" w:oddVBand="0" w:evenVBand="0" w:oddHBand="0" w:evenHBand="0" w:firstRowFirstColumn="0" w:firstRowLastColumn="0" w:lastRowFirstColumn="0" w:lastRowLastColumn="0"/>
              <w:rPr>
                <w:sz w:val="24"/>
                <w:szCs w:val="24"/>
              </w:rPr>
            </w:pPr>
            <w:r w:rsidRPr="007963F1">
              <w:rPr>
                <w:sz w:val="24"/>
                <w:szCs w:val="24"/>
              </w:rPr>
              <w:t>Status</w:t>
            </w:r>
          </w:p>
        </w:tc>
      </w:tr>
      <w:tr w:rsidR="00956D08" w:rsidTr="00B24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56D08" w:rsidRDefault="00956D08" w:rsidP="00B24CD5">
            <w:r>
              <w:t>SMS – 001</w:t>
            </w:r>
          </w:p>
          <w:p w:rsidR="00956D08" w:rsidRDefault="00981B26" w:rsidP="00956D08">
            <w:r>
              <w:t>SMS – 002</w:t>
            </w:r>
          </w:p>
          <w:p w:rsidR="007C39A6" w:rsidRDefault="007C39A6" w:rsidP="007C39A6">
            <w:r>
              <w:t>SMS – 003</w:t>
            </w:r>
          </w:p>
          <w:p w:rsidR="007C39A6" w:rsidRDefault="007C39A6" w:rsidP="007C39A6">
            <w:r>
              <w:t>SMS – 004</w:t>
            </w:r>
          </w:p>
          <w:p w:rsidR="007C39A6" w:rsidRDefault="007C39A6" w:rsidP="007C39A6">
            <w:r>
              <w:t>SMS – 005</w:t>
            </w:r>
          </w:p>
          <w:p w:rsidR="007C39A6" w:rsidRDefault="007C39A6" w:rsidP="007C39A6">
            <w:r>
              <w:t>SMS – 006</w:t>
            </w:r>
          </w:p>
          <w:p w:rsidR="007C39A6" w:rsidRDefault="007C39A6" w:rsidP="007C39A6">
            <w:r>
              <w:t>SMS – 007</w:t>
            </w:r>
          </w:p>
          <w:p w:rsidR="00956D08" w:rsidRDefault="00956D08" w:rsidP="00B24CD5"/>
        </w:tc>
        <w:tc>
          <w:tcPr>
            <w:tcW w:w="3192" w:type="dxa"/>
          </w:tcPr>
          <w:p w:rsidR="00956D08" w:rsidRDefault="00956D08" w:rsidP="00B24CD5">
            <w:pPr>
              <w:cnfStyle w:val="000000100000" w:firstRow="0" w:lastRow="0" w:firstColumn="0" w:lastColumn="0" w:oddVBand="0" w:evenVBand="0" w:oddHBand="1" w:evenHBand="0" w:firstRowFirstColumn="0" w:firstRowLastColumn="0" w:lastRowFirstColumn="0" w:lastRowLastColumn="0"/>
            </w:pPr>
            <w:r>
              <w:t xml:space="preserve">NA </w:t>
            </w:r>
          </w:p>
          <w:p w:rsidR="00956D08" w:rsidRDefault="00956D08" w:rsidP="00B24CD5">
            <w:pPr>
              <w:cnfStyle w:val="000000100000" w:firstRow="0" w:lastRow="0" w:firstColumn="0" w:lastColumn="0" w:oddVBand="0" w:evenVBand="0" w:oddHBand="1" w:evenHBand="0" w:firstRowFirstColumn="0" w:firstRowLastColumn="0" w:lastRowFirstColumn="0" w:lastRowLastColumn="0"/>
            </w:pPr>
            <w:r>
              <w:t>NA</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NA</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NA</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NA</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NA</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NA</w:t>
            </w:r>
          </w:p>
        </w:tc>
        <w:tc>
          <w:tcPr>
            <w:tcW w:w="3192" w:type="dxa"/>
          </w:tcPr>
          <w:p w:rsidR="00956D08" w:rsidRDefault="00956D08" w:rsidP="00B24CD5">
            <w:pPr>
              <w:cnfStyle w:val="000000100000" w:firstRow="0" w:lastRow="0" w:firstColumn="0" w:lastColumn="0" w:oddVBand="0" w:evenVBand="0" w:oddHBand="1" w:evenHBand="0" w:firstRowFirstColumn="0" w:firstRowLastColumn="0" w:lastRowFirstColumn="0" w:lastRowLastColumn="0"/>
            </w:pPr>
            <w:r>
              <w:t>PASS</w:t>
            </w:r>
          </w:p>
          <w:p w:rsidR="00956D08" w:rsidRDefault="00956D08" w:rsidP="00B24CD5">
            <w:pPr>
              <w:cnfStyle w:val="000000100000" w:firstRow="0" w:lastRow="0" w:firstColumn="0" w:lastColumn="0" w:oddVBand="0" w:evenVBand="0" w:oddHBand="1" w:evenHBand="0" w:firstRowFirstColumn="0" w:firstRowLastColumn="0" w:lastRowFirstColumn="0" w:lastRowLastColumn="0"/>
            </w:pPr>
            <w:r>
              <w:t>PASS</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PASS</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PASS</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PASS</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PASS</w:t>
            </w:r>
          </w:p>
          <w:p w:rsidR="007C39A6" w:rsidRDefault="007C39A6" w:rsidP="00B24CD5">
            <w:pPr>
              <w:cnfStyle w:val="000000100000" w:firstRow="0" w:lastRow="0" w:firstColumn="0" w:lastColumn="0" w:oddVBand="0" w:evenVBand="0" w:oddHBand="1" w:evenHBand="0" w:firstRowFirstColumn="0" w:firstRowLastColumn="0" w:lastRowFirstColumn="0" w:lastRowLastColumn="0"/>
            </w:pPr>
            <w:r>
              <w:t>PASS</w:t>
            </w:r>
          </w:p>
        </w:tc>
      </w:tr>
    </w:tbl>
    <w:p w:rsidR="00956D08" w:rsidRDefault="00956D08" w:rsidP="00BF29B3"/>
    <w:p w:rsidR="00BF29B3" w:rsidRDefault="00BF29B3" w:rsidP="00032C33">
      <w:pPr>
        <w:pStyle w:val="Heading3"/>
      </w:pPr>
      <w:bookmarkStart w:id="67" w:name="_Toc346626365"/>
      <w:r>
        <w:lastRenderedPageBreak/>
        <w:t>SYSTEM TEST CASES</w:t>
      </w:r>
      <w:bookmarkEnd w:id="67"/>
    </w:p>
    <w:p w:rsidR="00956D08" w:rsidRPr="00956D08" w:rsidRDefault="00956D08" w:rsidP="00956D08"/>
    <w:tbl>
      <w:tblPr>
        <w:tblStyle w:val="MediumShading2-Accent4"/>
        <w:tblW w:w="0" w:type="auto"/>
        <w:tblLook w:val="04A0" w:firstRow="1" w:lastRow="0" w:firstColumn="1" w:lastColumn="0" w:noHBand="0" w:noVBand="1"/>
      </w:tblPr>
      <w:tblGrid>
        <w:gridCol w:w="3192"/>
        <w:gridCol w:w="3192"/>
        <w:gridCol w:w="3192"/>
      </w:tblGrid>
      <w:tr w:rsidR="00956D08" w:rsidRPr="007963F1" w:rsidTr="00B24C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firstRow="1" w:lastRow="0" w:firstColumn="0" w:lastColumn="0" w:oddVBand="0" w:evenVBand="0" w:oddHBand="0" w:evenHBand="0" w:firstRowFirstColumn="0" w:firstRowLastColumn="0" w:lastRowFirstColumn="0" w:lastRowLastColumn="0"/>
              <w:rPr>
                <w:sz w:val="24"/>
                <w:szCs w:val="24"/>
              </w:rPr>
            </w:pPr>
            <w:r w:rsidRPr="007963F1">
              <w:rPr>
                <w:sz w:val="24"/>
                <w:szCs w:val="24"/>
              </w:rPr>
              <w:t>Comments</w:t>
            </w:r>
          </w:p>
        </w:tc>
        <w:tc>
          <w:tcPr>
            <w:tcW w:w="3192" w:type="dxa"/>
          </w:tcPr>
          <w:p w:rsidR="00956D08" w:rsidRPr="007963F1" w:rsidRDefault="00956D08" w:rsidP="00B24CD5">
            <w:pPr>
              <w:cnfStyle w:val="100000000000" w:firstRow="1" w:lastRow="0" w:firstColumn="0" w:lastColumn="0" w:oddVBand="0" w:evenVBand="0" w:oddHBand="0" w:evenHBand="0" w:firstRowFirstColumn="0" w:firstRowLastColumn="0" w:lastRowFirstColumn="0" w:lastRowLastColumn="0"/>
              <w:rPr>
                <w:sz w:val="24"/>
                <w:szCs w:val="24"/>
              </w:rPr>
            </w:pPr>
            <w:r w:rsidRPr="007963F1">
              <w:rPr>
                <w:sz w:val="24"/>
                <w:szCs w:val="24"/>
              </w:rPr>
              <w:t>Status</w:t>
            </w:r>
          </w:p>
        </w:tc>
      </w:tr>
      <w:tr w:rsidR="00956D08" w:rsidTr="00B24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56D08" w:rsidRDefault="00956D08" w:rsidP="00B24CD5">
            <w:r>
              <w:t>SMS – 001</w:t>
            </w:r>
          </w:p>
        </w:tc>
        <w:tc>
          <w:tcPr>
            <w:tcW w:w="3192" w:type="dxa"/>
          </w:tcPr>
          <w:p w:rsidR="00956D08" w:rsidRDefault="00956D08" w:rsidP="00B24CD5">
            <w:pPr>
              <w:cnfStyle w:val="000000100000" w:firstRow="0" w:lastRow="0" w:firstColumn="0" w:lastColumn="0" w:oddVBand="0" w:evenVBand="0" w:oddHBand="1" w:evenHBand="0" w:firstRowFirstColumn="0" w:firstRowLastColumn="0" w:lastRowFirstColumn="0" w:lastRowLastColumn="0"/>
            </w:pPr>
            <w:r>
              <w:t xml:space="preserve">NA </w:t>
            </w:r>
          </w:p>
        </w:tc>
        <w:tc>
          <w:tcPr>
            <w:tcW w:w="3192" w:type="dxa"/>
          </w:tcPr>
          <w:p w:rsidR="00956D08" w:rsidRDefault="00956D08" w:rsidP="00B24CD5">
            <w:pPr>
              <w:cnfStyle w:val="000000100000" w:firstRow="0" w:lastRow="0" w:firstColumn="0" w:lastColumn="0" w:oddVBand="0" w:evenVBand="0" w:oddHBand="1" w:evenHBand="0" w:firstRowFirstColumn="0" w:firstRowLastColumn="0" w:lastRowFirstColumn="0" w:lastRowLastColumn="0"/>
            </w:pPr>
            <w:r>
              <w:t>PASS</w:t>
            </w:r>
          </w:p>
        </w:tc>
      </w:tr>
      <w:tr w:rsidR="00956D08" w:rsidTr="00B24CD5">
        <w:tc>
          <w:tcPr>
            <w:cnfStyle w:val="001000000000" w:firstRow="0" w:lastRow="0" w:firstColumn="1" w:lastColumn="0" w:oddVBand="0" w:evenVBand="0" w:oddHBand="0" w:evenHBand="0" w:firstRowFirstColumn="0" w:firstRowLastColumn="0" w:lastRowFirstColumn="0" w:lastRowLastColumn="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D44FFA" w:rsidRDefault="00D44FFA" w:rsidP="00D44FFA">
            <w:r>
              <w:t>SMS – 031</w:t>
            </w:r>
          </w:p>
          <w:p w:rsidR="007C39A6" w:rsidRDefault="007C39A6" w:rsidP="007C39A6">
            <w:r>
              <w:t>SMS – 032</w:t>
            </w:r>
          </w:p>
          <w:p w:rsidR="007C39A6" w:rsidRDefault="007C39A6" w:rsidP="007C39A6">
            <w:r>
              <w:t>SMS – 033</w:t>
            </w:r>
          </w:p>
          <w:p w:rsidR="007C39A6" w:rsidRDefault="007C39A6" w:rsidP="007C39A6">
            <w:r>
              <w:t>SMS – 034</w:t>
            </w:r>
          </w:p>
          <w:p w:rsidR="007C39A6" w:rsidRDefault="007C39A6" w:rsidP="007C39A6">
            <w:r>
              <w:t>SMS – 035</w:t>
            </w:r>
          </w:p>
          <w:p w:rsidR="007C39A6" w:rsidRDefault="007C39A6" w:rsidP="007C39A6">
            <w:r>
              <w:t>SMS – 036</w:t>
            </w:r>
          </w:p>
          <w:p w:rsidR="00956D08" w:rsidRPr="007963F1" w:rsidRDefault="00956D08" w:rsidP="00B24CD5">
            <w:pPr>
              <w:rPr>
                <w:b w:val="0"/>
              </w:rPr>
            </w:pPr>
          </w:p>
        </w:tc>
        <w:tc>
          <w:tcPr>
            <w:tcW w:w="3192" w:type="dxa"/>
          </w:tcPr>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D44FFA" w:rsidRDefault="00D44FFA" w:rsidP="00B24CD5">
            <w:pPr>
              <w:cnfStyle w:val="000000000000" w:firstRow="0" w:lastRow="0" w:firstColumn="0" w:lastColumn="0" w:oddVBand="0" w:evenVBand="0" w:oddHBand="0" w:evenHBand="0" w:firstRowFirstColumn="0" w:firstRowLastColumn="0" w:lastRowFirstColumn="0" w:lastRowLastColumn="0"/>
            </w:pPr>
            <w:r>
              <w:t>NA</w:t>
            </w:r>
          </w:p>
          <w:p w:rsidR="007C39A6" w:rsidRDefault="007C39A6" w:rsidP="00B24CD5">
            <w:pPr>
              <w:cnfStyle w:val="000000000000" w:firstRow="0" w:lastRow="0" w:firstColumn="0" w:lastColumn="0" w:oddVBand="0" w:evenVBand="0" w:oddHBand="0" w:evenHBand="0" w:firstRowFirstColumn="0" w:firstRowLastColumn="0" w:lastRowFirstColumn="0" w:lastRowLastColumn="0"/>
            </w:pPr>
            <w:r>
              <w:t>NA</w:t>
            </w:r>
          </w:p>
          <w:p w:rsidR="007C39A6" w:rsidRDefault="007C39A6" w:rsidP="00B24CD5">
            <w:pPr>
              <w:cnfStyle w:val="000000000000" w:firstRow="0" w:lastRow="0" w:firstColumn="0" w:lastColumn="0" w:oddVBand="0" w:evenVBand="0" w:oddHBand="0" w:evenHBand="0" w:firstRowFirstColumn="0" w:firstRowLastColumn="0" w:lastRowFirstColumn="0" w:lastRowLastColumn="0"/>
            </w:pPr>
            <w:r>
              <w:t>NA</w:t>
            </w:r>
          </w:p>
          <w:p w:rsidR="007C39A6" w:rsidRDefault="007C39A6" w:rsidP="00B24CD5">
            <w:pPr>
              <w:cnfStyle w:val="000000000000" w:firstRow="0" w:lastRow="0" w:firstColumn="0" w:lastColumn="0" w:oddVBand="0" w:evenVBand="0" w:oddHBand="0" w:evenHBand="0" w:firstRowFirstColumn="0" w:firstRowLastColumn="0" w:lastRowFirstColumn="0" w:lastRowLastColumn="0"/>
            </w:pPr>
            <w:r>
              <w:t>NA</w:t>
            </w:r>
          </w:p>
          <w:p w:rsidR="007C39A6" w:rsidRDefault="007C39A6" w:rsidP="00B24CD5">
            <w:pPr>
              <w:cnfStyle w:val="000000000000" w:firstRow="0" w:lastRow="0" w:firstColumn="0" w:lastColumn="0" w:oddVBand="0" w:evenVBand="0" w:oddHBand="0" w:evenHBand="0" w:firstRowFirstColumn="0" w:firstRowLastColumn="0" w:lastRowFirstColumn="0" w:lastRowLastColumn="0"/>
            </w:pPr>
            <w:r>
              <w:t>NA</w:t>
            </w:r>
          </w:p>
          <w:p w:rsidR="007C39A6" w:rsidRDefault="007C39A6" w:rsidP="00B24CD5">
            <w:pPr>
              <w:cnfStyle w:val="000000000000" w:firstRow="0" w:lastRow="0" w:firstColumn="0" w:lastColumn="0" w:oddVBand="0" w:evenVBand="0" w:oddHBand="0" w:evenHBand="0" w:firstRowFirstColumn="0" w:firstRowLastColumn="0" w:lastRowFirstColumn="0" w:lastRowLastColumn="0"/>
            </w:pPr>
            <w:r>
              <w:t>NA</w:t>
            </w:r>
          </w:p>
        </w:tc>
        <w:tc>
          <w:tcPr>
            <w:tcW w:w="3192" w:type="dxa"/>
          </w:tcPr>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D44FFA" w:rsidRDefault="00D44FFA" w:rsidP="00D44FFA">
            <w:pPr>
              <w:cnfStyle w:val="000000000000" w:firstRow="0" w:lastRow="0" w:firstColumn="0" w:lastColumn="0" w:oddVBand="0" w:evenVBand="0" w:oddHBand="0" w:evenHBand="0" w:firstRowFirstColumn="0" w:firstRowLastColumn="0" w:lastRowFirstColumn="0" w:lastRowLastColumn="0"/>
            </w:pPr>
            <w:r>
              <w:t>PASS</w:t>
            </w:r>
          </w:p>
          <w:p w:rsidR="007C39A6" w:rsidRDefault="007C39A6" w:rsidP="00D44FFA">
            <w:pPr>
              <w:cnfStyle w:val="000000000000" w:firstRow="0" w:lastRow="0" w:firstColumn="0" w:lastColumn="0" w:oddVBand="0" w:evenVBand="0" w:oddHBand="0" w:evenHBand="0" w:firstRowFirstColumn="0" w:firstRowLastColumn="0" w:lastRowFirstColumn="0" w:lastRowLastColumn="0"/>
            </w:pPr>
            <w:r>
              <w:t>PASS</w:t>
            </w:r>
          </w:p>
          <w:p w:rsidR="007C39A6" w:rsidRDefault="007C39A6" w:rsidP="00D44FFA">
            <w:pPr>
              <w:cnfStyle w:val="000000000000" w:firstRow="0" w:lastRow="0" w:firstColumn="0" w:lastColumn="0" w:oddVBand="0" w:evenVBand="0" w:oddHBand="0" w:evenHBand="0" w:firstRowFirstColumn="0" w:firstRowLastColumn="0" w:lastRowFirstColumn="0" w:lastRowLastColumn="0"/>
            </w:pPr>
            <w:r>
              <w:t>PASS</w:t>
            </w:r>
          </w:p>
          <w:p w:rsidR="007C39A6" w:rsidRDefault="007C39A6" w:rsidP="00D44FFA">
            <w:pPr>
              <w:cnfStyle w:val="000000000000" w:firstRow="0" w:lastRow="0" w:firstColumn="0" w:lastColumn="0" w:oddVBand="0" w:evenVBand="0" w:oddHBand="0" w:evenHBand="0" w:firstRowFirstColumn="0" w:firstRowLastColumn="0" w:lastRowFirstColumn="0" w:lastRowLastColumn="0"/>
            </w:pPr>
            <w:r>
              <w:t>PASS</w:t>
            </w:r>
          </w:p>
          <w:p w:rsidR="007C39A6" w:rsidRDefault="007C39A6" w:rsidP="00D44FFA">
            <w:pPr>
              <w:cnfStyle w:val="000000000000" w:firstRow="0" w:lastRow="0" w:firstColumn="0" w:lastColumn="0" w:oddVBand="0" w:evenVBand="0" w:oddHBand="0" w:evenHBand="0" w:firstRowFirstColumn="0" w:firstRowLastColumn="0" w:lastRowFirstColumn="0" w:lastRowLastColumn="0"/>
            </w:pPr>
            <w:r>
              <w:t>PASS</w:t>
            </w:r>
          </w:p>
          <w:p w:rsidR="007C39A6" w:rsidRDefault="007C39A6" w:rsidP="00D44FFA">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p>
        </w:tc>
      </w:tr>
    </w:tbl>
    <w:p w:rsidR="002B0DC3" w:rsidRPr="002B0DC3" w:rsidRDefault="002B0DC3" w:rsidP="002B0DC3"/>
    <w:p w:rsidR="00BF29B3" w:rsidRDefault="00BF29B3" w:rsidP="00792993">
      <w:pPr>
        <w:pStyle w:val="Heading2"/>
      </w:pPr>
      <w:bookmarkStart w:id="68" w:name="_Toc346626366"/>
      <w:r>
        <w:t>DEBUGGING AND CODE IMPROVEMENT</w:t>
      </w:r>
      <w:bookmarkEnd w:id="68"/>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lastRenderedPageBreak/>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produSMS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FC61FA">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FC61FA">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FC61FA">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FC61FA">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FC61FA">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A text (.txt) file by using the</w:t>
      </w:r>
      <w:r>
        <w:rPr>
          <w:rStyle w:val="apple-converted-space"/>
          <w:rFonts w:ascii="Segoe UI" w:hAnsi="Segoe UI" w:cs="Segoe UI"/>
          <w:color w:val="333333"/>
        </w:rPr>
        <w:t> </w:t>
      </w:r>
      <w:proofErr w:type="gramStart"/>
      <w:r>
        <w:rPr>
          <w:rFonts w:ascii="Segoe UI" w:hAnsi="Segoe UI" w:cs="Segoe UI"/>
          <w:b/>
          <w:bCs/>
          <w:color w:val="333333"/>
        </w:rPr>
        <w:t>System.IO.File.CreateText(</w:t>
      </w:r>
      <w:proofErr w:type="gramEnd"/>
      <w:r>
        <w:rPr>
          <w:rFonts w:ascii="Segoe UI" w:hAnsi="Segoe UI" w:cs="Segoe UI"/>
          <w:b/>
          <w:bCs/>
          <w:color w:val="333333"/>
        </w:rPr>
        <w: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9" w:name="_Toc351952584"/>
      <w:r>
        <w:rPr>
          <w:rFonts w:ascii="Segoe UI" w:hAnsi="Segoe UI" w:cs="Segoe UI"/>
          <w:color w:val="333333"/>
          <w:sz w:val="30"/>
          <w:szCs w:val="30"/>
        </w:rPr>
        <w:t>Create a Sample with the Debug Class</w:t>
      </w:r>
      <w:bookmarkEnd w:id="69"/>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produSMS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FC61FA">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FC61FA">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70" w:name="_Toc351952585"/>
      <w:r>
        <w:rPr>
          <w:rFonts w:ascii="Segoe UI" w:hAnsi="Segoe UI" w:cs="Segoe UI"/>
          <w:color w:val="333333"/>
          <w:sz w:val="30"/>
          <w:szCs w:val="30"/>
        </w:rPr>
        <w:t>Using the Trace Class</w:t>
      </w:r>
      <w:bookmarkEnd w:id="70"/>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FC61FA">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FC61FA">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FC61FA">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FC61FA">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FC61FA">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FC61FA">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71" w:name="_Toc351952586"/>
      <w:r>
        <w:rPr>
          <w:rFonts w:ascii="Segoe UI" w:hAnsi="Segoe UI" w:cs="Segoe UI"/>
          <w:color w:val="333333"/>
          <w:sz w:val="30"/>
          <w:szCs w:val="30"/>
        </w:rPr>
        <w:t>Verify That It Works</w:t>
      </w:r>
      <w:bookmarkEnd w:id="71"/>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proofErr w:type="gramStart"/>
      <w:r>
        <w:rPr>
          <w:rStyle w:val="Strong"/>
          <w:rFonts w:ascii="Segoe UI" w:hAnsi="Segoe UI" w:cs="Segoe UI"/>
          <w:color w:val="333333"/>
        </w:rPr>
        <w:t>conInfo</w:t>
      </w:r>
      <w:r>
        <w:rPr>
          <w:rFonts w:ascii="Segoe UI" w:hAnsi="Segoe UI" w:cs="Segoe UI"/>
          <w:color w:val="333333"/>
        </w:rPr>
        <w:t>,</w:t>
      </w:r>
      <w:proofErr w:type="gramEnd"/>
      <w:r>
        <w:rPr>
          <w:rFonts w:ascii="Segoe UI" w:hAnsi="Segoe UI" w:cs="Segoe UI"/>
          <w:color w:val="333333"/>
        </w:rPr>
        <w:t xml:space="preserve">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 xml:space="preserve">In Visual C# 2005 and in Visual </w:t>
      </w:r>
      <w:proofErr w:type="gramStart"/>
      <w:r>
        <w:rPr>
          <w:rFonts w:ascii="Segoe UI" w:hAnsi="Segoe UI" w:cs="Segoe UI"/>
          <w:color w:val="333333"/>
        </w:rPr>
        <w:t>C# 2005 Express Edition</w:t>
      </w:r>
      <w:proofErr w:type="gramEnd"/>
      <w:r>
        <w:rPr>
          <w:rFonts w:ascii="Segoe UI" w:hAnsi="Segoe UI" w:cs="Segoe UI"/>
          <w:color w:val="333333"/>
        </w:rPr>
        <w:t>,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FC61FA">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and the Output.txt file should display the following output: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FC61FA">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 xml:space="preserve">The Output.txt file is located in the same directory as the conInfo executable (conInfo.exe). Typically, this is the \bin folder where the project source is stored. By default, this is C:\Documents and </w:t>
      </w:r>
      <w:r>
        <w:rPr>
          <w:rFonts w:ascii="Segoe UI" w:hAnsi="Segoe UI" w:cs="Segoe UI"/>
          <w:color w:val="333333"/>
          <w:shd w:val="clear" w:color="auto" w:fill="FFFFFF"/>
        </w:rPr>
        <w:lastRenderedPageBreak/>
        <w:t>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 xml:space="preserve">\My Documents\Visual Studio Projects\conInfo\bin. In Visual C# 2005 and in Visual </w:t>
      </w:r>
      <w:proofErr w:type="gramStart"/>
      <w:r>
        <w:rPr>
          <w:rFonts w:ascii="Segoe UI" w:hAnsi="Segoe UI" w:cs="Segoe UI"/>
          <w:color w:val="333333"/>
          <w:shd w:val="clear" w:color="auto" w:fill="FFFFFF"/>
        </w:rPr>
        <w:t>C# 2005 Express Edition</w:t>
      </w:r>
      <w:proofErr w:type="gramEnd"/>
      <w:r>
        <w:rPr>
          <w:rFonts w:ascii="Segoe UI" w:hAnsi="Segoe UI" w:cs="Segoe UI"/>
          <w:color w:val="333333"/>
          <w:shd w:val="clear" w:color="auto" w:fill="FFFFFF"/>
        </w:rPr>
        <w:t>,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72" w:name="_Toc351952587"/>
      <w:r>
        <w:rPr>
          <w:rFonts w:ascii="Segoe UI" w:hAnsi="Segoe UI" w:cs="Segoe UI"/>
          <w:color w:val="333333"/>
          <w:sz w:val="30"/>
          <w:szCs w:val="30"/>
        </w:rPr>
        <w:t>Complete Code Listing</w:t>
      </w:r>
      <w:bookmarkEnd w:id="72"/>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73" w:name="_Toc351952588"/>
      <w:r>
        <w:rPr>
          <w:rFonts w:ascii="Segoe UI" w:hAnsi="Segoe UI" w:cs="Segoe UI"/>
          <w:color w:val="333333"/>
          <w:sz w:val="30"/>
          <w:szCs w:val="30"/>
        </w:rPr>
        <w:t>Troubleshoot</w:t>
      </w:r>
      <w:bookmarkEnd w:id="73"/>
    </w:p>
    <w:p w:rsidR="002D42EE" w:rsidRDefault="002D42EE" w:rsidP="00FC61FA">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FC61FA">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FC61FA">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FC61FA">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FC61FA">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2D42EE" w:rsidRDefault="002D42EE" w:rsidP="00FC61FA">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FC61FA">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2B0DC3" w:rsidRPr="002B0DC3" w:rsidRDefault="002B0DC3" w:rsidP="002B0DC3"/>
    <w:p w:rsidR="00BF29B3" w:rsidRDefault="00BF29B3" w:rsidP="00792993">
      <w:pPr>
        <w:pStyle w:val="Heading1"/>
      </w:pPr>
      <w:bookmarkStart w:id="74" w:name="_Toc346626367"/>
      <w:r>
        <w:t>SYSTEM SECURITY MEASURES</w:t>
      </w:r>
      <w:bookmarkEnd w:id="74"/>
    </w:p>
    <w:p w:rsidR="00910D8A" w:rsidRDefault="00910D8A" w:rsidP="00437A54">
      <w:pPr>
        <w:pStyle w:val="ListParagraph"/>
        <w:numPr>
          <w:ilvl w:val="0"/>
          <w:numId w:val="5"/>
        </w:numPr>
      </w:pPr>
      <w:r>
        <w:lastRenderedPageBreak/>
        <w:t>School Management System is password protected software. It will be developed such a way that the admin will have complete control on the school’s data.</w:t>
      </w:r>
    </w:p>
    <w:p w:rsidR="00910D8A" w:rsidRDefault="00910D8A" w:rsidP="00437A54">
      <w:pPr>
        <w:pStyle w:val="ListParagraph"/>
        <w:numPr>
          <w:ilvl w:val="0"/>
          <w:numId w:val="5"/>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75" w:name="_Toc346626368"/>
      <w:r>
        <w:t>DATABASE / DATA SECURITY</w:t>
      </w:r>
      <w:bookmarkEnd w:id="75"/>
    </w:p>
    <w:p w:rsidR="008376A9" w:rsidRDefault="008376A9" w:rsidP="00437A54">
      <w:pPr>
        <w:pStyle w:val="ListParagraph"/>
        <w:numPr>
          <w:ilvl w:val="0"/>
          <w:numId w:val="5"/>
        </w:numPr>
      </w:pPr>
      <w:r>
        <w:t>The data of the school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76" w:name="_Toc346626369"/>
      <w:r>
        <w:t>CREATION OF USER PROFILES AND ACCESS RIGHTS</w:t>
      </w:r>
      <w:bookmarkEnd w:id="76"/>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77" w:name="_Toc346626370"/>
      <w:r>
        <w:t>COST ESTIMATION</w:t>
      </w:r>
      <w:bookmarkEnd w:id="77"/>
    </w:p>
    <w:p w:rsidR="00BF29B3" w:rsidRDefault="00BF29B3" w:rsidP="00792993">
      <w:pPr>
        <w:pStyle w:val="Heading2"/>
      </w:pPr>
      <w:bookmarkStart w:id="78" w:name="_Toc346626371"/>
      <w:r>
        <w:t>COST ESTIMATION MODEL</w:t>
      </w:r>
      <w:bookmarkEnd w:id="78"/>
    </w:p>
    <w:p w:rsidR="002D42EE" w:rsidRPr="005D1E44" w:rsidRDefault="002D42EE" w:rsidP="002D42EE">
      <w:pPr>
        <w:rPr>
          <w:sz w:val="24"/>
          <w:szCs w:val="24"/>
        </w:rPr>
      </w:pPr>
      <w:r w:rsidRPr="005D1E44">
        <w:rPr>
          <w:sz w:val="24"/>
          <w:szCs w:val="24"/>
        </w:rPr>
        <w:t xml:space="preserve">We used the basic COCOMO model, which gives an approximate estimate of our </w:t>
      </w:r>
      <w:r>
        <w:rPr>
          <w:b/>
          <w:sz w:val="24"/>
          <w:szCs w:val="24"/>
        </w:rPr>
        <w:t>SM</w:t>
      </w:r>
      <w:r w:rsidRPr="005D1E44">
        <w:rPr>
          <w:b/>
          <w:sz w:val="24"/>
          <w:szCs w:val="24"/>
        </w:rPr>
        <w:t>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t>Effort = a1 * (KLOC</w:t>
      </w:r>
      <w:proofErr w:type="gramStart"/>
      <w:r w:rsidRPr="005D1E44">
        <w:rPr>
          <w:sz w:val="24"/>
          <w:szCs w:val="24"/>
        </w:rPr>
        <w:t>)</w:t>
      </w:r>
      <w:r w:rsidRPr="005D1E44">
        <w:rPr>
          <w:sz w:val="24"/>
          <w:szCs w:val="24"/>
          <w:vertAlign w:val="superscript"/>
        </w:rPr>
        <w:t>a2</w:t>
      </w:r>
      <w:proofErr w:type="gramEnd"/>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proofErr w:type="gramStart"/>
      <w:r w:rsidRPr="005D1E44">
        <w:rPr>
          <w:sz w:val="24"/>
          <w:szCs w:val="24"/>
        </w:rPr>
        <w:t>)</w:t>
      </w:r>
      <w:r w:rsidRPr="005D1E44">
        <w:rPr>
          <w:sz w:val="24"/>
          <w:szCs w:val="24"/>
          <w:vertAlign w:val="superscript"/>
        </w:rPr>
        <w:t>b2</w:t>
      </w:r>
      <w:r w:rsidRPr="005D1E44">
        <w:rPr>
          <w:sz w:val="24"/>
          <w:szCs w:val="24"/>
        </w:rPr>
        <w:t>months</w:t>
      </w:r>
      <w:proofErr w:type="gramEnd"/>
    </w:p>
    <w:p w:rsidR="002D42EE" w:rsidRPr="005D1E44" w:rsidRDefault="002D42EE" w:rsidP="002D42EE">
      <w:pPr>
        <w:rPr>
          <w:sz w:val="24"/>
          <w:szCs w:val="24"/>
        </w:rPr>
      </w:pPr>
      <w:r w:rsidRPr="005D1E44">
        <w:rPr>
          <w:sz w:val="24"/>
          <w:szCs w:val="24"/>
        </w:rPr>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lastRenderedPageBreak/>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79" w:name="_Toc351927654"/>
      <w:bookmarkStart w:id="80" w:name="_Toc351952594"/>
      <w:r w:rsidRPr="005D1E44">
        <w:rPr>
          <w:sz w:val="24"/>
          <w:szCs w:val="24"/>
        </w:rPr>
        <w:t>Estimation of development effort</w:t>
      </w:r>
      <w:bookmarkEnd w:id="79"/>
      <w:bookmarkEnd w:id="80"/>
    </w:p>
    <w:p w:rsidR="002D42EE" w:rsidRPr="005D1E44" w:rsidRDefault="002D42EE" w:rsidP="002D42EE">
      <w:pPr>
        <w:rPr>
          <w:sz w:val="24"/>
          <w:szCs w:val="24"/>
        </w:rPr>
      </w:pPr>
      <w:r w:rsidRPr="005D1E44">
        <w:rPr>
          <w:sz w:val="24"/>
          <w:szCs w:val="24"/>
        </w:rPr>
        <w:t xml:space="preserve">For our Semi-detached class software product </w:t>
      </w:r>
      <w:r>
        <w:rPr>
          <w:b/>
          <w:sz w:val="24"/>
          <w:szCs w:val="24"/>
        </w:rPr>
        <w:t>SMS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Pr>
          <w:b/>
          <w:sz w:val="24"/>
          <w:szCs w:val="24"/>
        </w:rPr>
        <w:t>SMS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81" w:name="_Toc351927655"/>
      <w:bookmarkStart w:id="82" w:name="_Toc351952595"/>
      <w:r w:rsidRPr="005D1E44">
        <w:rPr>
          <w:sz w:val="24"/>
          <w:szCs w:val="24"/>
        </w:rPr>
        <w:t>Estimation of development time</w:t>
      </w:r>
      <w:bookmarkEnd w:id="81"/>
      <w:bookmarkEnd w:id="82"/>
    </w:p>
    <w:p w:rsidR="002D42EE" w:rsidRPr="005D1E44" w:rsidRDefault="002D42EE" w:rsidP="002D42EE">
      <w:pPr>
        <w:rPr>
          <w:sz w:val="24"/>
          <w:szCs w:val="24"/>
        </w:rPr>
      </w:pPr>
      <w:r w:rsidRPr="005D1E44">
        <w:rPr>
          <w:sz w:val="24"/>
          <w:szCs w:val="24"/>
        </w:rPr>
        <w:t xml:space="preserve">For our Semi-detached class software product </w:t>
      </w:r>
      <w:r>
        <w:rPr>
          <w:b/>
          <w:sz w:val="24"/>
          <w:szCs w:val="24"/>
        </w:rPr>
        <w:t>SMS</w:t>
      </w:r>
      <w:r w:rsidRPr="005D1E44">
        <w:rPr>
          <w:sz w:val="24"/>
          <w:szCs w:val="24"/>
        </w:rPr>
        <w:t>, the formula for estimating the development time based on the effort is given below:</w:t>
      </w:r>
    </w:p>
    <w:p w:rsidR="002D42EE" w:rsidRPr="005D1E44" w:rsidRDefault="002D42EE" w:rsidP="002D42EE">
      <w:r w:rsidRPr="005D1E44">
        <w:t>Semi-detached</w:t>
      </w:r>
      <w:r>
        <w:rPr>
          <w:b/>
          <w:bCs/>
        </w:rPr>
        <w:t>SMS</w:t>
      </w:r>
      <w:r w:rsidRPr="005D1E44">
        <w:t xml:space="preserve">:  </w:t>
      </w:r>
      <w:proofErr w:type="gramStart"/>
      <w:r w:rsidRPr="005D1E44">
        <w:t>Tdev  =</w:t>
      </w:r>
      <w:proofErr w:type="gramEnd"/>
      <w:r w:rsidRPr="005D1E44">
        <w:t xml:space="preserve">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Pr>
          <w:bCs/>
        </w:rPr>
        <w:t>SMS</w:t>
      </w:r>
      <w:r w:rsidRPr="005D1E44">
        <w:t xml:space="preserve"> product has been estimated to be 4,000 lines of source code. Assume that the average salary of software </w:t>
      </w:r>
      <w:proofErr w:type="gramStart"/>
      <w:r w:rsidRPr="005D1E44">
        <w:t>engineer(</w:t>
      </w:r>
      <w:proofErr w:type="gramEnd"/>
      <w:r w:rsidRPr="005D1E44">
        <w:t>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t>SMS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tab/>
      </w:r>
      <w:r w:rsidRPr="005D1E44">
        <w:tab/>
      </w:r>
      <w:r w:rsidRPr="005D1E44">
        <w:tab/>
      </w:r>
      <w:r w:rsidRPr="005D1E44">
        <w:tab/>
        <w:t xml:space="preserve">          = Rs. 90,000</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83" w:name="_Toc346626372"/>
      <w:r>
        <w:t>REPORTS</w:t>
      </w:r>
      <w:bookmarkEnd w:id="83"/>
    </w:p>
    <w:p w:rsidR="003243B7" w:rsidRDefault="003243B7" w:rsidP="003243B7">
      <w:r w:rsidRPr="00B0151B">
        <w:t>List of reports that are likely to be generated</w:t>
      </w:r>
      <w:r>
        <w:t xml:space="preserve"> in this software are given below:</w:t>
      </w:r>
    </w:p>
    <w:p w:rsidR="003243B7" w:rsidRDefault="003243B7" w:rsidP="00437A54">
      <w:pPr>
        <w:pStyle w:val="ListParagraph"/>
        <w:numPr>
          <w:ilvl w:val="0"/>
          <w:numId w:val="4"/>
        </w:numPr>
        <w:spacing w:before="0" w:line="288" w:lineRule="auto"/>
      </w:pPr>
      <w:r>
        <w:t>Results &amp; Grade report can be generated</w:t>
      </w:r>
    </w:p>
    <w:p w:rsidR="003243B7" w:rsidRDefault="003243B7" w:rsidP="00437A54">
      <w:pPr>
        <w:pStyle w:val="ListParagraph"/>
        <w:numPr>
          <w:ilvl w:val="0"/>
          <w:numId w:val="4"/>
        </w:numPr>
        <w:spacing w:before="0" w:line="288" w:lineRule="auto"/>
      </w:pPr>
      <w:r>
        <w:t>Class toppers will be  given a certificate as a token of appreciation</w:t>
      </w:r>
    </w:p>
    <w:p w:rsidR="003243B7" w:rsidRDefault="003243B7" w:rsidP="00437A54">
      <w:pPr>
        <w:pStyle w:val="ListParagraph"/>
        <w:numPr>
          <w:ilvl w:val="0"/>
          <w:numId w:val="4"/>
        </w:numPr>
        <w:spacing w:before="0" w:line="288" w:lineRule="auto"/>
      </w:pPr>
      <w:r>
        <w:t>List of students can be generated</w:t>
      </w:r>
    </w:p>
    <w:p w:rsidR="003243B7" w:rsidRDefault="003243B7" w:rsidP="00437A54">
      <w:pPr>
        <w:pStyle w:val="ListParagraph"/>
        <w:numPr>
          <w:ilvl w:val="0"/>
          <w:numId w:val="4"/>
        </w:numPr>
        <w:spacing w:before="0" w:line="288" w:lineRule="auto"/>
      </w:pPr>
      <w:r>
        <w:t>List of teachers can be generated</w:t>
      </w:r>
    </w:p>
    <w:p w:rsidR="003243B7" w:rsidRDefault="003243B7" w:rsidP="00437A54">
      <w:pPr>
        <w:pStyle w:val="ListParagraph"/>
        <w:numPr>
          <w:ilvl w:val="0"/>
          <w:numId w:val="4"/>
        </w:numPr>
        <w:spacing w:before="0" w:line="288" w:lineRule="auto"/>
      </w:pPr>
      <w:r>
        <w:t>List of courses can be generated</w:t>
      </w:r>
    </w:p>
    <w:p w:rsidR="003243B7" w:rsidRDefault="003243B7" w:rsidP="00437A54">
      <w:pPr>
        <w:pStyle w:val="ListParagraph"/>
        <w:numPr>
          <w:ilvl w:val="0"/>
          <w:numId w:val="4"/>
        </w:numPr>
        <w:spacing w:before="0" w:line="288" w:lineRule="auto"/>
      </w:pPr>
      <w:r>
        <w:t>Course details can be generated</w:t>
      </w:r>
    </w:p>
    <w:p w:rsidR="003243B7" w:rsidRDefault="003243B7" w:rsidP="00437A54">
      <w:pPr>
        <w:pStyle w:val="ListParagraph"/>
        <w:numPr>
          <w:ilvl w:val="0"/>
          <w:numId w:val="4"/>
        </w:numPr>
        <w:spacing w:before="0" w:line="288" w:lineRule="auto"/>
      </w:pPr>
      <w:r>
        <w:t>Fund details can be generated</w:t>
      </w:r>
    </w:p>
    <w:p w:rsidR="003243B7" w:rsidRDefault="003243B7" w:rsidP="00437A54">
      <w:pPr>
        <w:pStyle w:val="ListParagraph"/>
        <w:numPr>
          <w:ilvl w:val="0"/>
          <w:numId w:val="4"/>
        </w:numPr>
        <w:spacing w:before="0" w:line="288" w:lineRule="auto"/>
      </w:pPr>
      <w:r>
        <w:lastRenderedPageBreak/>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84" w:name="_Toc346626373"/>
      <w:r>
        <w:t>FUTURE SCOPE AND FURTHER ENHANCEMENT</w:t>
      </w:r>
      <w:bookmarkEnd w:id="84"/>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85" w:name="_Toc346626374"/>
      <w:r>
        <w:t>BIBLIOGRAPHY</w:t>
      </w:r>
      <w:bookmarkEnd w:id="85"/>
    </w:p>
    <w:p w:rsidR="00BD2E42" w:rsidRPr="00BD2E42" w:rsidRDefault="00BD2E42" w:rsidP="00BD2E42">
      <w:pPr>
        <w:pStyle w:val="Heading2"/>
      </w:pPr>
      <w:r>
        <w:t>Websites</w:t>
      </w:r>
    </w:p>
    <w:p w:rsidR="00FC75E2" w:rsidRPr="007B4EED" w:rsidRDefault="008923F9" w:rsidP="00437A54">
      <w:pPr>
        <w:pStyle w:val="ListParagraph"/>
        <w:numPr>
          <w:ilvl w:val="0"/>
          <w:numId w:val="11"/>
        </w:numPr>
        <w:spacing w:before="0" w:line="480" w:lineRule="auto"/>
        <w:rPr>
          <w:rStyle w:val="Hyperlink"/>
        </w:rPr>
      </w:pPr>
      <w:hyperlink r:id="rId49"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8923F9" w:rsidP="00437A54">
      <w:pPr>
        <w:pStyle w:val="ListParagraph"/>
        <w:numPr>
          <w:ilvl w:val="0"/>
          <w:numId w:val="11"/>
        </w:numPr>
        <w:spacing w:before="0" w:line="480" w:lineRule="auto"/>
        <w:rPr>
          <w:rStyle w:val="Hyperlink"/>
        </w:rPr>
      </w:pPr>
      <w:hyperlink r:id="rId50"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8923F9" w:rsidP="00437A54">
      <w:pPr>
        <w:pStyle w:val="ListParagraph"/>
        <w:numPr>
          <w:ilvl w:val="0"/>
          <w:numId w:val="11"/>
        </w:numPr>
        <w:spacing w:before="0" w:line="480" w:lineRule="auto"/>
        <w:rPr>
          <w:rStyle w:val="Hyperlink"/>
        </w:rPr>
      </w:pPr>
      <w:hyperlink r:id="rId51" w:history="1">
        <w:r w:rsidR="00FC75E2" w:rsidRPr="00532BBF">
          <w:rPr>
            <w:rStyle w:val="Hyperlink"/>
            <w:rFonts w:ascii="Arial" w:hAnsi="Arial" w:cs="Arial"/>
            <w:lang w:eastAsia="en-IN"/>
          </w:rPr>
          <w:t>http://www.microsoft.com/en-us/default.aspx</w:t>
        </w:r>
      </w:hyperlink>
    </w:p>
    <w:p w:rsidR="00FC75E2" w:rsidRPr="00322939" w:rsidRDefault="008923F9" w:rsidP="00437A54">
      <w:pPr>
        <w:pStyle w:val="ListParagraph"/>
        <w:numPr>
          <w:ilvl w:val="0"/>
          <w:numId w:val="11"/>
        </w:numPr>
        <w:spacing w:before="0" w:line="480" w:lineRule="auto"/>
        <w:rPr>
          <w:color w:val="FF8119" w:themeColor="hyperlink"/>
          <w:u w:val="single"/>
        </w:rPr>
      </w:pPr>
      <w:hyperlink r:id="rId52"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8923F9" w:rsidP="00437A54">
      <w:pPr>
        <w:pStyle w:val="ListParagraph"/>
        <w:numPr>
          <w:ilvl w:val="0"/>
          <w:numId w:val="11"/>
        </w:numPr>
        <w:spacing w:before="0" w:line="480" w:lineRule="auto"/>
        <w:rPr>
          <w:rStyle w:val="Hyperlink"/>
        </w:rPr>
      </w:pPr>
      <w:hyperlink r:id="rId53" w:history="1">
        <w:r w:rsidR="00FC75E2" w:rsidRPr="00532BBF">
          <w:rPr>
            <w:rStyle w:val="Hyperlink"/>
            <w:rFonts w:ascii="Arial" w:hAnsi="Arial" w:cs="Arial"/>
            <w:lang w:eastAsia="en-IN"/>
          </w:rPr>
          <w:t>http://stackoverflow.com/</w:t>
        </w:r>
      </w:hyperlink>
    </w:p>
    <w:p w:rsidR="00FC75E2" w:rsidRPr="00866347" w:rsidRDefault="008923F9" w:rsidP="00437A54">
      <w:pPr>
        <w:pStyle w:val="ListParagraph"/>
        <w:numPr>
          <w:ilvl w:val="0"/>
          <w:numId w:val="11"/>
        </w:numPr>
        <w:spacing w:before="0" w:line="480" w:lineRule="auto"/>
        <w:rPr>
          <w:color w:val="FF8119" w:themeColor="hyperlink"/>
          <w:u w:val="single"/>
        </w:rPr>
      </w:pPr>
      <w:hyperlink r:id="rId54"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8923F9" w:rsidP="00437A54">
      <w:pPr>
        <w:pStyle w:val="ListParagraph"/>
        <w:numPr>
          <w:ilvl w:val="0"/>
          <w:numId w:val="11"/>
        </w:numPr>
        <w:spacing w:before="0" w:line="480" w:lineRule="auto"/>
        <w:rPr>
          <w:rStyle w:val="Hyperlink"/>
        </w:rPr>
      </w:pPr>
      <w:hyperlink r:id="rId55" w:history="1">
        <w:r w:rsidR="00FC75E2" w:rsidRPr="00532BBF">
          <w:rPr>
            <w:rStyle w:val="Hyperlink"/>
            <w:rFonts w:ascii="Arial" w:hAnsi="Arial" w:cs="Arial"/>
            <w:lang w:eastAsia="en-IN"/>
          </w:rPr>
          <w:t>http://www.w3schools.com</w:t>
        </w:r>
      </w:hyperlink>
    </w:p>
    <w:p w:rsidR="00FC75E2" w:rsidRPr="00BA5152" w:rsidRDefault="008923F9"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8923F9"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114710">
          <w:rPr>
            <w:rStyle w:val="Hyperlink"/>
            <w:rFonts w:ascii="Arial" w:hAnsi="Arial" w:cs="Arial"/>
            <w:lang w:eastAsia="en-IN"/>
          </w:rPr>
          <w:t>http://www.homeandlearn.co.uk/csharp/csharp.html</w:t>
        </w:r>
      </w:hyperlink>
    </w:p>
    <w:p w:rsidR="00FC75E2" w:rsidRPr="00931BA6" w:rsidRDefault="008923F9" w:rsidP="00437A54">
      <w:pPr>
        <w:pStyle w:val="ListParagraph"/>
        <w:numPr>
          <w:ilvl w:val="0"/>
          <w:numId w:val="11"/>
        </w:numPr>
        <w:spacing w:before="0" w:line="480" w:lineRule="auto"/>
        <w:rPr>
          <w:rFonts w:ascii="Arial" w:hAnsi="Arial" w:cs="Arial"/>
          <w:i/>
          <w:color w:val="FF8119" w:themeColor="hyperlink"/>
          <w:u w:val="single"/>
          <w:lang w:eastAsia="en-IN"/>
        </w:rPr>
      </w:pPr>
      <w:hyperlink r:id="rId60"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1" w:history="1">
        <w:r w:rsidR="00FC75E2" w:rsidRPr="00B2521C">
          <w:rPr>
            <w:rStyle w:val="Hyperlink"/>
            <w:rFonts w:ascii="Arial" w:hAnsi="Arial" w:cs="Arial"/>
            <w:lang w:eastAsia="en-IN"/>
          </w:rPr>
          <w:t>https://developers.facebook.com/</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https://developers.facebook.com/apps</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B2521C">
          <w:rPr>
            <w:rStyle w:val="Hyperlink"/>
            <w:rFonts w:ascii="Arial" w:hAnsi="Arial" w:cs="Arial"/>
            <w:lang w:eastAsia="en-IN"/>
          </w:rPr>
          <w:t>https://dev.twitter.com/</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9D5981">
          <w:rPr>
            <w:rStyle w:val="Hyperlink"/>
            <w:rFonts w:ascii="Arial" w:hAnsi="Arial" w:cs="Arial"/>
            <w:lang w:eastAsia="en-IN"/>
          </w:rPr>
          <w:t>https://developers.google.com/</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8" w:history="1">
        <w:r w:rsidR="00FC75E2" w:rsidRPr="00B2521C">
          <w:rPr>
            <w:rStyle w:val="Hyperlink"/>
            <w:rFonts w:ascii="Arial" w:hAnsi="Arial" w:cs="Arial"/>
            <w:lang w:eastAsia="en-IN"/>
          </w:rPr>
          <w:t>http://www.youtube.com/?gl=IN</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69"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70" w:history="1">
        <w:r w:rsidR="00FC75E2" w:rsidRPr="00B2521C">
          <w:rPr>
            <w:rStyle w:val="Hyperlink"/>
            <w:rFonts w:ascii="Arial" w:hAnsi="Arial" w:cs="Arial"/>
            <w:lang w:eastAsia="en-IN"/>
          </w:rPr>
          <w:t>https://github.com/anirban-nandy</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71" w:history="1">
        <w:r w:rsidR="00FC75E2" w:rsidRPr="00806D4F">
          <w:rPr>
            <w:rStyle w:val="Hyperlink"/>
            <w:rFonts w:ascii="Arial" w:hAnsi="Arial" w:cs="Arial"/>
            <w:lang w:eastAsia="en-IN"/>
          </w:rPr>
          <w:t>https://github.com/anirban-nandy/DailyNoteBook</w:t>
        </w:r>
      </w:hyperlink>
    </w:p>
    <w:p w:rsidR="00FC75E2" w:rsidRPr="00972752" w:rsidRDefault="008923F9" w:rsidP="00437A54">
      <w:pPr>
        <w:pStyle w:val="ListParagraph"/>
        <w:numPr>
          <w:ilvl w:val="0"/>
          <w:numId w:val="11"/>
        </w:numPr>
        <w:spacing w:before="0" w:line="480" w:lineRule="auto"/>
        <w:rPr>
          <w:rStyle w:val="Hyperlink"/>
          <w:rFonts w:ascii="Arial" w:hAnsi="Arial" w:cs="Arial"/>
          <w:i/>
          <w:lang w:eastAsia="en-IN"/>
        </w:rPr>
      </w:pPr>
      <w:hyperlink r:id="rId72" w:history="1">
        <w:r w:rsidR="00FC75E2" w:rsidRPr="009D5981">
          <w:rPr>
            <w:rStyle w:val="Hyperlink"/>
            <w:rFonts w:ascii="Arial" w:hAnsi="Arial" w:cs="Arial"/>
            <w:lang w:eastAsia="en-IN"/>
          </w:rPr>
          <w:t>http://learn.github.com/p/intro.html</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73" w:history="1">
        <w:r w:rsidR="00FC75E2" w:rsidRPr="00B2521C">
          <w:rPr>
            <w:rStyle w:val="Hyperlink"/>
            <w:rFonts w:ascii="Arial" w:hAnsi="Arial" w:cs="Arial"/>
            <w:lang w:eastAsia="en-IN"/>
          </w:rPr>
          <w:t>http://www.vogella.com/articles/Git/article.html</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74" w:history="1">
        <w:r w:rsidR="00FC75E2" w:rsidRPr="00B2521C">
          <w:rPr>
            <w:rStyle w:val="Hyperlink"/>
            <w:rFonts w:ascii="Arial" w:hAnsi="Arial" w:cs="Arial"/>
            <w:lang w:eastAsia="en-IN"/>
          </w:rPr>
          <w:t>http://try.github.com/levels/1/challenges/1</w:t>
        </w:r>
      </w:hyperlink>
    </w:p>
    <w:p w:rsidR="00FC75E2" w:rsidRDefault="008923F9" w:rsidP="00437A54">
      <w:pPr>
        <w:pStyle w:val="ListParagraph"/>
        <w:numPr>
          <w:ilvl w:val="0"/>
          <w:numId w:val="11"/>
        </w:numPr>
        <w:spacing w:before="0" w:line="480" w:lineRule="auto"/>
        <w:rPr>
          <w:rStyle w:val="Hyperlink"/>
          <w:rFonts w:ascii="Arial" w:hAnsi="Arial" w:cs="Arial"/>
          <w:i/>
          <w:lang w:eastAsia="en-IN"/>
        </w:rPr>
      </w:pPr>
      <w:hyperlink r:id="rId75" w:history="1">
        <w:r w:rsidR="00FC75E2" w:rsidRPr="00B2521C">
          <w:rPr>
            <w:rStyle w:val="Hyperlink"/>
            <w:rFonts w:ascii="Arial" w:hAnsi="Arial" w:cs="Arial"/>
            <w:lang w:eastAsia="en-IN"/>
          </w:rPr>
          <w:t>https://enterprise.github.com/support</w:t>
        </w:r>
      </w:hyperlink>
    </w:p>
    <w:p w:rsidR="00FC75E2" w:rsidRPr="009E7950" w:rsidRDefault="008923F9" w:rsidP="00437A54">
      <w:pPr>
        <w:pStyle w:val="ListParagraph"/>
        <w:numPr>
          <w:ilvl w:val="0"/>
          <w:numId w:val="11"/>
        </w:numPr>
        <w:spacing w:before="0" w:line="480" w:lineRule="auto"/>
        <w:rPr>
          <w:rFonts w:ascii="Arial" w:hAnsi="Arial" w:cs="Arial"/>
          <w:i/>
          <w:color w:val="FF8119" w:themeColor="hyperlink"/>
          <w:u w:val="single"/>
          <w:lang w:eastAsia="en-IN"/>
        </w:rPr>
      </w:pPr>
      <w:hyperlink r:id="rId76"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86" w:name="_Toc346626375"/>
      <w:r>
        <w:t>APPENDICES</w:t>
      </w:r>
      <w:bookmarkEnd w:id="86"/>
    </w:p>
    <w:p w:rsidR="00F10E6E" w:rsidRPr="00F10E6E" w:rsidRDefault="00F10E6E" w:rsidP="00F10E6E"/>
    <w:p w:rsidR="001E3D45" w:rsidRDefault="001E3D45" w:rsidP="00F10E6E">
      <w:pPr>
        <w:pStyle w:val="Heading2"/>
        <w:rPr>
          <w:rFonts w:eastAsia="Arial"/>
        </w:rPr>
      </w:pPr>
      <w:bookmarkStart w:id="87" w:name="_Toc289275457"/>
      <w:bookmarkStart w:id="88" w:name="_Toc330365076"/>
      <w:r>
        <w:rPr>
          <w:rFonts w:eastAsia="Arial"/>
        </w:rPr>
        <w:t>IDE</w:t>
      </w:r>
      <w:r w:rsidRPr="005F7EBB">
        <w:rPr>
          <w:rFonts w:eastAsia="Arial"/>
        </w:rPr>
        <w:t>:</w:t>
      </w:r>
      <w:bookmarkEnd w:id="87"/>
      <w:bookmarkEnd w:id="88"/>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7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7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80"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8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8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8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8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8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8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8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8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9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91"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NetBeans Platform you're not constrained by one of the typical pain points in Swing: the JTree model is completely different to the JList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NetBeans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89" w:name="_Toc289275458"/>
      <w:bookmarkStart w:id="90" w:name="_Toc330365077"/>
      <w:r>
        <w:rPr>
          <w:rFonts w:eastAsia="Arial"/>
        </w:rPr>
        <w:t>Front End</w:t>
      </w:r>
      <w:bookmarkStart w:id="91" w:name="_Toc289275459"/>
      <w:bookmarkEnd w:id="89"/>
      <w:r w:rsidR="00544CBD">
        <w:rPr>
          <w:rFonts w:eastAsia="Arial"/>
        </w:rPr>
        <w:t xml:space="preserve"> </w:t>
      </w:r>
      <w:bookmarkEnd w:id="90"/>
      <w:bookmarkEnd w:id="91"/>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2"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9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ListView</w:t>
        </w:r>
      </w:hyperlink>
      <w:proofErr w:type="gramStart"/>
      <w:r w:rsidRPr="002C67D4">
        <w:rPr>
          <w:rFonts w:ascii="Segoe UI" w:eastAsia="Times New Roman" w:hAnsi="Segoe UI" w:cs="Segoe UI"/>
          <w:sz w:val="18"/>
          <w:szCs w:val="18"/>
          <w:lang w:val="en-IN" w:eastAsia="en-IN" w:bidi="bn-IN"/>
        </w:rPr>
        <w:t>,and</w:t>
      </w:r>
      <w:proofErr w:type="gramEnd"/>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10"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24"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33"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8"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9"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0"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1"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2"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3"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4"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5"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56"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8923F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7"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8923F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8"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8923F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9"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8923F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0"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8923F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1"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8923F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2"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8923F9" w:rsidP="006D3AE6">
      <w:pPr>
        <w:tabs>
          <w:tab w:val="center" w:pos="4680"/>
        </w:tabs>
      </w:pPr>
      <w:hyperlink r:id="rId163"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92" w:name="_Toc289170424"/>
      <w:bookmarkStart w:id="93"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92"/>
      <w:bookmarkEnd w:id="93"/>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4"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gramStart"/>
      <w:r w:rsidRPr="002D69DA">
        <w:rPr>
          <w:rFonts w:ascii="Segoe UI" w:eastAsia="Times New Roman" w:hAnsi="Segoe UI" w:cs="Segoe UI"/>
          <w:color w:val="444444"/>
          <w:lang w:val="en-IN" w:eastAsia="en-IN" w:bidi="ar-SA"/>
        </w:rPr>
        <w:t>ist</w:t>
      </w:r>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65"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form the import javax.swing.*; package.  Java provides </w:t>
      </w:r>
      <w:proofErr w:type="gramStart"/>
      <w:r w:rsidRPr="00186AE5">
        <w:t>an interactive features</w:t>
      </w:r>
      <w:proofErr w:type="gramEnd"/>
      <w:r w:rsidRPr="00186AE5">
        <w:t xml:space="preserve"> for design the </w:t>
      </w:r>
      <w:r w:rsidRPr="00186AE5">
        <w:rPr>
          <w:b/>
          <w:bCs/>
        </w:rPr>
        <w:t>GUI</w:t>
      </w:r>
      <w:r w:rsidRPr="00186AE5">
        <w:t>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JFrame, JWindow, JDialog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98"/>
        <w:gridCol w:w="6592"/>
      </w:tblGrid>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performed the action with the ActionListenerwhere the multiple controls are used for same purposes.</w:t>
            </w:r>
          </w:p>
        </w:tc>
      </w:tr>
      <w:tr w:rsidR="00CA6E55" w:rsidRPr="00186AE5" w:rsidTr="005F0D55">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BoundedRangeModel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defines the data model of components like: sliders and progressBars.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state model for the buttons like: radio buttons, check boxes etc.</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CellEditor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by the developer for creating the new editor and it has the new components implement interfaces. TheCellEditor implements the wrapper based approach.</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this interface, the editor component used to JComboBoxcomponents.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represents the data model in a list model with the selected items.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DesktopManager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JDesktopPane object. The JInternalFrameimplements in the JDesktopPane with the help of DesktopManager.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graphical representation of the components. It has fixed size picture.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JComboBox.KeySelectionManager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KeySelectionManager and used for the combo box data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ListCellRenderer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paint the cell in the list with the help of "rubber stamps</w:t>
            </w:r>
            <w:proofErr w:type="gramStart"/>
            <w:r w:rsidRPr="00186AE5">
              <w:t>" .</w:t>
            </w:r>
            <w:proofErr w:type="gramEnd"/>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JList components method. It gets the value of each cell of list.</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indicates the components, which are stable or not.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MenuElement</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where the any components are implements in the menu.</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MutableComboBoxModel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extends from the ComboBoxModel. It is a mutable version of ComboBoxModel.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requirements of an object for displaying the values.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RootPaneContainer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uses the RootPane properties and it has the components like: JFrame, JInternalFrame and JWindow etc.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provides the scrolling to show the large amount of data with the help of JScrollPane.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JScrollPane 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SingleSelectionModel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select the one index in 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You can set the components on the screen to own requirements.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UIDefaults.ActiveValue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constructs the DefaultListCellRenderer.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enables one to store an entry in the default table. The entered value is not constructed until first time is a real value is created through it using </w:t>
            </w:r>
            <w:proofErr w:type="gramStart"/>
            <w:r w:rsidRPr="00186AE5">
              <w:t>LazyValue.createValue(</w:t>
            </w:r>
            <w:proofErr w:type="gramEnd"/>
            <w:r w:rsidRPr="00186AE5">
              <w:t>) method.</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WindowConstants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two methods setDefaultCloseOperation and getDefaultCloseOperation and provides the window close opration.</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34"/>
        <w:gridCol w:w="6456"/>
      </w:tblGrid>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AbstractAction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handles the any types of action and provides JFC Action interface.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nature of buttons and menu items.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a list and contents of the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data model which provides the list with its contents.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works with InputMap and performs any action when the key is pressed.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BorderFactory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Object and creates the Border instance in the factory.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fixed spaces between two components and uses the BoxLayout object of the layout 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Box.Filler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participates in the Layout and uses the lightweight components.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BoxLayout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arranging the multiple components either horizontally or vertically. The Box container uses this class.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ButtonGroup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the multiple buttons in aButtonGroup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CellRandererPane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insert the components like: JList, JTable and JTree.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ComponentInputMap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ComponentInputMap constructor and creates the components with the help of InpuMap.</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DebugGraphics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from the Graphics and used to debug the graphics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DefaultBoundedRangeModel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implementation of default BoundedRangeModel.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generic ButtonModel.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TableCellEditor and TreeCellEditor for the table and tree cells.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DefaultComboBoxModel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default model for combo boxes.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DefaultDesktopManager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DesktopManager. The DesktopManager has the JInternalFrame for creating the internal fame in a frame.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implementing the FocusManager.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default ListCellRanderer.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DefaultListCellRanderer and implementing in the 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AbstractListModel and implementing thejava.util.Vector.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for select the list in a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DefaultSingleSelectionModel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default SingleSelectionModel.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handles all focus like: gainedFocus and lostFocus.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GrayFilter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RGBImageFilter and used for disabling the image through the button.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ImageIcon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Icon and paints the icons from the images.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uses the ActionMap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InputVerifier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JApplet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Applet and implements the Accessibleand RootPaneContainer.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AbstractButton and you can create the new button.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JToggleButton and implements the check box in which buttons are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determines the items which is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JColorChooser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implementing the Accessable. Here, you choose and manipulate the colors.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extends the JComboBox.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JComponent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java swing, All components are used the JComponent except the top-level containers like: JFrame, JDialog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JDesktopPane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JLayeredPane and when you create the object of JInternalFrame to be maintained in the JDesktopPane. The JDesktopPane has DesktopManager.</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JDialog</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Dialog. This class used to create the dialog window and when you want to create the custom dialog window with the help of JOptionPane method.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JEditorPane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JTextComponent. It edits the component by the EditorKit.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JFileChooser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facility to choosing the file.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Frame and supports the swing components architecture.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extends from the JComponent and provides the facility to dragging, closing, </w:t>
            </w:r>
            <w:proofErr w:type="gramStart"/>
            <w:r w:rsidRPr="00186AE5">
              <w:t>resizing</w:t>
            </w:r>
            <w:proofErr w:type="gramEnd"/>
            <w:r w:rsidRPr="00186AE5">
              <w:t xml:space="preserve"> and menu bar of the internal frame. The JInternalFrame added into the JDesktopPane.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JInternalFrame.JDesktopIcon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It displays the desktop icon and </w:t>
            </w:r>
            <w:proofErr w:type="gramStart"/>
            <w:r w:rsidRPr="00186AE5">
              <w:t>create</w:t>
            </w:r>
            <w:proofErr w:type="gramEnd"/>
            <w:r w:rsidRPr="00186AE5">
              <w:t xml:space="preserve"> the instance of JInternalFrame and iconify.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JLabel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show the small text and image.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JLayeredPane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JFC/Swing container that can be used to overlap the components to each other.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JList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list where you select the one or more than objects.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new menu where you add the JMenuItems. When you select the item then shows the popup menu items in the JMenuBar.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a new menu bar where the JMenu objects are added.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new menu items in the mebus.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JOptionPane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some different types of dialog box like: message dialog box, error dialog box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JPanel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used to create a new panel.</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JPassworkField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single line text editing. Here, don't available the original characters but view type indication characters are available.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popup menu. It provides small window where the various types of choices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Here the popup menu and the separator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JProgressBar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integer types values in percent within a bounded range to determine the working process.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radio button and shows the state of an item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implements the radio button menu item</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JRootPane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provides the component behind the scenes by JFrame, JWindow, </w:t>
            </w:r>
            <w:proofErr w:type="gramStart"/>
            <w:r w:rsidRPr="00186AE5">
              <w:t>JDialog</w:t>
            </w:r>
            <w:proofErr w:type="gramEnd"/>
            <w:r w:rsidRPr="00186AE5">
              <w:t xml:space="preserve"> etc. for providing the task-orientation and functionality.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scroll bar. It provides the view content area where you show the content to scroll this.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scrollable view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proofErr w:type="gramStart"/>
            <w:r w:rsidRPr="00186AE5">
              <w:t>This class use</w:t>
            </w:r>
            <w:proofErr w:type="gramEnd"/>
            <w:r w:rsidRPr="00186AE5">
              <w:t xml:space="preserve"> the separator among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JSlider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a control to represent a numeric value by dragging the slider.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JSplitPane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divides the two components graphically like: top and button, left and right.</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JTabbedPane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JTable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user interface component and represents the two dimensional data.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JTextArea</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multi line plain text area.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facility to editing the text in a single line.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like JTexArea for multiple lines text with more capabalities.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JToggleButton.ToggleButtonModel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DefaultButtonModel and provides theToggleButton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set of command buttons icons that performs the different actions or controls.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tool bar separator.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JToolTip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It shows the tool tips related to </w:t>
            </w:r>
            <w:proofErr w:type="gramStart"/>
            <w:r w:rsidRPr="00186AE5">
              <w:t>it's</w:t>
            </w:r>
            <w:proofErr w:type="gramEnd"/>
            <w:r w:rsidRPr="00186AE5">
              <w:t xml:space="preserv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data in a hierarchical way.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JTree.DynamicUtilTreeNode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proofErr w:type="gramStart"/>
            <w:r w:rsidRPr="00186AE5">
              <w:t>This extends the DefaultMutableTreeNode and create</w:t>
            </w:r>
            <w:proofErr w:type="gramEnd"/>
            <w:r w:rsidRPr="00186AE5">
              <w:t xml:space="preserve"> children nodes.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JTree.EmptySelectionModel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JViewPort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gives you about the underlying information.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JWindow</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window and shows the any location or area on the desktop. It couldn't any title bar and window management buttons.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KeyStroke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controls the key events on the keyboard for the equivalent device.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LayoutFocusTraversalPolicy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conducts the sorting objects according to their size, type, position or orientation.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LookAndFeel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MenuSelectionManager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menu selection hierarchy.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OverlayLayout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is used to monitoring the progress of any operation to be done.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ProgressMonitorInputStream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progress monitor to monitor the progress of reading input from the input stream. It cleanups all the rights when the stream is closed.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RepaintManager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proofErr w:type="gramStart"/>
            <w:r w:rsidRPr="00186AE5">
              <w:t>This class manage</w:t>
            </w:r>
            <w:proofErr w:type="gramEnd"/>
            <w:r w:rsidRPr="00186AE5">
              <w:t xml:space="preserve"> and override the repaint requests.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manage the components like: scroll bar, row header, column header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ScrollPaneLayout and implements theUIResource.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SizeRequirements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calculates the size and positions of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SizeSequence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SwingUtilities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utilities methods for swing.</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Actions perform the predefined rate.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ToolTipManager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manages the all tool tips.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Hashtable and you set/get the value with the help of UIManager.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creates a Input Map through it's </w:t>
            </w:r>
            <w:proofErr w:type="gramStart"/>
            <w:r w:rsidRPr="00186AE5">
              <w:t>createValue(</w:t>
            </w:r>
            <w:proofErr w:type="gramEnd"/>
            <w:r w:rsidRPr="00186AE5">
              <w:t>) method. The array of key after binding is passed to the constructor of this. Example of binding of key is array of pressing key information (e.g. ctrl + c or alt + f).</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UIDefaults.ProxyLazyValue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UIManager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track of the current look and feel details.</w:t>
            </w:r>
          </w:p>
        </w:tc>
      </w:tr>
      <w:tr w:rsidR="00CA6E55" w:rsidRPr="00186AE5" w:rsidTr="005F0D55">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UIManager.LookAndFeelInfo</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is the nested class of UIManager class i.e. used for getting information about all the look and feels installed with the software development 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ViewportLayout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defines the policy for the layout.</w:t>
            </w:r>
          </w:p>
        </w:tc>
      </w:tr>
    </w:tbl>
    <w:p w:rsidR="00CA6E55" w:rsidRPr="00186AE5" w:rsidRDefault="00CA6E55" w:rsidP="00CA6E55">
      <w:pPr>
        <w:rPr>
          <w:ins w:id="94" w:author="Unknown"/>
          <w:u w:val="single"/>
        </w:rPr>
      </w:pPr>
      <w:ins w:id="95"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0"/>
        <w:gridCol w:w="6440"/>
      </w:tblGrid>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UnsupportedLookAndFeelException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96" w:name="_Toc289275460"/>
      <w:bookmarkStart w:id="97" w:name="_Toc330365078"/>
      <w:r>
        <w:rPr>
          <w:rFonts w:eastAsia="Arial"/>
        </w:rPr>
        <w:t>Programming Framework</w:t>
      </w:r>
      <w:bookmarkEnd w:id="96"/>
      <w:bookmarkEnd w:id="97"/>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6"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76"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77"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82"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83"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4"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86"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7"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8"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9"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198"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0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0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02"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04"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System.ServiceProcess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12"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13"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22"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3"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24"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25"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6"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29"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30"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1"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32"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33"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4"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35"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36"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37"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38"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39"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923F9">
            <w:pPr>
              <w:spacing w:before="150" w:after="150" w:line="240" w:lineRule="atLeast"/>
              <w:ind w:left="150" w:right="150"/>
              <w:rPr>
                <w:rFonts w:ascii="Segoe UI" w:hAnsi="Segoe UI" w:cs="Segoe UI"/>
                <w:color w:val="2A2A2A"/>
                <w:sz w:val="18"/>
                <w:szCs w:val="18"/>
              </w:rPr>
            </w:pPr>
            <w:hyperlink r:id="rId240"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98" w:name="_Toc304900511"/>
      <w:bookmarkStart w:id="99" w:name="_Toc320368089"/>
      <w:bookmarkStart w:id="100" w:name="_Toc330365079"/>
      <w:r w:rsidRPr="003D00A7">
        <w:t>Database</w:t>
      </w:r>
      <w:r>
        <w:t>/backend</w:t>
      </w:r>
      <w:r w:rsidR="008724AA">
        <w:t>:</w:t>
      </w:r>
      <w:r w:rsidRPr="003D00A7">
        <w:t xml:space="preserve"> </w:t>
      </w:r>
      <w:bookmarkEnd w:id="98"/>
      <w:bookmarkEnd w:id="99"/>
      <w:bookmarkEnd w:id="100"/>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1"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42"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3"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w:t>
      </w:r>
      <w:proofErr w:type="gramStart"/>
      <w:r w:rsidRPr="00927A60">
        <w:rPr>
          <w:rFonts w:ascii="Arial" w:hAnsi="Arial" w:cs="Arial"/>
          <w:color w:val="000000" w:themeColor="text1"/>
          <w:shd w:val="clear" w:color="auto" w:fill="FFFFFF"/>
        </w:rPr>
        <w:t>,administration</w:t>
      </w:r>
      <w:proofErr w:type="gramEnd"/>
      <w:r w:rsidRPr="00927A60">
        <w:rPr>
          <w:rFonts w:ascii="Arial" w:hAnsi="Arial" w:cs="Arial"/>
          <w:color w:val="000000"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000000" w:themeColor="text1"/>
          <w:shd w:val="clear" w:color="auto" w:fill="FFFFFF"/>
        </w:rPr>
        <w:t>,MySQL</w:t>
      </w:r>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244"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101" w:name="_Toc289275461"/>
      <w:bookmarkStart w:id="102" w:name="_Toc330365080"/>
      <w:r w:rsidRPr="00490D21">
        <w:rPr>
          <w:rFonts w:eastAsia="Arial"/>
        </w:rPr>
        <w:t>P</w:t>
      </w:r>
      <w:r w:rsidR="008724AA">
        <w:rPr>
          <w:rFonts w:eastAsia="Arial"/>
        </w:rPr>
        <w:t xml:space="preserve">rogramming Language </w:t>
      </w:r>
      <w:bookmarkEnd w:id="101"/>
      <w:bookmarkEnd w:id="102"/>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5"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46"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47"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48"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49"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50"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51"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52"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53"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54"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55"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56"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57"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58"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lastRenderedPageBreak/>
        <w:t>C# was developed to bring rapid development to C++ without sacrificing the power and control of C and C++. C# provides various characteristics</w:t>
      </w:r>
      <w:proofErr w:type="gramStart"/>
      <w:r>
        <w:rPr>
          <w:rFonts w:ascii="Verdana" w:hAnsi="Verdana"/>
          <w:color w:val="333333"/>
          <w:sz w:val="16"/>
          <w:szCs w:val="16"/>
          <w:shd w:val="clear" w:color="auto" w:fill="FFFFFF"/>
        </w:rPr>
        <w:t>,which</w:t>
      </w:r>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lastRenderedPageBreak/>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Default="00CD68D4" w:rsidP="00CD68D4">
      <w:pPr>
        <w:pStyle w:val="Heading3"/>
        <w:rPr>
          <w:rFonts w:eastAsia="Times New Roman"/>
          <w:lang w:eastAsia="en-IN"/>
        </w:rPr>
      </w:pPr>
      <w:r>
        <w:rPr>
          <w:rFonts w:eastAsia="Times New Roman"/>
          <w:lang w:eastAsia="en-IN"/>
        </w:rPr>
        <w:t>java</w:t>
      </w:r>
    </w:p>
    <w:p w:rsidR="001E5C5B" w:rsidRDefault="001E5C5B" w:rsidP="001E5C5B">
      <w:pPr>
        <w:rPr>
          <w:lang w:eastAsia="en-IN"/>
        </w:rPr>
      </w:pPr>
    </w:p>
    <w:p w:rsidR="001E5C5B" w:rsidRDefault="001E5C5B" w:rsidP="001E5C5B">
      <w:pPr>
        <w:rPr>
          <w:lang w:eastAsia="en-IN"/>
        </w:rPr>
      </w:pPr>
      <w:r>
        <w:rPr>
          <w:noProof/>
          <w:lang w:bidi="ar-SA"/>
        </w:rPr>
        <w:drawing>
          <wp:anchor distT="0" distB="0" distL="114300" distR="114300" simplePos="0" relativeHeight="251681792" behindDoc="1" locked="0" layoutInCell="1" allowOverlap="1">
            <wp:simplePos x="0" y="0"/>
            <wp:positionH relativeFrom="column">
              <wp:posOffset>19050</wp:posOffset>
            </wp:positionH>
            <wp:positionV relativeFrom="paragraph">
              <wp:posOffset>3175</wp:posOffset>
            </wp:positionV>
            <wp:extent cx="3505200" cy="2800350"/>
            <wp:effectExtent l="19050" t="0" r="0" b="0"/>
            <wp:wrapTight wrapText="bothSides">
              <wp:wrapPolygon edited="0">
                <wp:start x="-117" y="0"/>
                <wp:lineTo x="-117" y="21453"/>
                <wp:lineTo x="21600" y="21453"/>
                <wp:lineTo x="21600" y="0"/>
                <wp:lineTo x="-117" y="0"/>
              </wp:wrapPolygon>
            </wp:wrapTight>
            <wp:docPr id="229" name="Picture 228" descr="Java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training.png"/>
                    <pic:cNvPicPr/>
                  </pic:nvPicPr>
                  <pic:blipFill>
                    <a:blip r:embed="rId259" cstate="print"/>
                    <a:stretch>
                      <a:fillRect/>
                    </a:stretch>
                  </pic:blipFill>
                  <pic:spPr>
                    <a:xfrm>
                      <a:off x="0" y="0"/>
                      <a:ext cx="3505200" cy="2800350"/>
                    </a:xfrm>
                    <a:prstGeom prst="rect">
                      <a:avLst/>
                    </a:prstGeom>
                  </pic:spPr>
                </pic:pic>
              </a:graphicData>
            </a:graphic>
          </wp:anchor>
        </w:drawing>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b/>
          <w:bCs/>
          <w:lang w:bidi="ar-SA"/>
        </w:rPr>
        <w:t>Java</w:t>
      </w:r>
      <w:r w:rsidRPr="00DB3B2B">
        <w:rPr>
          <w:rFonts w:ascii="Arial" w:eastAsia="Times New Roman" w:hAnsi="Arial" w:cs="Arial"/>
          <w:lang w:bidi="ar-SA"/>
        </w:rPr>
        <w:t> is a </w:t>
      </w:r>
      <w:hyperlink r:id="rId260" w:tooltip="General purpose programming language" w:history="1">
        <w:r w:rsidRPr="00DB3B2B">
          <w:rPr>
            <w:rFonts w:ascii="Arial" w:eastAsia="Times New Roman" w:hAnsi="Arial" w:cs="Arial"/>
            <w:lang w:bidi="ar-SA"/>
          </w:rPr>
          <w:t>general-purpose</w:t>
        </w:r>
      </w:hyperlink>
      <w:r w:rsidRPr="00DB3B2B">
        <w:rPr>
          <w:rFonts w:ascii="Arial" w:eastAsia="Times New Roman" w:hAnsi="Arial" w:cs="Arial"/>
          <w:lang w:bidi="ar-SA"/>
        </w:rPr>
        <w:t>, </w:t>
      </w:r>
      <w:hyperlink r:id="rId261" w:tooltip="Concurrent computing" w:history="1">
        <w:r w:rsidRPr="00DB3B2B">
          <w:rPr>
            <w:rFonts w:ascii="Arial" w:eastAsia="Times New Roman" w:hAnsi="Arial" w:cs="Arial"/>
            <w:lang w:bidi="ar-SA"/>
          </w:rPr>
          <w:t>concurrent</w:t>
        </w:r>
      </w:hyperlink>
      <w:r w:rsidRPr="00DB3B2B">
        <w:rPr>
          <w:rFonts w:ascii="Arial" w:eastAsia="Times New Roman" w:hAnsi="Arial" w:cs="Arial"/>
          <w:lang w:bidi="ar-SA"/>
        </w:rPr>
        <w:t>, </w:t>
      </w:r>
      <w:hyperlink r:id="rId262" w:tooltip="Class-based" w:history="1">
        <w:r w:rsidRPr="00DB3B2B">
          <w:rPr>
            <w:rFonts w:ascii="Arial" w:eastAsia="Times New Roman" w:hAnsi="Arial" w:cs="Arial"/>
            <w:lang w:bidi="ar-SA"/>
          </w:rPr>
          <w:t>class-based</w:t>
        </w:r>
      </w:hyperlink>
      <w:r w:rsidRPr="00DB3B2B">
        <w:rPr>
          <w:rFonts w:ascii="Arial" w:eastAsia="Times New Roman" w:hAnsi="Arial" w:cs="Arial"/>
          <w:lang w:bidi="ar-SA"/>
        </w:rPr>
        <w:t>, </w:t>
      </w:r>
      <w:hyperlink r:id="rId263" w:tooltip="Object-oriented programming" w:history="1">
        <w:r w:rsidRPr="00DB3B2B">
          <w:rPr>
            <w:rFonts w:ascii="Arial" w:eastAsia="Times New Roman" w:hAnsi="Arial" w:cs="Arial"/>
            <w:lang w:bidi="ar-SA"/>
          </w:rPr>
          <w:t>object-oriented</w:t>
        </w:r>
      </w:hyperlink>
      <w:r w:rsidRPr="00DB3B2B">
        <w:rPr>
          <w:rFonts w:ascii="Arial" w:eastAsia="Times New Roman" w:hAnsi="Arial" w:cs="Arial"/>
          <w:lang w:bidi="ar-SA"/>
        </w:rPr>
        <w:t> </w:t>
      </w:r>
      <w:hyperlink r:id="rId264" w:tooltip="Computer programming language" w:history="1">
        <w:r w:rsidRPr="00DB3B2B">
          <w:rPr>
            <w:rFonts w:ascii="Arial" w:eastAsia="Times New Roman" w:hAnsi="Arial" w:cs="Arial"/>
            <w:lang w:bidi="ar-SA"/>
          </w:rPr>
          <w:t>computer programming language</w:t>
        </w:r>
      </w:hyperlink>
      <w:r w:rsidRPr="00DB3B2B">
        <w:rPr>
          <w:rFonts w:ascii="Arial" w:eastAsia="Times New Roman" w:hAnsi="Arial" w:cs="Arial"/>
          <w:lang w:bidi="ar-SA"/>
        </w:rPr>
        <w:t>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265" w:tooltip="Compiler" w:history="1">
        <w:r w:rsidRPr="00DB3B2B">
          <w:rPr>
            <w:rFonts w:ascii="Arial" w:eastAsia="Times New Roman" w:hAnsi="Arial" w:cs="Arial"/>
            <w:lang w:bidi="ar-SA"/>
          </w:rPr>
          <w:t>compiled</w:t>
        </w:r>
      </w:hyperlink>
      <w:r w:rsidRPr="00DB3B2B">
        <w:rPr>
          <w:rFonts w:ascii="Arial" w:eastAsia="Times New Roman" w:hAnsi="Arial" w:cs="Arial"/>
          <w:lang w:bidi="ar-SA"/>
        </w:rPr>
        <w:t> to </w:t>
      </w:r>
      <w:hyperlink r:id="rId266" w:tooltip="Java bytecode" w:history="1">
        <w:r w:rsidRPr="00DB3B2B">
          <w:rPr>
            <w:rFonts w:ascii="Arial" w:eastAsia="Times New Roman" w:hAnsi="Arial" w:cs="Arial"/>
            <w:lang w:bidi="ar-SA"/>
          </w:rPr>
          <w:t>bytecode</w:t>
        </w:r>
      </w:hyperlink>
      <w:r w:rsidRPr="00DB3B2B">
        <w:rPr>
          <w:rFonts w:ascii="Arial" w:eastAsia="Times New Roman" w:hAnsi="Arial" w:cs="Arial"/>
          <w:lang w:bidi="ar-SA"/>
        </w:rPr>
        <w:t> (</w:t>
      </w:r>
      <w:hyperlink r:id="rId267" w:tooltip="Class (file format)" w:history="1">
        <w:r w:rsidRPr="00DB3B2B">
          <w:rPr>
            <w:rFonts w:ascii="Arial" w:eastAsia="Times New Roman" w:hAnsi="Arial" w:cs="Arial"/>
            <w:lang w:bidi="ar-SA"/>
          </w:rPr>
          <w:t>class file</w:t>
        </w:r>
      </w:hyperlink>
      <w:r w:rsidRPr="00DB3B2B">
        <w:rPr>
          <w:rFonts w:ascii="Arial" w:eastAsia="Times New Roman" w:hAnsi="Arial" w:cs="Arial"/>
          <w:lang w:bidi="ar-SA"/>
        </w:rPr>
        <w:t>) that can run on any </w:t>
      </w:r>
      <w:hyperlink r:id="rId268" w:tooltip="Java virtual machine" w:history="1">
        <w:r w:rsidRPr="00DB3B2B">
          <w:rPr>
            <w:rFonts w:ascii="Arial" w:eastAsia="Times New Roman" w:hAnsi="Arial" w:cs="Arial"/>
            <w:lang w:bidi="ar-SA"/>
          </w:rPr>
          <w:t>Java virtual machine</w:t>
        </w:r>
      </w:hyperlink>
      <w:r w:rsidRPr="00DB3B2B">
        <w:rPr>
          <w:rFonts w:ascii="Arial" w:eastAsia="Times New Roman" w:hAnsi="Arial" w:cs="Arial"/>
          <w:lang w:bidi="ar-SA"/>
        </w:rPr>
        <w:t> (JVM) regardless of </w:t>
      </w:r>
      <w:hyperlink r:id="rId269" w:tooltip="Computer architecture" w:history="1">
        <w:r w:rsidRPr="00DB3B2B">
          <w:rPr>
            <w:rFonts w:ascii="Arial" w:eastAsia="Times New Roman" w:hAnsi="Arial" w:cs="Arial"/>
            <w:lang w:bidi="ar-SA"/>
          </w:rPr>
          <w:t>computer architecture</w:t>
        </w:r>
      </w:hyperlink>
      <w:r w:rsidRPr="00DB3B2B">
        <w:rPr>
          <w:rFonts w:ascii="Arial" w:eastAsia="Times New Roman" w:hAnsi="Arial" w:cs="Arial"/>
          <w:lang w:bidi="ar-SA"/>
        </w:rPr>
        <w:t>. Java is, as of 2012, one of the most popular programming languages in use, particularly for client-server web applications, with a reported 10 million users.</w:t>
      </w:r>
      <w:hyperlink r:id="rId270" w:anchor="cite_note-10" w:history="1">
        <w:r w:rsidRPr="00DB3B2B">
          <w:rPr>
            <w:rFonts w:ascii="Arial" w:eastAsia="Times New Roman" w:hAnsi="Arial" w:cs="Arial"/>
            <w:vertAlign w:val="superscript"/>
            <w:lang w:bidi="ar-SA"/>
          </w:rPr>
          <w:t>[10]</w:t>
        </w:r>
      </w:hyperlink>
      <w:hyperlink r:id="rId271" w:anchor="cite_note-11" w:history="1">
        <w:r w:rsidRPr="00DB3B2B">
          <w:rPr>
            <w:rFonts w:ascii="Arial" w:eastAsia="Times New Roman" w:hAnsi="Arial" w:cs="Arial"/>
            <w:vertAlign w:val="superscript"/>
            <w:lang w:bidi="ar-SA"/>
          </w:rPr>
          <w:t>[11]</w:t>
        </w:r>
      </w:hyperlink>
      <w:r w:rsidRPr="00DB3B2B">
        <w:rPr>
          <w:rFonts w:ascii="Arial" w:eastAsia="Times New Roman" w:hAnsi="Arial" w:cs="Arial"/>
          <w:lang w:bidi="ar-SA"/>
        </w:rPr>
        <w:t> Java was originally developed by </w:t>
      </w:r>
      <w:hyperlink r:id="rId272" w:tooltip="James Gosling" w:history="1">
        <w:r w:rsidRPr="00DB3B2B">
          <w:rPr>
            <w:rFonts w:ascii="Arial" w:eastAsia="Times New Roman" w:hAnsi="Arial" w:cs="Arial"/>
            <w:lang w:bidi="ar-SA"/>
          </w:rPr>
          <w:t>James Gosling</w:t>
        </w:r>
      </w:hyperlink>
      <w:r w:rsidRPr="00DB3B2B">
        <w:rPr>
          <w:rFonts w:ascii="Arial" w:eastAsia="Times New Roman" w:hAnsi="Arial" w:cs="Arial"/>
          <w:lang w:bidi="ar-SA"/>
        </w:rPr>
        <w:t> at </w:t>
      </w:r>
      <w:hyperlink r:id="rId273" w:tooltip="Sun Microsystems" w:history="1">
        <w:r w:rsidRPr="00DB3B2B">
          <w:rPr>
            <w:rFonts w:ascii="Arial" w:eastAsia="Times New Roman" w:hAnsi="Arial" w:cs="Arial"/>
            <w:lang w:bidi="ar-SA"/>
          </w:rPr>
          <w:t>Sun Microsystems</w:t>
        </w:r>
      </w:hyperlink>
      <w:r w:rsidRPr="00DB3B2B">
        <w:rPr>
          <w:rFonts w:ascii="Arial" w:eastAsia="Times New Roman" w:hAnsi="Arial" w:cs="Arial"/>
          <w:lang w:bidi="ar-SA"/>
        </w:rPr>
        <w:t> (which has since</w:t>
      </w:r>
      <w:hyperlink r:id="rId274" w:tooltip="Sun acquisition by Oracle" w:history="1">
        <w:r w:rsidRPr="00DB3B2B">
          <w:rPr>
            <w:rFonts w:ascii="Arial" w:eastAsia="Times New Roman" w:hAnsi="Arial" w:cs="Arial"/>
            <w:lang w:bidi="ar-SA"/>
          </w:rPr>
          <w:t>merged into Oracle Corporation</w:t>
        </w:r>
      </w:hyperlink>
      <w:r w:rsidRPr="00DB3B2B">
        <w:rPr>
          <w:rFonts w:ascii="Arial" w:eastAsia="Times New Roman" w:hAnsi="Arial" w:cs="Arial"/>
          <w:lang w:bidi="ar-SA"/>
        </w:rPr>
        <w:t>) and released in 1995 as a core component of Sun Microsystems' </w:t>
      </w:r>
      <w:hyperlink r:id="rId275" w:tooltip="Java (software platform)" w:history="1">
        <w:r w:rsidRPr="00DB3B2B">
          <w:rPr>
            <w:rFonts w:ascii="Arial" w:eastAsia="Times New Roman" w:hAnsi="Arial" w:cs="Arial"/>
            <w:lang w:bidi="ar-SA"/>
          </w:rPr>
          <w:t>Java platform</w:t>
        </w:r>
      </w:hyperlink>
      <w:r w:rsidRPr="00DB3B2B">
        <w:rPr>
          <w:rFonts w:ascii="Arial" w:eastAsia="Times New Roman" w:hAnsi="Arial" w:cs="Arial"/>
          <w:lang w:bidi="ar-SA"/>
        </w:rPr>
        <w:t>. The language derives much of its </w:t>
      </w:r>
      <w:hyperlink r:id="rId276" w:tooltip="Syntax (programming languages)" w:history="1">
        <w:r w:rsidRPr="00DB3B2B">
          <w:rPr>
            <w:rFonts w:ascii="Arial" w:eastAsia="Times New Roman" w:hAnsi="Arial" w:cs="Arial"/>
            <w:lang w:bidi="ar-SA"/>
          </w:rPr>
          <w:t>syntax</w:t>
        </w:r>
      </w:hyperlink>
      <w:r w:rsidRPr="00DB3B2B">
        <w:rPr>
          <w:rFonts w:ascii="Arial" w:eastAsia="Times New Roman" w:hAnsi="Arial" w:cs="Arial"/>
          <w:lang w:bidi="ar-SA"/>
        </w:rPr>
        <w:t> from </w:t>
      </w:r>
      <w:hyperlink r:id="rId277" w:tooltip="C (programming language)" w:history="1">
        <w:r w:rsidRPr="00DB3B2B">
          <w:rPr>
            <w:rFonts w:ascii="Arial" w:eastAsia="Times New Roman" w:hAnsi="Arial" w:cs="Arial"/>
            <w:lang w:bidi="ar-SA"/>
          </w:rPr>
          <w:t>C</w:t>
        </w:r>
      </w:hyperlink>
      <w:r w:rsidRPr="00DB3B2B">
        <w:rPr>
          <w:rFonts w:ascii="Arial" w:eastAsia="Times New Roman" w:hAnsi="Arial" w:cs="Arial"/>
          <w:lang w:bidi="ar-SA"/>
        </w:rPr>
        <w:t> and </w:t>
      </w:r>
      <w:hyperlink r:id="rId278" w:tooltip="C++" w:history="1">
        <w:r w:rsidRPr="00DB3B2B">
          <w:rPr>
            <w:rFonts w:ascii="Arial" w:eastAsia="Times New Roman" w:hAnsi="Arial" w:cs="Arial"/>
            <w:lang w:bidi="ar-SA"/>
          </w:rPr>
          <w:t>C++</w:t>
        </w:r>
      </w:hyperlink>
      <w:r w:rsidRPr="00DB3B2B">
        <w:rPr>
          <w:rFonts w:ascii="Arial" w:eastAsia="Times New Roman" w:hAnsi="Arial" w:cs="Arial"/>
          <w:lang w:bidi="ar-SA"/>
        </w:rPr>
        <w:t>, but it has fewer</w:t>
      </w:r>
      <w:hyperlink r:id="rId279" w:tooltip="Low-level programming language" w:history="1">
        <w:r w:rsidRPr="00DB3B2B">
          <w:rPr>
            <w:rFonts w:ascii="Arial" w:eastAsia="Times New Roman" w:hAnsi="Arial" w:cs="Arial"/>
            <w:lang w:bidi="ar-SA"/>
          </w:rPr>
          <w:t>low-level</w:t>
        </w:r>
      </w:hyperlink>
      <w:r w:rsidRPr="00DB3B2B">
        <w:rPr>
          <w:rFonts w:ascii="Arial" w:eastAsia="Times New Roman" w:hAnsi="Arial" w:cs="Arial"/>
          <w:lang w:bidi="ar-SA"/>
        </w:rPr>
        <w:t> facilities than either of them.</w:t>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lang w:bidi="ar-SA"/>
        </w:rPr>
        <w:t>The original and </w:t>
      </w:r>
      <w:hyperlink r:id="rId280" w:tooltip="Reference implementation (computing)" w:history="1">
        <w:r w:rsidRPr="00DB3B2B">
          <w:rPr>
            <w:rFonts w:ascii="Arial" w:eastAsia="Times New Roman" w:hAnsi="Arial" w:cs="Arial"/>
            <w:lang w:bidi="ar-SA"/>
          </w:rPr>
          <w:t>reference implementation</w:t>
        </w:r>
      </w:hyperlink>
      <w:r w:rsidRPr="00DB3B2B">
        <w:rPr>
          <w:rFonts w:ascii="Arial" w:eastAsia="Times New Roman" w:hAnsi="Arial" w:cs="Arial"/>
          <w:lang w:bidi="ar-SA"/>
        </w:rPr>
        <w:t> Java </w:t>
      </w:r>
      <w:hyperlink r:id="rId281" w:tooltip="Compiler" w:history="1">
        <w:r w:rsidRPr="00DB3B2B">
          <w:rPr>
            <w:rFonts w:ascii="Arial" w:eastAsia="Times New Roman" w:hAnsi="Arial" w:cs="Arial"/>
            <w:lang w:bidi="ar-SA"/>
          </w:rPr>
          <w:t>compilers</w:t>
        </w:r>
      </w:hyperlink>
      <w:r w:rsidRPr="00DB3B2B">
        <w:rPr>
          <w:rFonts w:ascii="Arial" w:eastAsia="Times New Roman" w:hAnsi="Arial" w:cs="Arial"/>
          <w:lang w:bidi="ar-SA"/>
        </w:rPr>
        <w:t>, virtual machines, and </w:t>
      </w:r>
      <w:hyperlink r:id="rId282" w:tooltip="Library (computing)" w:history="1">
        <w:r w:rsidRPr="00DB3B2B">
          <w:rPr>
            <w:rFonts w:ascii="Arial" w:eastAsia="Times New Roman" w:hAnsi="Arial" w:cs="Arial"/>
            <w:lang w:bidi="ar-SA"/>
          </w:rPr>
          <w:t>class libraries</w:t>
        </w:r>
      </w:hyperlink>
      <w:r w:rsidRPr="00DB3B2B">
        <w:rPr>
          <w:rFonts w:ascii="Arial" w:eastAsia="Times New Roman" w:hAnsi="Arial" w:cs="Arial"/>
          <w:lang w:bidi="ar-SA"/>
        </w:rPr>
        <w:t> were developed by Sun from 1991 and first released in 1995. As of May 2007, in compliance with the specifications of the </w:t>
      </w:r>
      <w:hyperlink r:id="rId283" w:tooltip="Java Community Process" w:history="1">
        <w:r w:rsidRPr="00DB3B2B">
          <w:rPr>
            <w:rFonts w:ascii="Arial" w:eastAsia="Times New Roman" w:hAnsi="Arial" w:cs="Arial"/>
            <w:lang w:bidi="ar-SA"/>
          </w:rPr>
          <w:t>Java Community Process</w:t>
        </w:r>
      </w:hyperlink>
      <w:r w:rsidRPr="00DB3B2B">
        <w:rPr>
          <w:rFonts w:ascii="Arial" w:eastAsia="Times New Roman" w:hAnsi="Arial" w:cs="Arial"/>
          <w:lang w:bidi="ar-SA"/>
        </w:rPr>
        <w:t>, Sun relicensed most of its Java technologies under the </w:t>
      </w:r>
      <w:hyperlink r:id="rId284" w:tooltip="GNU General Public License" w:history="1">
        <w:r w:rsidRPr="00DB3B2B">
          <w:rPr>
            <w:rFonts w:ascii="Arial" w:eastAsia="Times New Roman" w:hAnsi="Arial" w:cs="Arial"/>
            <w:lang w:bidi="ar-SA"/>
          </w:rPr>
          <w:t>GNU General Public License</w:t>
        </w:r>
      </w:hyperlink>
      <w:r w:rsidRPr="00DB3B2B">
        <w:rPr>
          <w:rFonts w:ascii="Arial" w:eastAsia="Times New Roman" w:hAnsi="Arial" w:cs="Arial"/>
          <w:lang w:bidi="ar-SA"/>
        </w:rPr>
        <w:t>. Others have also developed alternative implementations of these Sun technologies, such as the </w:t>
      </w:r>
      <w:hyperlink r:id="rId285" w:tooltip="GNU Compiler for Java" w:history="1">
        <w:r w:rsidRPr="00DB3B2B">
          <w:rPr>
            <w:rFonts w:ascii="Arial" w:eastAsia="Times New Roman" w:hAnsi="Arial" w:cs="Arial"/>
            <w:lang w:bidi="ar-SA"/>
          </w:rPr>
          <w:t>GNU Compiler for Java</w:t>
        </w:r>
      </w:hyperlink>
      <w:r w:rsidRPr="00DB3B2B">
        <w:rPr>
          <w:rFonts w:ascii="Arial" w:eastAsia="Times New Roman" w:hAnsi="Arial" w:cs="Arial"/>
          <w:lang w:bidi="ar-SA"/>
        </w:rPr>
        <w:t> and </w:t>
      </w:r>
      <w:hyperlink r:id="rId286" w:tooltip="GNU Classpath" w:history="1">
        <w:r w:rsidRPr="00DB3B2B">
          <w:rPr>
            <w:rFonts w:ascii="Arial" w:eastAsia="Times New Roman" w:hAnsi="Arial" w:cs="Arial"/>
            <w:lang w:bidi="ar-SA"/>
          </w:rPr>
          <w:t>GNU Classpath</w:t>
        </w:r>
      </w:hyperlink>
      <w:r w:rsidRPr="00DB3B2B">
        <w:rPr>
          <w:rFonts w:ascii="Arial" w:eastAsia="Times New Roman" w:hAnsi="Arial" w:cs="Arial"/>
          <w:lang w:bidi="ar-SA"/>
        </w:rPr>
        <w:t>.</w:t>
      </w:r>
    </w:p>
    <w:p w:rsidR="001E5C5B" w:rsidRDefault="001E5C5B" w:rsidP="001E5C5B">
      <w:pPr>
        <w:rPr>
          <w:lang w:eastAsia="en-IN"/>
        </w:rPr>
      </w:pPr>
    </w:p>
    <w:p w:rsidR="001E5C5B" w:rsidRDefault="001E5C5B" w:rsidP="001E5C5B">
      <w:pPr>
        <w:pStyle w:val="Heading4"/>
        <w:rPr>
          <w:lang w:eastAsia="en-IN"/>
        </w:rPr>
      </w:pPr>
      <w:r>
        <w:rPr>
          <w:lang w:eastAsia="en-IN"/>
        </w:rPr>
        <w:t>Java features</w:t>
      </w:r>
    </w:p>
    <w:p w:rsidR="001E5C5B" w:rsidRDefault="001E5C5B" w:rsidP="001E5C5B">
      <w:pPr>
        <w:rPr>
          <w:lang w:eastAsia="en-IN"/>
        </w:rPr>
      </w:pPr>
    </w:p>
    <w:p w:rsidR="001E5C5B" w:rsidRPr="003E77BB" w:rsidRDefault="001E5C5B" w:rsidP="00FC61FA">
      <w:pPr>
        <w:pStyle w:val="ListParagraph"/>
        <w:numPr>
          <w:ilvl w:val="0"/>
          <w:numId w:val="38"/>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lastRenderedPageBreak/>
        <w:t>Platform Independent</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 xml:space="preserve">The concept of Write-once-run-anywhere (known as the Platform independent) is one of the important key feature of java language that makes java as the most powerful language. Not even a single language is idle to this feature but java is </w:t>
      </w:r>
      <w:proofErr w:type="gramStart"/>
      <w:r w:rsidRPr="003E77BB">
        <w:rPr>
          <w:rFonts w:ascii="Arial" w:eastAsia="Times New Roman" w:hAnsi="Arial" w:cs="Arial"/>
          <w:color w:val="000000"/>
          <w:lang w:bidi="ar-SA"/>
        </w:rPr>
        <w:t>more closer</w:t>
      </w:r>
      <w:proofErr w:type="gramEnd"/>
      <w:r w:rsidRPr="003E77BB">
        <w:rPr>
          <w:rFonts w:ascii="Arial" w:eastAsia="Times New Roman" w:hAnsi="Arial" w:cs="Arial"/>
          <w:color w:val="000000"/>
          <w:lang w:bidi="ar-SA"/>
        </w:rPr>
        <w:t xml:space="preserve"> to this feature. The programs written on one platform can run on any platform provided the platform must have the JVM. </w:t>
      </w:r>
    </w:p>
    <w:p w:rsidR="001E5C5B" w:rsidRPr="003E77BB" w:rsidRDefault="001E5C5B" w:rsidP="00FC61FA">
      <w:pPr>
        <w:pStyle w:val="ListParagraph"/>
        <w:numPr>
          <w:ilvl w:val="0"/>
          <w:numId w:val="37"/>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Simple</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There are various features that makes the java as a simple language. Programs are easy to write and debug because java does not use the pointers explicitly. It is much harder to write the java programs that can crash the system but we cannot say about the other programming languages. Java provides the bug free system due to the strong memory management. It also has the automatic memory allocation and deallocation system.</w:t>
      </w:r>
    </w:p>
    <w:p w:rsidR="001E5C5B" w:rsidRPr="003E77BB" w:rsidRDefault="001E5C5B" w:rsidP="00FC61FA">
      <w:pPr>
        <w:pStyle w:val="ListParagraph"/>
        <w:numPr>
          <w:ilvl w:val="0"/>
          <w:numId w:val="36"/>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Object Oriented</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to be an Object Oriented language, any language must follow at least the four characteristics.</w:t>
      </w:r>
    </w:p>
    <w:p w:rsidR="001E5C5B" w:rsidRPr="003E77BB" w:rsidRDefault="001E5C5B" w:rsidP="00FC61FA">
      <w:pPr>
        <w:numPr>
          <w:ilvl w:val="0"/>
          <w:numId w:val="34"/>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Inheritance   :   It is the process of creating the new classes and using the behavior of the existing classes</w:t>
      </w:r>
      <w:r>
        <w:rPr>
          <w:rFonts w:ascii="Arial" w:eastAsia="Times New Roman" w:hAnsi="Arial" w:cs="Arial"/>
          <w:color w:val="000000"/>
          <w:lang w:bidi="ar-SA"/>
        </w:rPr>
        <w:t xml:space="preserve"> by extending them just to</w:t>
      </w:r>
      <w:r w:rsidRPr="003E77BB">
        <w:rPr>
          <w:rFonts w:ascii="Arial" w:eastAsia="Times New Roman" w:hAnsi="Arial" w:cs="Arial"/>
          <w:color w:val="000000"/>
          <w:lang w:bidi="ar-SA"/>
        </w:rPr>
        <w:t> </w:t>
      </w:r>
      <w:r>
        <w:rPr>
          <w:rFonts w:ascii="Arial" w:eastAsia="Times New Roman" w:hAnsi="Arial" w:cs="Arial"/>
          <w:color w:val="000000"/>
          <w:lang w:bidi="ar-SA"/>
        </w:rPr>
        <w:t>reuse</w:t>
      </w:r>
      <w:r w:rsidRPr="003E77BB">
        <w:rPr>
          <w:rFonts w:ascii="Arial" w:eastAsia="Times New Roman" w:hAnsi="Arial" w:cs="Arial"/>
          <w:color w:val="000000"/>
          <w:lang w:bidi="ar-SA"/>
        </w:rPr>
        <w:t xml:space="preserve"> the existing code and adding the additional features as needed.</w:t>
      </w:r>
    </w:p>
    <w:p w:rsidR="001E5C5B" w:rsidRPr="003E77BB" w:rsidRDefault="001E5C5B" w:rsidP="00FC61FA">
      <w:pPr>
        <w:numPr>
          <w:ilvl w:val="0"/>
          <w:numId w:val="34"/>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Encapsulation:</w:t>
      </w:r>
      <w:r w:rsidRPr="003E77BB">
        <w:rPr>
          <w:rFonts w:ascii="Arial" w:eastAsia="Times New Roman" w:hAnsi="Arial" w:cs="Arial"/>
          <w:color w:val="000000"/>
          <w:lang w:bidi="ar-SA"/>
        </w:rPr>
        <w:t>  It is the mechanism of combining the information and providing the abstraction.</w:t>
      </w:r>
    </w:p>
    <w:p w:rsidR="001E5C5B" w:rsidRPr="003E77BB" w:rsidRDefault="001E5C5B" w:rsidP="00FC61FA">
      <w:pPr>
        <w:numPr>
          <w:ilvl w:val="0"/>
          <w:numId w:val="34"/>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 xml:space="preserve">Polymorphism:  </w:t>
      </w:r>
      <w:r w:rsidRPr="003E77BB">
        <w:rPr>
          <w:rFonts w:ascii="Arial" w:eastAsia="Times New Roman" w:hAnsi="Arial" w:cs="Arial"/>
          <w:color w:val="000000"/>
          <w:lang w:bidi="ar-SA"/>
        </w:rPr>
        <w:t>As the name suggest one name multiple form, Polymorphism is the way of providing the different func</w:t>
      </w:r>
      <w:r>
        <w:rPr>
          <w:rFonts w:ascii="Arial" w:eastAsia="Times New Roman" w:hAnsi="Arial" w:cs="Arial"/>
          <w:color w:val="000000"/>
          <w:lang w:bidi="ar-SA"/>
        </w:rPr>
        <w:t>tionality by the </w:t>
      </w:r>
      <w:r>
        <w:rPr>
          <w:rFonts w:ascii="Arial" w:eastAsia="Times New Roman" w:hAnsi="Arial" w:cs="Arial"/>
          <w:color w:val="000000"/>
          <w:lang w:bidi="ar-SA"/>
        </w:rPr>
        <w:br/>
        <w:t>   functions </w:t>
      </w:r>
      <w:r w:rsidRPr="003E77BB">
        <w:rPr>
          <w:rFonts w:ascii="Arial" w:eastAsia="Times New Roman" w:hAnsi="Arial" w:cs="Arial"/>
          <w:color w:val="000000"/>
          <w:lang w:bidi="ar-SA"/>
        </w:rPr>
        <w:t>having the same name based on the signatures of the methods.</w:t>
      </w:r>
    </w:p>
    <w:p w:rsidR="001E5C5B" w:rsidRPr="003E77BB" w:rsidRDefault="001E5C5B" w:rsidP="00FC61FA">
      <w:pPr>
        <w:numPr>
          <w:ilvl w:val="0"/>
          <w:numId w:val="34"/>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Dynamic binding:</w:t>
      </w:r>
      <w:r w:rsidRPr="003E77BB">
        <w:rPr>
          <w:rFonts w:ascii="Arial" w:eastAsia="Times New Roman" w:hAnsi="Arial" w:cs="Arial"/>
          <w:color w:val="000000"/>
          <w:lang w:bidi="ar-SA"/>
        </w:rPr>
        <w:t> Sometimes we don't have the knowledge of objects about their specific types while writing our code. It is the way     of providing the maximum functionality to a program about the specific type at runtime.  </w:t>
      </w:r>
    </w:p>
    <w:p w:rsidR="001E5C5B" w:rsidRPr="003E77BB" w:rsidRDefault="001E5C5B" w:rsidP="001E5C5B">
      <w:p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As the languages like Objective C, C++ fulfills the above four characteristics yet they</w:t>
      </w:r>
      <w:proofErr w:type="gramStart"/>
      <w:r w:rsidRPr="003E77BB">
        <w:rPr>
          <w:rFonts w:ascii="Arial" w:eastAsia="Times New Roman" w:hAnsi="Arial" w:cs="Arial"/>
          <w:color w:val="000000"/>
          <w:lang w:bidi="ar-SA"/>
        </w:rPr>
        <w:t>  are</w:t>
      </w:r>
      <w:proofErr w:type="gramEnd"/>
      <w:r w:rsidRPr="003E77BB">
        <w:rPr>
          <w:rFonts w:ascii="Arial" w:eastAsia="Times New Roman" w:hAnsi="Arial" w:cs="Arial"/>
          <w:color w:val="000000"/>
          <w:lang w:bidi="ar-SA"/>
        </w:rPr>
        <w:t xml:space="preserve"> not fully object oriented languages because they are structured as well as object oriented languages. But in case of java,</w:t>
      </w:r>
      <w:proofErr w:type="gramStart"/>
      <w:r w:rsidRPr="003E77BB">
        <w:rPr>
          <w:rFonts w:ascii="Arial" w:eastAsia="Times New Roman" w:hAnsi="Arial" w:cs="Arial"/>
          <w:color w:val="000000"/>
          <w:lang w:bidi="ar-SA"/>
        </w:rPr>
        <w:t>  it</w:t>
      </w:r>
      <w:proofErr w:type="gramEnd"/>
      <w:r w:rsidRPr="003E77BB">
        <w:rPr>
          <w:rFonts w:ascii="Arial" w:eastAsia="Times New Roman" w:hAnsi="Arial" w:cs="Arial"/>
          <w:color w:val="000000"/>
          <w:lang w:bidi="ar-SA"/>
        </w:rPr>
        <w:t xml:space="preserve"> is a fully Object Oriented language because object is at the outer most level of data structure in java. No stand alone methods, constants, and variables are there in java. Everything in java is object even the primitive data types can also be converted into object by using the wrapper class.</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Robust</w:t>
      </w:r>
      <w:r>
        <w:rPr>
          <w:rFonts w:ascii="Arial" w:hAnsi="Arial" w:cs="Arial"/>
          <w:b/>
          <w:bCs/>
          <w:color w:val="000000"/>
          <w:sz w:val="20"/>
          <w:szCs w:val="20"/>
        </w:rPr>
        <w:br/>
      </w:r>
      <w:r>
        <w:rPr>
          <w:rFonts w:ascii="Arial" w:hAnsi="Arial" w:cs="Arial"/>
          <w:color w:val="000000"/>
          <w:sz w:val="20"/>
          <w:szCs w:val="20"/>
        </w:rPr>
        <w:t xml:space="preserve">Java has the strong memory allocation and automatic garbage collection mechanism. It provides the powerful exception handling and type checking mechanism as compare to other programming languages. Compiler checks the program whether there any error and </w:t>
      </w:r>
      <w:r>
        <w:rPr>
          <w:rFonts w:ascii="Arial" w:hAnsi="Arial" w:cs="Arial"/>
          <w:color w:val="000000"/>
          <w:sz w:val="20"/>
          <w:szCs w:val="20"/>
        </w:rPr>
        <w:lastRenderedPageBreak/>
        <w:t>interpreter checks any run time error and makes the system secure from crash. All of the above features make the java language robust.</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Distributed</w:t>
      </w:r>
      <w:r>
        <w:rPr>
          <w:rFonts w:ascii="Arial" w:hAnsi="Arial" w:cs="Arial"/>
          <w:b/>
          <w:bCs/>
          <w:color w:val="000000"/>
          <w:sz w:val="20"/>
          <w:szCs w:val="20"/>
        </w:rPr>
        <w:br/>
      </w:r>
      <w:proofErr w:type="gramStart"/>
      <w:r>
        <w:rPr>
          <w:rFonts w:ascii="Arial" w:hAnsi="Arial" w:cs="Arial"/>
          <w:color w:val="000000"/>
          <w:sz w:val="20"/>
          <w:szCs w:val="20"/>
        </w:rPr>
        <w:t>The</w:t>
      </w:r>
      <w:proofErr w:type="gramEnd"/>
      <w:r>
        <w:rPr>
          <w:rFonts w:ascii="Arial" w:hAnsi="Arial" w:cs="Arial"/>
          <w:color w:val="000000"/>
          <w:sz w:val="20"/>
          <w:szCs w:val="20"/>
        </w:rPr>
        <w:t xml:space="preserve"> widely used protocols like HTTP and FTP are developed in java. Internet programmers can call functions on these protocols and can get access the files from any remote machine on the internet rather than writing codes on their local system.</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Portable</w:t>
      </w:r>
      <w:r>
        <w:rPr>
          <w:rFonts w:ascii="Arial" w:hAnsi="Arial" w:cs="Arial"/>
          <w:b/>
          <w:bCs/>
          <w:color w:val="000000"/>
          <w:sz w:val="20"/>
          <w:szCs w:val="20"/>
        </w:rPr>
        <w:br/>
      </w:r>
      <w:proofErr w:type="gramStart"/>
      <w:r>
        <w:rPr>
          <w:rFonts w:ascii="Arial" w:hAnsi="Arial" w:cs="Arial"/>
          <w:color w:val="000000"/>
          <w:sz w:val="20"/>
          <w:szCs w:val="20"/>
        </w:rPr>
        <w:t>The</w:t>
      </w:r>
      <w:proofErr w:type="gramEnd"/>
      <w:r>
        <w:rPr>
          <w:rFonts w:ascii="Arial" w:hAnsi="Arial" w:cs="Arial"/>
          <w:color w:val="000000"/>
          <w:sz w:val="20"/>
          <w:szCs w:val="20"/>
        </w:rPr>
        <w:t xml:space="preserve"> feature Write-once-run-anywhere makes the java language portable provided that the system must have interpreter for the JVM. Java also </w:t>
      </w:r>
      <w:proofErr w:type="gramStart"/>
      <w:r>
        <w:rPr>
          <w:rFonts w:ascii="Arial" w:hAnsi="Arial" w:cs="Arial"/>
          <w:color w:val="000000"/>
          <w:sz w:val="20"/>
          <w:szCs w:val="20"/>
        </w:rPr>
        <w:t>have</w:t>
      </w:r>
      <w:proofErr w:type="gramEnd"/>
      <w:r>
        <w:rPr>
          <w:rFonts w:ascii="Arial" w:hAnsi="Arial" w:cs="Arial"/>
          <w:color w:val="000000"/>
          <w:sz w:val="20"/>
          <w:szCs w:val="20"/>
        </w:rPr>
        <w:t xml:space="preserve"> the standard data size irrespective of operating system or the processor. These features make the java as a portable language.</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Dynamic</w:t>
      </w:r>
      <w:r>
        <w:rPr>
          <w:rFonts w:ascii="Arial" w:hAnsi="Arial" w:cs="Arial"/>
          <w:b/>
          <w:bCs/>
          <w:color w:val="000000"/>
          <w:sz w:val="20"/>
          <w:szCs w:val="20"/>
        </w:rPr>
        <w:br/>
      </w:r>
      <w:proofErr w:type="gramStart"/>
      <w:r>
        <w:rPr>
          <w:rFonts w:ascii="Arial" w:hAnsi="Arial" w:cs="Arial"/>
          <w:color w:val="000000"/>
          <w:sz w:val="20"/>
          <w:szCs w:val="20"/>
        </w:rPr>
        <w:t>While</w:t>
      </w:r>
      <w:proofErr w:type="gramEnd"/>
      <w:r>
        <w:rPr>
          <w:rFonts w:ascii="Arial" w:hAnsi="Arial" w:cs="Arial"/>
          <w:color w:val="000000"/>
          <w:sz w:val="20"/>
          <w:szCs w:val="20"/>
        </w:rPr>
        <w:t xml:space="preserve"> executing the java program the user can get the required files dynamically from a local drive or from a computer thousands of miles away from the user just by connecting with the Internet.</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Secure</w:t>
      </w:r>
      <w:r>
        <w:rPr>
          <w:rFonts w:ascii="Arial" w:hAnsi="Arial" w:cs="Arial"/>
          <w:b/>
          <w:bCs/>
          <w:color w:val="000000"/>
          <w:sz w:val="20"/>
          <w:szCs w:val="20"/>
        </w:rPr>
        <w:br/>
      </w:r>
      <w:r>
        <w:rPr>
          <w:rFonts w:ascii="Arial" w:hAnsi="Arial" w:cs="Arial"/>
          <w:color w:val="000000"/>
          <w:sz w:val="20"/>
          <w:szCs w:val="20"/>
        </w:rPr>
        <w:t>Java does not use memory pointers explicitly. All the programs in java are run under an area known as the sand box. Security manager determines the accessibility options of a class like reading and writing a file to the local disk. Java uses the public key encryption system to allow the java applications to transmit over the internet in the secure encrypted form. The bytecode Verifier checks the classes after loading. </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Performance</w:t>
      </w:r>
      <w:r>
        <w:rPr>
          <w:rFonts w:ascii="Arial" w:hAnsi="Arial" w:cs="Arial"/>
          <w:b/>
          <w:bCs/>
          <w:color w:val="000000"/>
          <w:sz w:val="20"/>
          <w:szCs w:val="20"/>
        </w:rPr>
        <w:br/>
      </w:r>
      <w:r>
        <w:rPr>
          <w:rFonts w:ascii="Arial" w:hAnsi="Arial" w:cs="Arial"/>
          <w:color w:val="000000"/>
          <w:sz w:val="20"/>
          <w:szCs w:val="20"/>
        </w:rPr>
        <w:t xml:space="preserve">Java uses native code usage, and lightweight process called threads. In the beginning interpretation of byte code </w:t>
      </w:r>
      <w:proofErr w:type="gramStart"/>
      <w:r>
        <w:rPr>
          <w:rFonts w:ascii="Arial" w:hAnsi="Arial" w:cs="Arial"/>
          <w:color w:val="000000"/>
          <w:sz w:val="20"/>
          <w:szCs w:val="20"/>
        </w:rPr>
        <w:t>resulted</w:t>
      </w:r>
      <w:proofErr w:type="gramEnd"/>
      <w:r>
        <w:rPr>
          <w:rFonts w:ascii="Arial" w:hAnsi="Arial" w:cs="Arial"/>
          <w:color w:val="000000"/>
          <w:sz w:val="20"/>
          <w:szCs w:val="20"/>
        </w:rPr>
        <w:t xml:space="preserve"> the performance slow but the advance version of JVM uses the adaptive and just in time compilation technique that improves the performance. </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Multithreaded</w:t>
      </w:r>
      <w:r>
        <w:rPr>
          <w:rFonts w:ascii="Arial" w:hAnsi="Arial" w:cs="Arial"/>
          <w:color w:val="000000"/>
          <w:sz w:val="20"/>
          <w:szCs w:val="20"/>
        </w:rPr>
        <w:br/>
        <w:t>As we all know several features of Java like Secure, Robust, Portable, dynamic etc; you will be more delighted to know another feature of Java which is</w:t>
      </w:r>
      <w:r>
        <w:rPr>
          <w:rStyle w:val="apple-converted-space"/>
          <w:rFonts w:ascii="Arial" w:hAnsi="Arial" w:cs="Arial"/>
          <w:color w:val="000000"/>
          <w:sz w:val="20"/>
          <w:szCs w:val="20"/>
        </w:rPr>
        <w:t> </w:t>
      </w:r>
      <w:r>
        <w:rPr>
          <w:rFonts w:ascii="Arial" w:hAnsi="Arial" w:cs="Arial"/>
          <w:b/>
          <w:bCs/>
          <w:color w:val="000000"/>
          <w:sz w:val="20"/>
          <w:szCs w:val="20"/>
        </w:rPr>
        <w:t>Multithreaded.</w:t>
      </w:r>
      <w:r>
        <w:rPr>
          <w:rFonts w:ascii="Arial" w:hAnsi="Arial" w:cs="Arial"/>
          <w:b/>
          <w:bCs/>
          <w:color w:val="000000"/>
          <w:sz w:val="20"/>
          <w:szCs w:val="20"/>
        </w:rPr>
        <w:br/>
      </w:r>
      <w:r>
        <w:rPr>
          <w:rFonts w:ascii="Arial" w:hAnsi="Arial" w:cs="Arial"/>
          <w:color w:val="000000"/>
          <w:sz w:val="20"/>
          <w:szCs w:val="20"/>
        </w:rPr>
        <w:t>Java is also a multithreaded programming language. Multithreading means a single program having different threads executing independently at the same time. Multiple threads execute instructions according to the program code in a process or a program. Multithreading works the similar way as multiple processes run on one computer.  </w:t>
      </w:r>
      <w:r>
        <w:rPr>
          <w:rFonts w:ascii="Arial" w:hAnsi="Arial" w:cs="Arial"/>
          <w:color w:val="000000"/>
          <w:sz w:val="20"/>
          <w:szCs w:val="20"/>
        </w:rPr>
        <w:br/>
        <w:t xml:space="preserve">Multithreading programming is a very interesting concept in Java. In multithreaded programs not even a single thread disturbs the execution of other thread. Threads are obtained from the pool of available ready to run threads and they run on the system </w:t>
      </w:r>
      <w:r>
        <w:rPr>
          <w:rFonts w:ascii="Arial" w:hAnsi="Arial" w:cs="Arial"/>
          <w:color w:val="000000"/>
          <w:sz w:val="20"/>
          <w:szCs w:val="20"/>
        </w:rPr>
        <w:lastRenderedPageBreak/>
        <w:t>CPUs. This is how Multithreading works in Java which you will soon come to know in details in later chapters.</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Interpreted</w:t>
      </w:r>
      <w:r>
        <w:rPr>
          <w:rFonts w:ascii="Arial" w:hAnsi="Arial" w:cs="Arial"/>
          <w:b/>
          <w:bCs/>
          <w:color w:val="000000"/>
          <w:sz w:val="20"/>
          <w:szCs w:val="20"/>
        </w:rPr>
        <w:br/>
      </w:r>
      <w:proofErr w:type="gramStart"/>
      <w:r>
        <w:rPr>
          <w:rFonts w:ascii="Arial" w:hAnsi="Arial" w:cs="Arial"/>
          <w:color w:val="000000"/>
          <w:sz w:val="20"/>
          <w:szCs w:val="20"/>
        </w:rPr>
        <w:t>We</w:t>
      </w:r>
      <w:proofErr w:type="gramEnd"/>
      <w:r>
        <w:rPr>
          <w:rFonts w:ascii="Arial" w:hAnsi="Arial" w:cs="Arial"/>
          <w:color w:val="000000"/>
          <w:sz w:val="20"/>
          <w:szCs w:val="20"/>
        </w:rPr>
        <w:t xml:space="preserve"> all know that Java is an interpreted language as well. With an interpreted language such as Java, programs run directly from the source code. </w:t>
      </w:r>
      <w:r>
        <w:rPr>
          <w:rFonts w:ascii="Arial" w:hAnsi="Arial" w:cs="Arial"/>
          <w:color w:val="000000"/>
          <w:sz w:val="20"/>
          <w:szCs w:val="20"/>
        </w:rPr>
        <w:br/>
        <w:t>The interpreter program reads the source code and translates it on the fly into computations. Thus, Java as an interpreted language depends on an interpreter program.</w:t>
      </w:r>
      <w:r>
        <w:rPr>
          <w:rFonts w:ascii="Arial" w:hAnsi="Arial" w:cs="Arial"/>
          <w:color w:val="000000"/>
          <w:sz w:val="20"/>
          <w:szCs w:val="20"/>
        </w:rPr>
        <w:br/>
        <w:t>The versatility of being</w:t>
      </w:r>
      <w:r>
        <w:rPr>
          <w:rStyle w:val="apple-converted-space"/>
          <w:rFonts w:ascii="Arial" w:hAnsi="Arial" w:cs="Arial"/>
          <w:color w:val="000000"/>
          <w:sz w:val="20"/>
          <w:szCs w:val="20"/>
        </w:rPr>
        <w:t> </w:t>
      </w:r>
      <w:r>
        <w:rPr>
          <w:rFonts w:ascii="Arial" w:hAnsi="Arial" w:cs="Arial"/>
          <w:b/>
          <w:bCs/>
          <w:color w:val="000000"/>
          <w:sz w:val="20"/>
          <w:szCs w:val="20"/>
        </w:rPr>
        <w:t>platform independent</w:t>
      </w:r>
      <w:r>
        <w:rPr>
          <w:rStyle w:val="apple-converted-space"/>
          <w:rFonts w:ascii="Arial" w:hAnsi="Arial" w:cs="Arial"/>
          <w:b/>
          <w:bCs/>
          <w:color w:val="000000"/>
          <w:sz w:val="20"/>
          <w:szCs w:val="20"/>
        </w:rPr>
        <w:t> </w:t>
      </w:r>
      <w:r>
        <w:rPr>
          <w:rFonts w:ascii="Arial" w:hAnsi="Arial" w:cs="Arial"/>
          <w:color w:val="000000"/>
          <w:sz w:val="20"/>
          <w:szCs w:val="20"/>
        </w:rPr>
        <w:t>makes Java to outshine from other languages. The source code to be written and distributed is platform independent.  </w:t>
      </w:r>
      <w:r>
        <w:rPr>
          <w:rFonts w:ascii="Arial" w:hAnsi="Arial" w:cs="Arial"/>
          <w:color w:val="000000"/>
          <w:sz w:val="20"/>
          <w:szCs w:val="20"/>
        </w:rPr>
        <w:br/>
        <w:t>Another advantage of Java as an interpreted language is its error debugging quality. Due to this any error occurring in the program gets traced. This is how it is different to work with Java.</w:t>
      </w:r>
    </w:p>
    <w:p w:rsidR="001E5C5B" w:rsidRDefault="001E5C5B" w:rsidP="00FC61FA">
      <w:pPr>
        <w:pStyle w:val="NormalWeb"/>
        <w:numPr>
          <w:ilvl w:val="0"/>
          <w:numId w:val="35"/>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Architecture Neutral</w:t>
      </w:r>
      <w:r>
        <w:rPr>
          <w:rFonts w:ascii="Arial" w:hAnsi="Arial" w:cs="Arial"/>
          <w:b/>
          <w:bCs/>
          <w:color w:val="000000"/>
          <w:sz w:val="20"/>
          <w:szCs w:val="20"/>
        </w:rPr>
        <w:br/>
      </w:r>
      <w:r>
        <w:rPr>
          <w:rFonts w:ascii="Arial" w:hAnsi="Arial" w:cs="Arial"/>
          <w:color w:val="000000"/>
          <w:sz w:val="20"/>
          <w:szCs w:val="20"/>
        </w:rPr>
        <w:t xml:space="preserve">The term architectural neutral seems to be weird, but yes Java is an architectural neutral language as well. The growing popularity of networks makes developers think distributed. In the world of network it is essential that the applications must be able to migrate easily to different computer systems. Not only to computer systems but to a wide variety of hardware architecture and </w:t>
      </w:r>
      <w:proofErr w:type="gramStart"/>
      <w:r>
        <w:rPr>
          <w:rFonts w:ascii="Arial" w:hAnsi="Arial" w:cs="Arial"/>
          <w:color w:val="000000"/>
          <w:sz w:val="20"/>
          <w:szCs w:val="20"/>
        </w:rPr>
        <w:t>Operating</w:t>
      </w:r>
      <w:proofErr w:type="gramEnd"/>
      <w:r>
        <w:rPr>
          <w:rFonts w:ascii="Arial" w:hAnsi="Arial" w:cs="Arial"/>
          <w:color w:val="000000"/>
          <w:sz w:val="20"/>
          <w:szCs w:val="20"/>
        </w:rPr>
        <w:t xml:space="preserve"> system architectures as well.  The Java compiler does this by generating byte code instructions, to be easily interpreted on any machine and to be easily translated into native machine code on the fly.</w:t>
      </w:r>
      <w:r>
        <w:rPr>
          <w:rStyle w:val="apple-converted-space"/>
          <w:rFonts w:ascii="Arial" w:hAnsi="Arial" w:cs="Arial"/>
          <w:b/>
          <w:bCs/>
          <w:color w:val="000000"/>
          <w:sz w:val="20"/>
          <w:szCs w:val="20"/>
        </w:rPr>
        <w:t> </w:t>
      </w:r>
      <w:r>
        <w:rPr>
          <w:rFonts w:ascii="Arial" w:hAnsi="Arial" w:cs="Arial"/>
          <w:color w:val="000000"/>
          <w:sz w:val="20"/>
          <w:szCs w:val="20"/>
        </w:rPr>
        <w:t>The compiler generates an architecture-neutral object file format to enable a Java application to execute anywhere on the network and then the compiled code is executed on many processors, given the presence of the Java runtime system.</w:t>
      </w:r>
      <w:r>
        <w:rPr>
          <w:rStyle w:val="apple-converted-space"/>
          <w:rFonts w:ascii="Arial" w:hAnsi="Arial" w:cs="Arial"/>
          <w:b/>
          <w:bCs/>
          <w:color w:val="000000"/>
          <w:sz w:val="20"/>
          <w:szCs w:val="20"/>
        </w:rPr>
        <w:t> </w:t>
      </w:r>
      <w:r>
        <w:rPr>
          <w:rFonts w:ascii="Arial" w:hAnsi="Arial" w:cs="Arial"/>
          <w:color w:val="000000"/>
          <w:sz w:val="20"/>
          <w:szCs w:val="20"/>
        </w:rPr>
        <w:t xml:space="preserve">Hence Java was designed to support applications on network. This feature of Java has </w:t>
      </w:r>
      <w:proofErr w:type="gramStart"/>
      <w:r>
        <w:rPr>
          <w:rFonts w:ascii="Arial" w:hAnsi="Arial" w:cs="Arial"/>
          <w:color w:val="000000"/>
          <w:sz w:val="20"/>
          <w:szCs w:val="20"/>
        </w:rPr>
        <w:t>thrived</w:t>
      </w:r>
      <w:proofErr w:type="gramEnd"/>
      <w:r>
        <w:rPr>
          <w:rFonts w:ascii="Arial" w:hAnsi="Arial" w:cs="Arial"/>
          <w:color w:val="000000"/>
          <w:sz w:val="20"/>
          <w:szCs w:val="20"/>
        </w:rPr>
        <w:t xml:space="preserve"> the programming language.</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lastRenderedPageBreak/>
        <w:t>Nokia SDK 2.0 for Java — for Series 40 apps</w:t>
      </w:r>
    </w:p>
    <w:tbl>
      <w:tblPr>
        <w:tblW w:w="9346" w:type="dxa"/>
        <w:tblCellMar>
          <w:left w:w="0" w:type="dxa"/>
          <w:right w:w="0" w:type="dxa"/>
        </w:tblCellMar>
        <w:tblLook w:val="04A0" w:firstRow="1" w:lastRow="0" w:firstColumn="1" w:lastColumn="0" w:noHBand="0" w:noVBand="1"/>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87"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88"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8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lastRenderedPageBreak/>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9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9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FC61FA">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FC61FA">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FC61FA">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FC61FA">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FC61FA">
      <w:pPr>
        <w:pStyle w:val="ListParagraph"/>
        <w:numPr>
          <w:ilvl w:val="0"/>
          <w:numId w:val="29"/>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FC61FA">
      <w:pPr>
        <w:pStyle w:val="ListParagraph"/>
        <w:numPr>
          <w:ilvl w:val="0"/>
          <w:numId w:val="29"/>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FC61FA">
      <w:pPr>
        <w:pStyle w:val="ListParagraph"/>
        <w:numPr>
          <w:ilvl w:val="0"/>
          <w:numId w:val="29"/>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FC61FA">
      <w:pPr>
        <w:pStyle w:val="ListParagraph"/>
        <w:numPr>
          <w:ilvl w:val="0"/>
          <w:numId w:val="29"/>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92"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lastRenderedPageBreak/>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FC61FA">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FC61FA">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FC61FA">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93"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437A54">
      <w:pPr>
        <w:numPr>
          <w:ilvl w:val="0"/>
          <w:numId w:val="28"/>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437A54">
      <w:pPr>
        <w:numPr>
          <w:ilvl w:val="0"/>
          <w:numId w:val="28"/>
        </w:numPr>
        <w:spacing w:before="0" w:line="288" w:lineRule="auto"/>
      </w:pPr>
      <w:r w:rsidRPr="0070713A">
        <w:lastRenderedPageBreak/>
        <w:t>deploying the web app from WDE to a phone over a USB connection (but only if you are working on a Microsoft Windows PC as </w:t>
      </w:r>
      <w:hyperlink r:id="rId294" w:history="1">
        <w:r w:rsidRPr="0070713A">
          <w:rPr>
            <w:rStyle w:val="Hyperlink"/>
          </w:rPr>
          <w:t>Nokia Suite</w:t>
        </w:r>
      </w:hyperlink>
      <w:r w:rsidRPr="0070713A">
        <w:t> or </w:t>
      </w:r>
      <w:hyperlink r:id="rId295"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proofErr w:type="gramStart"/>
      <w:r>
        <w:t>the</w:t>
      </w:r>
      <w:proofErr w:type="gramEnd"/>
      <w:r>
        <w:t xml:space="preserve"> ability to add SMS and call capabilities, static HERE Maps, and in-app advertising from</w:t>
      </w:r>
      <w:r w:rsidRPr="0070713A">
        <w:rPr>
          <w:rStyle w:val="apple-converted-space"/>
          <w:rFonts w:ascii="Tahoma" w:hAnsi="Tahoma" w:cs="Tahoma"/>
          <w:color w:val="555555"/>
          <w:sz w:val="16"/>
          <w:szCs w:val="16"/>
        </w:rPr>
        <w:t> </w:t>
      </w:r>
      <w:hyperlink r:id="rId296"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proofErr w:type="gramStart"/>
      <w:r>
        <w:t>the</w:t>
      </w:r>
      <w:proofErr w:type="gramEnd"/>
      <w:r>
        <w:t xml:space="preserve"> option to customise your app's colour scheme, including header and font colours.</w:t>
      </w:r>
    </w:p>
    <w:p w:rsidR="009A565A" w:rsidRDefault="009A565A" w:rsidP="00437A54">
      <w:pPr>
        <w:pStyle w:val="ListParagraph"/>
        <w:numPr>
          <w:ilvl w:val="0"/>
          <w:numId w:val="26"/>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lastRenderedPageBreak/>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9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103" w:name="_Toc289170426"/>
      <w:bookmarkStart w:id="104" w:name="_Toc289252224"/>
      <w:r w:rsidRPr="00B807A7">
        <w:rPr>
          <w:rFonts w:eastAsia="Arial"/>
        </w:rPr>
        <w:t>Dia</w:t>
      </w:r>
      <w:r>
        <w:rPr>
          <w:rFonts w:eastAsia="Arial"/>
        </w:rPr>
        <w:t xml:space="preserve"> for Diagram Drawing &amp; Modeling</w:t>
      </w:r>
      <w:bookmarkEnd w:id="103"/>
      <w:bookmarkEnd w:id="104"/>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9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lastRenderedPageBreak/>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lastRenderedPageBreak/>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"apiKey")</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105" w:name="_Toc289252225"/>
      <w:r>
        <w:rPr>
          <w:rFonts w:eastAsia="Arial"/>
        </w:rPr>
        <w:t>Google Spreadsheet</w:t>
      </w:r>
      <w:r w:rsidRPr="001003EA">
        <w:rPr>
          <w:rFonts w:eastAsia="Arial"/>
        </w:rPr>
        <w:t xml:space="preserve"> Interface:</w:t>
      </w:r>
      <w:bookmarkEnd w:id="10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106" w:name="_Toc346626376"/>
      <w:r>
        <w:t>GLOSSARY</w:t>
      </w:r>
      <w:bookmarkEnd w:id="106"/>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1FA" w:rsidRDefault="00FC61FA" w:rsidP="003E74D4">
      <w:pPr>
        <w:spacing w:before="0" w:after="0" w:line="240" w:lineRule="auto"/>
      </w:pPr>
      <w:r>
        <w:separator/>
      </w:r>
    </w:p>
  </w:endnote>
  <w:endnote w:type="continuationSeparator" w:id="0">
    <w:p w:rsidR="00FC61FA" w:rsidRDefault="00FC61FA" w:rsidP="003E74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1FA" w:rsidRDefault="00FC61FA" w:rsidP="003E74D4">
      <w:pPr>
        <w:spacing w:before="0" w:after="0" w:line="240" w:lineRule="auto"/>
      </w:pPr>
      <w:r>
        <w:separator/>
      </w:r>
    </w:p>
  </w:footnote>
  <w:footnote w:type="continuationSeparator" w:id="0">
    <w:p w:rsidR="00FC61FA" w:rsidRDefault="00FC61FA" w:rsidP="003E74D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0"/>
  </w:num>
  <w:num w:numId="3">
    <w:abstractNumId w:val="29"/>
  </w:num>
  <w:num w:numId="4">
    <w:abstractNumId w:val="25"/>
  </w:num>
  <w:num w:numId="5">
    <w:abstractNumId w:val="28"/>
  </w:num>
  <w:num w:numId="6">
    <w:abstractNumId w:val="24"/>
  </w:num>
  <w:num w:numId="7">
    <w:abstractNumId w:val="17"/>
  </w:num>
  <w:num w:numId="8">
    <w:abstractNumId w:val="3"/>
  </w:num>
  <w:num w:numId="9">
    <w:abstractNumId w:val="21"/>
  </w:num>
  <w:num w:numId="10">
    <w:abstractNumId w:val="15"/>
  </w:num>
  <w:num w:numId="11">
    <w:abstractNumId w:val="43"/>
  </w:num>
  <w:num w:numId="12">
    <w:abstractNumId w:val="48"/>
  </w:num>
  <w:num w:numId="13">
    <w:abstractNumId w:val="8"/>
  </w:num>
  <w:num w:numId="14">
    <w:abstractNumId w:val="33"/>
  </w:num>
  <w:num w:numId="15">
    <w:abstractNumId w:val="2"/>
  </w:num>
  <w:num w:numId="16">
    <w:abstractNumId w:val="4"/>
  </w:num>
  <w:num w:numId="17">
    <w:abstractNumId w:val="0"/>
  </w:num>
  <w:num w:numId="18">
    <w:abstractNumId w:val="37"/>
  </w:num>
  <w:num w:numId="19">
    <w:abstractNumId w:val="34"/>
  </w:num>
  <w:num w:numId="20">
    <w:abstractNumId w:val="44"/>
  </w:num>
  <w:num w:numId="21">
    <w:abstractNumId w:val="13"/>
  </w:num>
  <w:num w:numId="22">
    <w:abstractNumId w:val="32"/>
  </w:num>
  <w:num w:numId="23">
    <w:abstractNumId w:val="38"/>
  </w:num>
  <w:num w:numId="24">
    <w:abstractNumId w:val="40"/>
  </w:num>
  <w:num w:numId="25">
    <w:abstractNumId w:val="23"/>
  </w:num>
  <w:num w:numId="26">
    <w:abstractNumId w:val="46"/>
  </w:num>
  <w:num w:numId="27">
    <w:abstractNumId w:val="14"/>
  </w:num>
  <w:num w:numId="28">
    <w:abstractNumId w:val="35"/>
  </w:num>
  <w:num w:numId="29">
    <w:abstractNumId w:val="16"/>
  </w:num>
  <w:num w:numId="30">
    <w:abstractNumId w:val="50"/>
  </w:num>
  <w:num w:numId="31">
    <w:abstractNumId w:val="31"/>
  </w:num>
  <w:num w:numId="32">
    <w:abstractNumId w:val="39"/>
  </w:num>
  <w:num w:numId="33">
    <w:abstractNumId w:val="10"/>
  </w:num>
  <w:num w:numId="34">
    <w:abstractNumId w:val="7"/>
  </w:num>
  <w:num w:numId="35">
    <w:abstractNumId w:val="20"/>
  </w:num>
  <w:num w:numId="36">
    <w:abstractNumId w:val="51"/>
  </w:num>
  <w:num w:numId="37">
    <w:abstractNumId w:val="49"/>
  </w:num>
  <w:num w:numId="38">
    <w:abstractNumId w:val="11"/>
  </w:num>
  <w:num w:numId="39">
    <w:abstractNumId w:val="5"/>
  </w:num>
  <w:num w:numId="40">
    <w:abstractNumId w:val="6"/>
  </w:num>
  <w:num w:numId="41">
    <w:abstractNumId w:val="47"/>
  </w:num>
  <w:num w:numId="42">
    <w:abstractNumId w:val="36"/>
  </w:num>
  <w:num w:numId="43">
    <w:abstractNumId w:val="26"/>
  </w:num>
  <w:num w:numId="44">
    <w:abstractNumId w:val="18"/>
  </w:num>
  <w:num w:numId="45">
    <w:abstractNumId w:val="22"/>
  </w:num>
  <w:num w:numId="46">
    <w:abstractNumId w:val="1"/>
  </w:num>
  <w:num w:numId="47">
    <w:abstractNumId w:val="42"/>
  </w:num>
  <w:num w:numId="48">
    <w:abstractNumId w:val="19"/>
  </w:num>
  <w:num w:numId="49">
    <w:abstractNumId w:val="41"/>
  </w:num>
  <w:num w:numId="50">
    <w:abstractNumId w:val="9"/>
  </w:num>
  <w:num w:numId="51">
    <w:abstractNumId w:val="27"/>
  </w:num>
  <w:num w:numId="5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F5443"/>
    <w:rsid w:val="00006F98"/>
    <w:rsid w:val="0001103E"/>
    <w:rsid w:val="00014417"/>
    <w:rsid w:val="000222E7"/>
    <w:rsid w:val="00023DAF"/>
    <w:rsid w:val="00032C33"/>
    <w:rsid w:val="0003346A"/>
    <w:rsid w:val="00055162"/>
    <w:rsid w:val="0005681A"/>
    <w:rsid w:val="00074DAD"/>
    <w:rsid w:val="000822F9"/>
    <w:rsid w:val="00091919"/>
    <w:rsid w:val="00097289"/>
    <w:rsid w:val="000B00DA"/>
    <w:rsid w:val="000C3860"/>
    <w:rsid w:val="000C3929"/>
    <w:rsid w:val="000C6BFC"/>
    <w:rsid w:val="000D257A"/>
    <w:rsid w:val="000D38CF"/>
    <w:rsid w:val="000D741B"/>
    <w:rsid w:val="000D7CE3"/>
    <w:rsid w:val="000F56E7"/>
    <w:rsid w:val="00107F19"/>
    <w:rsid w:val="00113B1E"/>
    <w:rsid w:val="00135E3E"/>
    <w:rsid w:val="00137C10"/>
    <w:rsid w:val="00153CD7"/>
    <w:rsid w:val="0015575B"/>
    <w:rsid w:val="00167510"/>
    <w:rsid w:val="001915A1"/>
    <w:rsid w:val="00192928"/>
    <w:rsid w:val="001A3DBD"/>
    <w:rsid w:val="001E3D45"/>
    <w:rsid w:val="001E5C5B"/>
    <w:rsid w:val="001F65E1"/>
    <w:rsid w:val="002162CC"/>
    <w:rsid w:val="00217F7D"/>
    <w:rsid w:val="0022340E"/>
    <w:rsid w:val="00246808"/>
    <w:rsid w:val="00255110"/>
    <w:rsid w:val="00271419"/>
    <w:rsid w:val="002763E3"/>
    <w:rsid w:val="002879E5"/>
    <w:rsid w:val="002A4CD7"/>
    <w:rsid w:val="002B0DC3"/>
    <w:rsid w:val="002B1A90"/>
    <w:rsid w:val="002C1A82"/>
    <w:rsid w:val="002C5425"/>
    <w:rsid w:val="002C67D4"/>
    <w:rsid w:val="002D42EE"/>
    <w:rsid w:val="002D4362"/>
    <w:rsid w:val="002D69DA"/>
    <w:rsid w:val="002E4EBE"/>
    <w:rsid w:val="002F5A4C"/>
    <w:rsid w:val="00301F28"/>
    <w:rsid w:val="00314F9F"/>
    <w:rsid w:val="00322845"/>
    <w:rsid w:val="00322939"/>
    <w:rsid w:val="003243B7"/>
    <w:rsid w:val="00326039"/>
    <w:rsid w:val="003371F6"/>
    <w:rsid w:val="00337B76"/>
    <w:rsid w:val="0037545A"/>
    <w:rsid w:val="003B2B1A"/>
    <w:rsid w:val="003B44FF"/>
    <w:rsid w:val="003B67B8"/>
    <w:rsid w:val="003B79F7"/>
    <w:rsid w:val="003C7660"/>
    <w:rsid w:val="003D5682"/>
    <w:rsid w:val="003E74D4"/>
    <w:rsid w:val="00400400"/>
    <w:rsid w:val="00406D50"/>
    <w:rsid w:val="00410F20"/>
    <w:rsid w:val="00412428"/>
    <w:rsid w:val="00416333"/>
    <w:rsid w:val="0043270F"/>
    <w:rsid w:val="00437A54"/>
    <w:rsid w:val="00437C31"/>
    <w:rsid w:val="00473385"/>
    <w:rsid w:val="00480E89"/>
    <w:rsid w:val="00496565"/>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0D55"/>
    <w:rsid w:val="005F6DAA"/>
    <w:rsid w:val="00611CFF"/>
    <w:rsid w:val="00612B40"/>
    <w:rsid w:val="006402FF"/>
    <w:rsid w:val="006404AB"/>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39A6"/>
    <w:rsid w:val="007C62D8"/>
    <w:rsid w:val="0080121A"/>
    <w:rsid w:val="00801821"/>
    <w:rsid w:val="00805F3B"/>
    <w:rsid w:val="00812145"/>
    <w:rsid w:val="00815BC6"/>
    <w:rsid w:val="00825945"/>
    <w:rsid w:val="008376A9"/>
    <w:rsid w:val="00842240"/>
    <w:rsid w:val="00846082"/>
    <w:rsid w:val="00847DFF"/>
    <w:rsid w:val="0085315E"/>
    <w:rsid w:val="00857D5C"/>
    <w:rsid w:val="00866347"/>
    <w:rsid w:val="008674C9"/>
    <w:rsid w:val="00870B6B"/>
    <w:rsid w:val="008710F0"/>
    <w:rsid w:val="008724AA"/>
    <w:rsid w:val="00873DAE"/>
    <w:rsid w:val="008923F9"/>
    <w:rsid w:val="00896AFF"/>
    <w:rsid w:val="008D001D"/>
    <w:rsid w:val="008E7101"/>
    <w:rsid w:val="00910D8A"/>
    <w:rsid w:val="00911E93"/>
    <w:rsid w:val="00912D44"/>
    <w:rsid w:val="00920294"/>
    <w:rsid w:val="00927A60"/>
    <w:rsid w:val="00931BA6"/>
    <w:rsid w:val="009459B2"/>
    <w:rsid w:val="00947D49"/>
    <w:rsid w:val="00956D08"/>
    <w:rsid w:val="00957890"/>
    <w:rsid w:val="00963E68"/>
    <w:rsid w:val="00972389"/>
    <w:rsid w:val="00981B26"/>
    <w:rsid w:val="00982DC5"/>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06E9"/>
    <w:rsid w:val="00B17D95"/>
    <w:rsid w:val="00B21B7F"/>
    <w:rsid w:val="00B2230B"/>
    <w:rsid w:val="00B2280E"/>
    <w:rsid w:val="00B24CD5"/>
    <w:rsid w:val="00B27525"/>
    <w:rsid w:val="00B33CF0"/>
    <w:rsid w:val="00B3714E"/>
    <w:rsid w:val="00B372AB"/>
    <w:rsid w:val="00B46F65"/>
    <w:rsid w:val="00B50F39"/>
    <w:rsid w:val="00B602C3"/>
    <w:rsid w:val="00B770A2"/>
    <w:rsid w:val="00B910C1"/>
    <w:rsid w:val="00B963B7"/>
    <w:rsid w:val="00BA280A"/>
    <w:rsid w:val="00BA6DC1"/>
    <w:rsid w:val="00BB385F"/>
    <w:rsid w:val="00BB7176"/>
    <w:rsid w:val="00BC5A6F"/>
    <w:rsid w:val="00BD2E42"/>
    <w:rsid w:val="00BE7CA8"/>
    <w:rsid w:val="00BF0936"/>
    <w:rsid w:val="00BF188C"/>
    <w:rsid w:val="00BF29B3"/>
    <w:rsid w:val="00C009AE"/>
    <w:rsid w:val="00C212CF"/>
    <w:rsid w:val="00C22928"/>
    <w:rsid w:val="00C23A6D"/>
    <w:rsid w:val="00C40C94"/>
    <w:rsid w:val="00C42A87"/>
    <w:rsid w:val="00C5180A"/>
    <w:rsid w:val="00C7553A"/>
    <w:rsid w:val="00C911D1"/>
    <w:rsid w:val="00C9453A"/>
    <w:rsid w:val="00C95BED"/>
    <w:rsid w:val="00CA25FC"/>
    <w:rsid w:val="00CA4F9F"/>
    <w:rsid w:val="00CA6E55"/>
    <w:rsid w:val="00CC4A08"/>
    <w:rsid w:val="00CD5C2E"/>
    <w:rsid w:val="00CD68D4"/>
    <w:rsid w:val="00D023D0"/>
    <w:rsid w:val="00D03B5F"/>
    <w:rsid w:val="00D15523"/>
    <w:rsid w:val="00D15698"/>
    <w:rsid w:val="00D22952"/>
    <w:rsid w:val="00D255F8"/>
    <w:rsid w:val="00D319E1"/>
    <w:rsid w:val="00D349A5"/>
    <w:rsid w:val="00D35C72"/>
    <w:rsid w:val="00D44FFA"/>
    <w:rsid w:val="00D71975"/>
    <w:rsid w:val="00D74676"/>
    <w:rsid w:val="00D92D85"/>
    <w:rsid w:val="00DD2B25"/>
    <w:rsid w:val="00DD5FCB"/>
    <w:rsid w:val="00DE40F2"/>
    <w:rsid w:val="00DE68FF"/>
    <w:rsid w:val="00DF5443"/>
    <w:rsid w:val="00E146D0"/>
    <w:rsid w:val="00E15C4E"/>
    <w:rsid w:val="00E35FA4"/>
    <w:rsid w:val="00E45BD4"/>
    <w:rsid w:val="00E77E2F"/>
    <w:rsid w:val="00E9181C"/>
    <w:rsid w:val="00E96250"/>
    <w:rsid w:val="00EC6021"/>
    <w:rsid w:val="00EE4DE5"/>
    <w:rsid w:val="00F02E26"/>
    <w:rsid w:val="00F10E6E"/>
    <w:rsid w:val="00F203EC"/>
    <w:rsid w:val="00F423B9"/>
    <w:rsid w:val="00F64C80"/>
    <w:rsid w:val="00F72C42"/>
    <w:rsid w:val="00F74D3A"/>
    <w:rsid w:val="00F91DFD"/>
    <w:rsid w:val="00F93C43"/>
    <w:rsid w:val="00FA6092"/>
    <w:rsid w:val="00FA6332"/>
    <w:rsid w:val="00FA6B7D"/>
    <w:rsid w:val="00FC61FA"/>
    <w:rsid w:val="00FC75E2"/>
    <w:rsid w:val="00FD0475"/>
    <w:rsid w:val="00FD2703"/>
    <w:rsid w:val="00FE196B"/>
    <w:rsid w:val="00FE5B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semiHidden/>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dockpanel.aspx" TargetMode="External"/><Relationship Id="rId299" Type="http://schemas.openxmlformats.org/officeDocument/2006/relationships/fontTable" Target="fontTable.xml"/><Relationship Id="rId21" Type="http://schemas.openxmlformats.org/officeDocument/2006/relationships/image" Target="media/image12.png"/><Relationship Id="rId63" Type="http://schemas.openxmlformats.org/officeDocument/2006/relationships/hyperlink" Target="https://www.facebook.com/creatormyapp" TargetMode="External"/><Relationship Id="rId159" Type="http://schemas.openxmlformats.org/officeDocument/2006/relationships/hyperlink" Target="http://msdn.microsoft.com/en-IN/library/system.windows.controls.grid.aspx" TargetMode="External"/><Relationship Id="rId170" Type="http://schemas.openxmlformats.org/officeDocument/2006/relationships/hyperlink" Target="http://msdn.microsoft.com/en-us/library/gg145020.aspx" TargetMode="External"/><Relationship Id="rId226" Type="http://schemas.openxmlformats.org/officeDocument/2006/relationships/hyperlink" Target="http://msdn.microsoft.com/en-us/library/microsoft.aspnet.snapin.aspx" TargetMode="External"/><Relationship Id="rId268" Type="http://schemas.openxmlformats.org/officeDocument/2006/relationships/hyperlink" Target="http://en.wikipedia.org/wiki/Java_virtual_machine" TargetMode="External"/><Relationship Id="rId32" Type="http://schemas.openxmlformats.org/officeDocument/2006/relationships/image" Target="media/image23.png"/><Relationship Id="rId74" Type="http://schemas.openxmlformats.org/officeDocument/2006/relationships/hyperlink" Target="http://try.github.com/levels/1/challenges/1" TargetMode="External"/><Relationship Id="rId128" Type="http://schemas.openxmlformats.org/officeDocument/2006/relationships/hyperlink" Target="http://msdn.microsoft.com/en-IN/library/system.windows.controls.stackpanel.aspx" TargetMode="External"/><Relationship Id="rId5" Type="http://schemas.microsoft.com/office/2007/relationships/stylesWithEffects" Target="stylesWithEffects.xml"/><Relationship Id="rId181" Type="http://schemas.openxmlformats.org/officeDocument/2006/relationships/hyperlink" Target="http://msdn.microsoft.com/en-us/library/gg145037.aspx" TargetMode="External"/><Relationship Id="rId237" Type="http://schemas.openxmlformats.org/officeDocument/2006/relationships/hyperlink" Target="http://msdn.microsoft.com/en-us/library/gg145011.aspx" TargetMode="External"/><Relationship Id="rId279" Type="http://schemas.openxmlformats.org/officeDocument/2006/relationships/hyperlink" Target="http://en.wikipedia.org/wiki/Low-level_programming_language" TargetMode="External"/><Relationship Id="rId43" Type="http://schemas.openxmlformats.org/officeDocument/2006/relationships/image" Target="media/image34.JPG"/><Relationship Id="rId139" Type="http://schemas.openxmlformats.org/officeDocument/2006/relationships/hyperlink" Target="http://msdn.microsoft.com/en-IN/library/system.windows.controls.toolbar.aspx" TargetMode="External"/><Relationship Id="rId290" Type="http://schemas.openxmlformats.org/officeDocument/2006/relationships/image" Target="media/image52.png"/><Relationship Id="rId85" Type="http://schemas.openxmlformats.org/officeDocument/2006/relationships/hyperlink" Target="http://en.wikipedia.org/wiki/Source_control" TargetMode="External"/><Relationship Id="rId150" Type="http://schemas.openxmlformats.org/officeDocument/2006/relationships/hyperlink" Target="http://msdn.microsoft.com/en-IN/library/system.windows.controls.accesstext.aspx" TargetMode="External"/><Relationship Id="rId192" Type="http://schemas.openxmlformats.org/officeDocument/2006/relationships/hyperlink" Target="http://msdn.microsoft.com/en-us/library/gg145016.aspx" TargetMode="External"/><Relationship Id="rId206" Type="http://schemas.openxmlformats.org/officeDocument/2006/relationships/hyperlink" Target="http://msdn.microsoft.com/en-us/library/gg145017.aspx" TargetMode="External"/><Relationship Id="rId248" Type="http://schemas.openxmlformats.org/officeDocument/2006/relationships/hyperlink" Target="http://en.wikipedia.org/wiki/Declarative_programming" TargetMode="External"/><Relationship Id="rId12" Type="http://schemas.openxmlformats.org/officeDocument/2006/relationships/image" Target="media/image3.jpeg"/><Relationship Id="rId108" Type="http://schemas.openxmlformats.org/officeDocument/2006/relationships/hyperlink" Target="http://msdn.microsoft.com/en-IN/library/system.windows.controls.flowdocumentreader.aspx" TargetMode="External"/><Relationship Id="rId54" Type="http://schemas.openxmlformats.org/officeDocument/2006/relationships/hyperlink" Target="http://www.codeguru.com/" TargetMode="External"/><Relationship Id="rId75" Type="http://schemas.openxmlformats.org/officeDocument/2006/relationships/hyperlink" Target="https://enterprise.github.com/support" TargetMode="External"/><Relationship Id="rId96" Type="http://schemas.openxmlformats.org/officeDocument/2006/relationships/hyperlink" Target="http://msdn.microsoft.com/en-IN/library/system.windows.controls.datagrid.aspx" TargetMode="External"/><Relationship Id="rId140" Type="http://schemas.openxmlformats.org/officeDocument/2006/relationships/hyperlink" Target="http://msdn.microsoft.com/en-IN/library/system.windows.controls.frame.aspx" TargetMode="External"/><Relationship Id="rId161" Type="http://schemas.openxmlformats.org/officeDocument/2006/relationships/hyperlink" Target="http://msdn.microsoft.com/en-IN/library/system.windows.controls.virtualizingstackpanel.aspx" TargetMode="External"/><Relationship Id="rId182" Type="http://schemas.openxmlformats.org/officeDocument/2006/relationships/hyperlink" Target="http://msdn.microsoft.com/en-us/library/gg145023.aspx" TargetMode="External"/><Relationship Id="rId217" Type="http://schemas.openxmlformats.org/officeDocument/2006/relationships/hyperlink" Target="http://msdn.microsoft.com/en-us/library/gg145018.aspx" TargetMode="External"/><Relationship Id="rId6" Type="http://schemas.openxmlformats.org/officeDocument/2006/relationships/settings" Target="settings.xml"/><Relationship Id="rId238" Type="http://schemas.openxmlformats.org/officeDocument/2006/relationships/hyperlink" Target="http://msdn.microsoft.com/en-us/library/hh135393.aspx" TargetMode="External"/><Relationship Id="rId259" Type="http://schemas.openxmlformats.org/officeDocument/2006/relationships/image" Target="media/image48.png"/><Relationship Id="rId23" Type="http://schemas.openxmlformats.org/officeDocument/2006/relationships/image" Target="media/image14.png"/><Relationship Id="rId119" Type="http://schemas.openxmlformats.org/officeDocument/2006/relationships/hyperlink" Target="http://msdn.microsoft.com/en-IN/library/system.windows.controls.grid.aspx" TargetMode="External"/><Relationship Id="rId270" Type="http://schemas.openxmlformats.org/officeDocument/2006/relationships/hyperlink" Target="http://en.wikipedia.org/wiki/Java_(programming_language)" TargetMode="External"/><Relationship Id="rId291" Type="http://schemas.openxmlformats.org/officeDocument/2006/relationships/image" Target="media/image53.png"/><Relationship Id="rId44" Type="http://schemas.openxmlformats.org/officeDocument/2006/relationships/image" Target="media/image35.JPG"/><Relationship Id="rId65" Type="http://schemas.openxmlformats.org/officeDocument/2006/relationships/hyperlink" Target="https://dev.twitter.com/discussions/3477" TargetMode="External"/><Relationship Id="rId86" Type="http://schemas.openxmlformats.org/officeDocument/2006/relationships/hyperlink" Target="http://en.wikipedia.org/wiki/Subversion_(software)" TargetMode="External"/><Relationship Id="rId130" Type="http://schemas.openxmlformats.org/officeDocument/2006/relationships/hyperlink" Target="http://msdn.microsoft.com/en-IN/library/system.windows.controls.viewbox.aspx" TargetMode="External"/><Relationship Id="rId151" Type="http://schemas.openxmlformats.org/officeDocument/2006/relationships/hyperlink" Target="http://msdn.microsoft.com/en-IN/library/system.windows.controls.label.aspx" TargetMode="External"/><Relationship Id="rId172" Type="http://schemas.openxmlformats.org/officeDocument/2006/relationships/hyperlink" Target="http://msdn.microsoft.com/en-us/library/gg145035.aspx" TargetMode="External"/><Relationship Id="rId193" Type="http://schemas.openxmlformats.org/officeDocument/2006/relationships/hyperlink" Target="http://msdn.microsoft.com/en-us/library/gg145024.aspx" TargetMode="External"/><Relationship Id="rId207" Type="http://schemas.openxmlformats.org/officeDocument/2006/relationships/hyperlink" Target="http://msdn.microsoft.com/en-us/library/gg145025.aspx" TargetMode="External"/><Relationship Id="rId228" Type="http://schemas.openxmlformats.org/officeDocument/2006/relationships/hyperlink" Target="http://msdn.microsoft.com/en-us/library/gg145008.aspx" TargetMode="External"/><Relationship Id="rId249" Type="http://schemas.openxmlformats.org/officeDocument/2006/relationships/hyperlink" Target="http://en.wikipedia.org/wiki/Functional_programming" TargetMode="External"/><Relationship Id="rId13" Type="http://schemas.openxmlformats.org/officeDocument/2006/relationships/image" Target="media/image4.jpeg"/><Relationship Id="rId109" Type="http://schemas.openxmlformats.org/officeDocument/2006/relationships/hyperlink" Target="http://msdn.microsoft.com/en-IN/library/system.windows.controls.flowdocumentscrollviewer.aspx" TargetMode="External"/><Relationship Id="rId260" Type="http://schemas.openxmlformats.org/officeDocument/2006/relationships/hyperlink" Target="http://en.wikipedia.org/wiki/General_purpose_programming_language" TargetMode="External"/><Relationship Id="rId281" Type="http://schemas.openxmlformats.org/officeDocument/2006/relationships/hyperlink" Target="http://en.wikipedia.org/wiki/Compiler" TargetMode="External"/><Relationship Id="rId34" Type="http://schemas.openxmlformats.org/officeDocument/2006/relationships/image" Target="media/image25.png"/><Relationship Id="rId55" Type="http://schemas.openxmlformats.org/officeDocument/2006/relationships/hyperlink" Target="http://www.w3schools.com" TargetMode="External"/><Relationship Id="rId76" Type="http://schemas.openxmlformats.org/officeDocument/2006/relationships/hyperlink" Target="https://support.enterprise.github.com/home" TargetMode="External"/><Relationship Id="rId97" Type="http://schemas.openxmlformats.org/officeDocument/2006/relationships/hyperlink" Target="http://msdn.microsoft.com/en-IN/library/system.windows.controls.listview.aspx" TargetMode="External"/><Relationship Id="rId120" Type="http://schemas.openxmlformats.org/officeDocument/2006/relationships/hyperlink" Target="http://msdn.microsoft.com/en-IN/library/system.windows.controls.gridview.aspx" TargetMode="External"/><Relationship Id="rId141" Type="http://schemas.openxmlformats.org/officeDocument/2006/relationships/hyperlink" Target="http://msdn.microsoft.com/en-IN/library/system.windows.documents.hyperlink.aspx" TargetMode="External"/><Relationship Id="rId7" Type="http://schemas.openxmlformats.org/officeDocument/2006/relationships/webSettings" Target="webSettings.xml"/><Relationship Id="rId162" Type="http://schemas.openxmlformats.org/officeDocument/2006/relationships/hyperlink" Target="http://msdn.microsoft.com/en-IN/library/system.windows.controls.wrappanel.aspx" TargetMode="External"/><Relationship Id="rId183" Type="http://schemas.openxmlformats.org/officeDocument/2006/relationships/hyperlink" Target="http://msdn.microsoft.com/en-us/library/system.dynamic.aspx" TargetMode="External"/><Relationship Id="rId218" Type="http://schemas.openxmlformats.org/officeDocument/2006/relationships/hyperlink" Target="http://msdn.microsoft.com/en-us/library/gg145013.aspx" TargetMode="External"/><Relationship Id="rId239" Type="http://schemas.openxmlformats.org/officeDocument/2006/relationships/hyperlink" Target="http://msdn.microsoft.com/en-us/library/uiautomationclientsideproviders.aspx" TargetMode="External"/><Relationship Id="rId250" Type="http://schemas.openxmlformats.org/officeDocument/2006/relationships/hyperlink" Target="http://en.wikipedia.org/wiki/Generic_programming" TargetMode="External"/><Relationship Id="rId271" Type="http://schemas.openxmlformats.org/officeDocument/2006/relationships/hyperlink" Target="http://en.wikipedia.org/wiki/Java_(programming_language)" TargetMode="External"/><Relationship Id="rId292" Type="http://schemas.openxmlformats.org/officeDocument/2006/relationships/hyperlink" Target="http://www.developer.nokia.com/info/sw.nokia.com/id/054b94d5-4cdf-4b17-b268-bedcfc421ba6/Nokia_Web_Tools_1_2_for_Symbian.html" TargetMode="External"/><Relationship Id="rId24" Type="http://schemas.openxmlformats.org/officeDocument/2006/relationships/image" Target="media/image15.png"/><Relationship Id="rId45" Type="http://schemas.openxmlformats.org/officeDocument/2006/relationships/image" Target="media/image36.JPG"/><Relationship Id="rId66" Type="http://schemas.openxmlformats.org/officeDocument/2006/relationships/hyperlink" Target="https://developers.google.com/" TargetMode="External"/><Relationship Id="rId87" Type="http://schemas.openxmlformats.org/officeDocument/2006/relationships/hyperlink" Target="http://en.wikipedia.org/wiki/Visual_SourceSafe" TargetMode="External"/><Relationship Id="rId110" Type="http://schemas.openxmlformats.org/officeDocument/2006/relationships/hyperlink" Target="http://msdn.microsoft.com/en-IN/library/system.windows.controls.stickynotecontrol.aspx" TargetMode="External"/><Relationship Id="rId131" Type="http://schemas.openxmlformats.org/officeDocument/2006/relationships/hyperlink" Target="http://msdn.microsoft.com/en-IN/library/system.windows.controls.virtualizingstackpanel.aspx" TargetMode="External"/><Relationship Id="rId152" Type="http://schemas.openxmlformats.org/officeDocument/2006/relationships/hyperlink" Target="http://msdn.microsoft.com/en-IN/library/system.windows.controls.primitives.popup.aspx" TargetMode="External"/><Relationship Id="rId173" Type="http://schemas.openxmlformats.org/officeDocument/2006/relationships/hyperlink" Target="http://msdn.microsoft.com/en-us/library/gg145042.aspx" TargetMode="External"/><Relationship Id="rId194" Type="http://schemas.openxmlformats.org/officeDocument/2006/relationships/hyperlink" Target="http://msdn.microsoft.com/en-us/library/system.media.aspx" TargetMode="External"/><Relationship Id="rId208" Type="http://schemas.openxmlformats.org/officeDocument/2006/relationships/hyperlink" Target="http://msdn.microsoft.com/en-us/library/gg145010.aspx" TargetMode="External"/><Relationship Id="rId229" Type="http://schemas.openxmlformats.org/officeDocument/2006/relationships/hyperlink" Target="http://msdn.microsoft.com/en-us/library/gg145015.aspx" TargetMode="External"/><Relationship Id="rId240" Type="http://schemas.openxmlformats.org/officeDocument/2006/relationships/hyperlink" Target="http://msdn.microsoft.com/en-us/library/xamlgeneratednamespace.aspx" TargetMode="External"/><Relationship Id="rId261" Type="http://schemas.openxmlformats.org/officeDocument/2006/relationships/hyperlink" Target="http://en.wikipedia.org/wiki/Concurrent_computing" TargetMode="External"/><Relationship Id="rId14" Type="http://schemas.openxmlformats.org/officeDocument/2006/relationships/image" Target="media/image5.jpeg"/><Relationship Id="rId35" Type="http://schemas.openxmlformats.org/officeDocument/2006/relationships/image" Target="media/image26.png"/><Relationship Id="rId56" Type="http://schemas.openxmlformats.org/officeDocument/2006/relationships/hyperlink" Target="http://blogs.technicise.com/" TargetMode="External"/><Relationship Id="rId77" Type="http://schemas.openxmlformats.org/officeDocument/2006/relationships/image" Target="media/image39.png"/><Relationship Id="rId100" Type="http://schemas.openxmlformats.org/officeDocument/2006/relationships/hyperlink" Target="http://msdn.microsoft.com/en-IN/library/system.windows.controls.datepicker.aspx" TargetMode="External"/><Relationship Id="rId282" Type="http://schemas.openxmlformats.org/officeDocument/2006/relationships/hyperlink" Target="http://en.wikipedia.org/wiki/Library_(computing)" TargetMode="External"/><Relationship Id="rId8" Type="http://schemas.openxmlformats.org/officeDocument/2006/relationships/footnotes" Target="footnotes.xml"/><Relationship Id="rId98" Type="http://schemas.openxmlformats.org/officeDocument/2006/relationships/hyperlink" Target="http://msdn.microsoft.com/en-IN/library/system.windows.controls.treeview.aspx" TargetMode="External"/><Relationship Id="rId121" Type="http://schemas.openxmlformats.org/officeDocument/2006/relationships/hyperlink" Target="http://msdn.microsoft.com/en-IN/library/system.windows.controls.gridsplitter.aspx" TargetMode="External"/><Relationship Id="rId142" Type="http://schemas.openxmlformats.org/officeDocument/2006/relationships/hyperlink" Target="http://msdn.microsoft.com/en-IN/library/system.windows.controls.page.aspx" TargetMode="External"/><Relationship Id="rId163" Type="http://schemas.openxmlformats.org/officeDocument/2006/relationships/hyperlink" Target="javascript:void(0)" TargetMode="External"/><Relationship Id="rId184" Type="http://schemas.openxmlformats.org/officeDocument/2006/relationships/hyperlink" Target="http://msdn.microsoft.com/en-us/library/system.dynamic.aspx" TargetMode="External"/><Relationship Id="rId219" Type="http://schemas.openxmlformats.org/officeDocument/2006/relationships/hyperlink" Target="http://msdn.microsoft.com/en-us/library/gg145026.aspx" TargetMode="External"/><Relationship Id="rId230" Type="http://schemas.openxmlformats.org/officeDocument/2006/relationships/hyperlink" Target="http://msdn.microsoft.com/en-us/library/microsoft.data.entity.build.tasks.aspx" TargetMode="External"/><Relationship Id="rId251" Type="http://schemas.openxmlformats.org/officeDocument/2006/relationships/hyperlink" Target="http://en.wikipedia.org/wiki/Object-oriented_programming" TargetMode="External"/><Relationship Id="rId25" Type="http://schemas.openxmlformats.org/officeDocument/2006/relationships/image" Target="media/image16.png"/><Relationship Id="rId46" Type="http://schemas.openxmlformats.org/officeDocument/2006/relationships/hyperlink" Target="javascript:void(0)" TargetMode="External"/><Relationship Id="rId67" Type="http://schemas.openxmlformats.org/officeDocument/2006/relationships/hyperlink" Target="https://maps.google.co.in/" TargetMode="External"/><Relationship Id="rId272" Type="http://schemas.openxmlformats.org/officeDocument/2006/relationships/hyperlink" Target="http://en.wikipedia.org/wiki/James_Gosling" TargetMode="External"/><Relationship Id="rId293" Type="http://schemas.openxmlformats.org/officeDocument/2006/relationships/hyperlink" Target="http://www.developer.nokia.com/Resources/Library/Series_40_web_apps_library/" TargetMode="External"/><Relationship Id="rId88" Type="http://schemas.openxmlformats.org/officeDocument/2006/relationships/hyperlink" Target="http://en.wikipedia.org/wiki/Domain-specific_language" TargetMode="External"/><Relationship Id="rId111" Type="http://schemas.openxmlformats.org/officeDocument/2006/relationships/hyperlink" Target="http://msdn.microsoft.com/en-IN/library/system.windows.controls.textbox.aspx" TargetMode="External"/><Relationship Id="rId132" Type="http://schemas.openxmlformats.org/officeDocument/2006/relationships/hyperlink" Target="http://msdn.microsoft.com/en-IN/library/system.windows.window.aspx" TargetMode="External"/><Relationship Id="rId153" Type="http://schemas.openxmlformats.org/officeDocument/2006/relationships/hyperlink" Target="http://msdn.microsoft.com/en-IN/library/system.windows.controls.progressbar.aspx" TargetMode="External"/><Relationship Id="rId174" Type="http://schemas.openxmlformats.org/officeDocument/2006/relationships/hyperlink" Target="http://msdn.microsoft.com/en-us/library/gg145027.aspx" TargetMode="External"/><Relationship Id="rId195" Type="http://schemas.openxmlformats.org/officeDocument/2006/relationships/hyperlink" Target="http://msdn.microsoft.com/en-us/library/system.media.aspx" TargetMode="External"/><Relationship Id="rId209" Type="http://schemas.openxmlformats.org/officeDocument/2006/relationships/hyperlink" Target="http://msdn.microsoft.com/en-us/library/gg145038.aspx" TargetMode="External"/><Relationship Id="rId220" Type="http://schemas.openxmlformats.org/officeDocument/2006/relationships/hyperlink" Target="http://msdn.microsoft.com/en-us/library/gg145048.aspx" TargetMode="External"/><Relationship Id="rId241" Type="http://schemas.openxmlformats.org/officeDocument/2006/relationships/image" Target="media/image45.jpeg"/><Relationship Id="rId15" Type="http://schemas.openxmlformats.org/officeDocument/2006/relationships/image" Target="media/image6.gif"/><Relationship Id="rId36" Type="http://schemas.openxmlformats.org/officeDocument/2006/relationships/image" Target="media/image27.JPG"/><Relationship Id="rId57" Type="http://schemas.openxmlformats.org/officeDocument/2006/relationships/hyperlink" Target="http://www.mysql.com/" TargetMode="External"/><Relationship Id="rId262" Type="http://schemas.openxmlformats.org/officeDocument/2006/relationships/hyperlink" Target="http://en.wikipedia.org/wiki/Class-based" TargetMode="External"/><Relationship Id="rId283" Type="http://schemas.openxmlformats.org/officeDocument/2006/relationships/hyperlink" Target="http://en.wikipedia.org/wiki/Java_Community_Process" TargetMode="External"/><Relationship Id="rId78" Type="http://schemas.openxmlformats.org/officeDocument/2006/relationships/hyperlink" Target="http://en.wikipedia.org/wiki/Code_editor" TargetMode="External"/><Relationship Id="rId99" Type="http://schemas.openxmlformats.org/officeDocument/2006/relationships/hyperlink" Target="http://msdn.microsoft.com/en-IN/library/system.windows.controls.calendar.aspx" TargetMode="External"/><Relationship Id="rId101" Type="http://schemas.openxmlformats.org/officeDocument/2006/relationships/hyperlink" Target="http://msdn.microsoft.com/en-IN/library/microsoft.win32.openfiledialog.aspx" TargetMode="External"/><Relationship Id="rId122" Type="http://schemas.openxmlformats.org/officeDocument/2006/relationships/hyperlink" Target="http://msdn.microsoft.com/en-IN/library/system.windows.controls.groupbox.aspx" TargetMode="External"/><Relationship Id="rId143" Type="http://schemas.openxmlformats.org/officeDocument/2006/relationships/hyperlink" Target="http://msdn.microsoft.com/en-IN/library/system.windows.navigation.navigationwindow.aspx" TargetMode="External"/><Relationship Id="rId164" Type="http://schemas.openxmlformats.org/officeDocument/2006/relationships/image" Target="media/image42.jpeg"/><Relationship Id="rId185" Type="http://schemas.openxmlformats.org/officeDocument/2006/relationships/hyperlink" Target="http://msdn.microsoft.com/en-us/library/gg145047.aspx" TargetMode="External"/><Relationship Id="rId9" Type="http://schemas.openxmlformats.org/officeDocument/2006/relationships/endnotes" Target="endnotes.xml"/><Relationship Id="rId210" Type="http://schemas.openxmlformats.org/officeDocument/2006/relationships/hyperlink" Target="http://msdn.microsoft.com/en-us/library/gg145021.aspx" TargetMode="External"/><Relationship Id="rId26" Type="http://schemas.openxmlformats.org/officeDocument/2006/relationships/image" Target="media/image17.png"/><Relationship Id="rId231" Type="http://schemas.openxmlformats.org/officeDocument/2006/relationships/hyperlink" Target="http://msdn.microsoft.com/en-us/library/microsoft.data.entity.build.tasks.aspx" TargetMode="External"/><Relationship Id="rId252" Type="http://schemas.openxmlformats.org/officeDocument/2006/relationships/hyperlink" Target="http://en.wikipedia.org/wiki/Class_(computer_science)" TargetMode="External"/><Relationship Id="rId273" Type="http://schemas.openxmlformats.org/officeDocument/2006/relationships/hyperlink" Target="http://en.wikipedia.org/wiki/Sun_Microsystems" TargetMode="External"/><Relationship Id="rId294" Type="http://schemas.openxmlformats.org/officeDocument/2006/relationships/hyperlink" Target="http://www.nokia.com/nokiasuite" TargetMode="External"/><Relationship Id="rId47" Type="http://schemas.openxmlformats.org/officeDocument/2006/relationships/image" Target="media/image37.gif"/><Relationship Id="rId68" Type="http://schemas.openxmlformats.org/officeDocument/2006/relationships/hyperlink" Target="http://www.youtube.com/?gl=IN" TargetMode="External"/><Relationship Id="rId89" Type="http://schemas.openxmlformats.org/officeDocument/2006/relationships/hyperlink" Target="http://en.wikipedia.org/wiki/Software_development_lifecycle" TargetMode="External"/><Relationship Id="rId112" Type="http://schemas.openxmlformats.org/officeDocument/2006/relationships/hyperlink" Target="http://msdn.microsoft.com/en-IN/library/system.windows.controls.richtextbox.aspx" TargetMode="External"/><Relationship Id="rId133" Type="http://schemas.openxmlformats.org/officeDocument/2006/relationships/hyperlink" Target="http://msdn.microsoft.com/en-IN/library/system.windows.controls.wrappanel.aspx" TargetMode="External"/><Relationship Id="rId154" Type="http://schemas.openxmlformats.org/officeDocument/2006/relationships/hyperlink" Target="http://msdn.microsoft.com/en-IN/library/system.windows.controls.primitives.statusbar.aspx" TargetMode="External"/><Relationship Id="rId175" Type="http://schemas.openxmlformats.org/officeDocument/2006/relationships/hyperlink" Target="http://msdn.microsoft.com/en-us/library/gg145028.aspx" TargetMode="External"/><Relationship Id="rId196" Type="http://schemas.openxmlformats.org/officeDocument/2006/relationships/hyperlink" Target="http://msdn.microsoft.com/en-us/library/gg145046.aspx" TargetMode="External"/><Relationship Id="rId200" Type="http://schemas.openxmlformats.org/officeDocument/2006/relationships/hyperlink" Target="http://msdn.microsoft.com/en-us/library/system.byte.aspx" TargetMode="External"/><Relationship Id="rId16" Type="http://schemas.openxmlformats.org/officeDocument/2006/relationships/image" Target="media/image7.gif"/><Relationship Id="rId221" Type="http://schemas.openxmlformats.org/officeDocument/2006/relationships/hyperlink" Target="http://msdn.microsoft.com/en-us/library/gg145036.aspx" TargetMode="External"/><Relationship Id="rId242" Type="http://schemas.openxmlformats.org/officeDocument/2006/relationships/hyperlink" Target="http://searchenterpriselinux.techtarget.com/definition/MySQL-Connector-ODBC" TargetMode="External"/><Relationship Id="rId263" Type="http://schemas.openxmlformats.org/officeDocument/2006/relationships/hyperlink" Target="http://en.wikipedia.org/wiki/Object-oriented_programming" TargetMode="External"/><Relationship Id="rId284" Type="http://schemas.openxmlformats.org/officeDocument/2006/relationships/hyperlink" Target="http://en.wikipedia.org/wiki/GNU_General_Public_License" TargetMode="External"/><Relationship Id="rId37" Type="http://schemas.openxmlformats.org/officeDocument/2006/relationships/image" Target="media/image28.png"/><Relationship Id="rId58" Type="http://schemas.openxmlformats.org/officeDocument/2006/relationships/hyperlink" Target="http://dev.mysql.com/" TargetMode="External"/><Relationship Id="rId79" Type="http://schemas.openxmlformats.org/officeDocument/2006/relationships/hyperlink" Target="http://en.wikipedia.org/wiki/IntelliSense" TargetMode="External"/><Relationship Id="rId102" Type="http://schemas.openxmlformats.org/officeDocument/2006/relationships/hyperlink" Target="http://msdn.microsoft.com/en-IN/library/system.windows.controls.printdialog.aspx" TargetMode="External"/><Relationship Id="rId123" Type="http://schemas.openxmlformats.org/officeDocument/2006/relationships/hyperlink" Target="http://msdn.microsoft.com/en-IN/library/system.windows.controls.panel.aspx" TargetMode="External"/><Relationship Id="rId144" Type="http://schemas.openxmlformats.org/officeDocument/2006/relationships/hyperlink" Target="http://msdn.microsoft.com/en-IN/library/system.windows.controls.tabcontrol.aspx" TargetMode="External"/><Relationship Id="rId90" Type="http://schemas.openxmlformats.org/officeDocument/2006/relationships/hyperlink" Target="http://en.wikipedia.org/wiki/Team_Foundation_Server" TargetMode="External"/><Relationship Id="rId165" Type="http://schemas.openxmlformats.org/officeDocument/2006/relationships/image" Target="media/image43.pn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2.aspx" TargetMode="External"/><Relationship Id="rId232" Type="http://schemas.openxmlformats.org/officeDocument/2006/relationships/hyperlink" Target="http://msdn.microsoft.com/en-us/library/gg145041.aspx" TargetMode="External"/><Relationship Id="rId253" Type="http://schemas.openxmlformats.org/officeDocument/2006/relationships/hyperlink" Target="http://en.wikipedia.org/wiki/Component-based_software_engineering" TargetMode="External"/><Relationship Id="rId274" Type="http://schemas.openxmlformats.org/officeDocument/2006/relationships/hyperlink" Target="http://en.wikipedia.org/wiki/Sun_acquisition_by_Oracle" TargetMode="External"/><Relationship Id="rId295" Type="http://schemas.openxmlformats.org/officeDocument/2006/relationships/hyperlink" Target="http://www.nokia.com/global/support/nokia-pc-suite/" TargetMode="External"/><Relationship Id="rId27" Type="http://schemas.openxmlformats.org/officeDocument/2006/relationships/image" Target="media/image18.png"/><Relationship Id="rId48" Type="http://schemas.openxmlformats.org/officeDocument/2006/relationships/image" Target="media/image38.jpeg"/><Relationship Id="rId69" Type="http://schemas.openxmlformats.org/officeDocument/2006/relationships/hyperlink" Target="http://blendinsider.com/" TargetMode="External"/><Relationship Id="rId113" Type="http://schemas.openxmlformats.org/officeDocument/2006/relationships/hyperlink" Target="http://msdn.microsoft.com/en-IN/library/system.windows.controls.passwordbox.aspx" TargetMode="External"/><Relationship Id="rId134" Type="http://schemas.openxmlformats.org/officeDocument/2006/relationships/hyperlink" Target="http://msdn.microsoft.com/en-IN/library/system.windows.controls.image.aspx" TargetMode="External"/><Relationship Id="rId80" Type="http://schemas.openxmlformats.org/officeDocument/2006/relationships/hyperlink" Target="http://en.wikipedia.org/wiki/Code_refactoring" TargetMode="External"/><Relationship Id="rId155" Type="http://schemas.openxmlformats.org/officeDocument/2006/relationships/hyperlink" Target="http://msdn.microsoft.com/en-IN/library/system.windows.controls.textblock.aspx" TargetMode="External"/><Relationship Id="rId176" Type="http://schemas.openxmlformats.org/officeDocument/2006/relationships/hyperlink" Target="http://msdn.microsoft.com/en-us/library/gg145029.aspx" TargetMode="External"/><Relationship Id="rId197" Type="http://schemas.openxmlformats.org/officeDocument/2006/relationships/hyperlink" Target="http://msdn.microsoft.com/en-us/library/gg145039.aspx" TargetMode="External"/><Relationship Id="rId201" Type="http://schemas.openxmlformats.org/officeDocument/2006/relationships/hyperlink" Target="http://msdn.microsoft.com/en-us/library/system.double.aspx" TargetMode="External"/><Relationship Id="rId222" Type="http://schemas.openxmlformats.org/officeDocument/2006/relationships/hyperlink" Target="http://msdn.microsoft.com/en-us/library/accessibility.aspx" TargetMode="External"/><Relationship Id="rId243" Type="http://schemas.openxmlformats.org/officeDocument/2006/relationships/image" Target="media/image46.jpeg"/><Relationship Id="rId264" Type="http://schemas.openxmlformats.org/officeDocument/2006/relationships/hyperlink" Target="http://en.wikipedia.org/wiki/Computer_programming_language" TargetMode="External"/><Relationship Id="rId285" Type="http://schemas.openxmlformats.org/officeDocument/2006/relationships/hyperlink" Target="http://en.wikipedia.org/wiki/GNU_Compiler_for_Java" TargetMode="External"/><Relationship Id="rId17" Type="http://schemas.openxmlformats.org/officeDocument/2006/relationships/image" Target="media/image8.png"/><Relationship Id="rId38" Type="http://schemas.openxmlformats.org/officeDocument/2006/relationships/image" Target="media/image29.JPG"/><Relationship Id="rId59" Type="http://schemas.openxmlformats.org/officeDocument/2006/relationships/hyperlink" Target="http://www.homeandlearn.co.uk/csharp/csharp.html" TargetMode="External"/><Relationship Id="rId103" Type="http://schemas.openxmlformats.org/officeDocument/2006/relationships/hyperlink" Target="http://msdn.microsoft.com/en-IN/library/microsoft.win32.savefiledialog.aspx" TargetMode="External"/><Relationship Id="rId124" Type="http://schemas.openxmlformats.org/officeDocument/2006/relationships/hyperlink" Target="http://msdn.microsoft.com/en-IN/library/system.windows.controls.primitives.resizegrip.aspx" TargetMode="External"/><Relationship Id="rId70" Type="http://schemas.openxmlformats.org/officeDocument/2006/relationships/hyperlink" Target="https://github.com/anirban-nandy" TargetMode="External"/><Relationship Id="rId91" Type="http://schemas.openxmlformats.org/officeDocument/2006/relationships/image" Target="media/image40.png"/><Relationship Id="rId145" Type="http://schemas.openxmlformats.org/officeDocument/2006/relationships/hyperlink" Target="http://msdn.microsoft.com/en-IN/library/system.windows.controls.checkbox.aspx" TargetMode="External"/><Relationship Id="rId166" Type="http://schemas.openxmlformats.org/officeDocument/2006/relationships/image" Target="media/image44.jpeg"/><Relationship Id="rId187" Type="http://schemas.openxmlformats.org/officeDocument/2006/relationships/hyperlink" Target="http://msdn.microsoft.com/en-us/library/system.globalization.aspx" TargetMode="External"/><Relationship Id="rId1" Type="http://schemas.openxmlformats.org/officeDocument/2006/relationships/customXml" Target="../customXml/item1.xml"/><Relationship Id="rId212" Type="http://schemas.openxmlformats.org/officeDocument/2006/relationships/hyperlink" Target="http://msdn.microsoft.com/en-us/library/gg145014.aspx" TargetMode="External"/><Relationship Id="rId233" Type="http://schemas.openxmlformats.org/officeDocument/2006/relationships/hyperlink" Target="http://msdn.microsoft.com/en-us/library/microsoft.sqlserver.server.aspx" TargetMode="External"/><Relationship Id="rId254" Type="http://schemas.openxmlformats.org/officeDocument/2006/relationships/hyperlink" Target="http://en.wikipedia.org/wiki/Microsoft" TargetMode="External"/><Relationship Id="rId28" Type="http://schemas.openxmlformats.org/officeDocument/2006/relationships/image" Target="media/image19.png"/><Relationship Id="rId49" Type="http://schemas.openxmlformats.org/officeDocument/2006/relationships/hyperlink" Target="http://en.wikipedia.org" TargetMode="External"/><Relationship Id="rId114" Type="http://schemas.openxmlformats.org/officeDocument/2006/relationships/hyperlink" Target="http://msdn.microsoft.com/en-IN/library/system.windows.controls.border.aspx" TargetMode="External"/><Relationship Id="rId275" Type="http://schemas.openxmlformats.org/officeDocument/2006/relationships/hyperlink" Target="http://en.wikipedia.org/wiki/Java_(software_platform)" TargetMode="External"/><Relationship Id="rId296" Type="http://schemas.openxmlformats.org/officeDocument/2006/relationships/hyperlink" Target="http://www.developer.nokia.com/NAX" TargetMode="External"/><Relationship Id="rId300" Type="http://schemas.openxmlformats.org/officeDocument/2006/relationships/theme" Target="theme/theme1.xml"/><Relationship Id="rId60" Type="http://schemas.openxmlformats.org/officeDocument/2006/relationships/hyperlink" Target="http://www.wpftutorial.net/Home.html" TargetMode="External"/><Relationship Id="rId81" Type="http://schemas.openxmlformats.org/officeDocument/2006/relationships/hyperlink" Target="http://en.wikipedia.org/wiki/Microsoft_Visual_Studio_Debugger" TargetMode="External"/><Relationship Id="rId135" Type="http://schemas.openxmlformats.org/officeDocument/2006/relationships/hyperlink" Target="http://msdn.microsoft.com/en-IN/library/system.windows.controls.mediaelement.aspx" TargetMode="External"/><Relationship Id="rId156" Type="http://schemas.openxmlformats.org/officeDocument/2006/relationships/hyperlink" Target="http://msdn.microsoft.com/en-IN/library/system.windows.controls.tooltip.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202" Type="http://schemas.openxmlformats.org/officeDocument/2006/relationships/hyperlink" Target="http://msdn.microsoft.com/en-us/library/system.int32.aspx" TargetMode="External"/><Relationship Id="rId223" Type="http://schemas.openxmlformats.org/officeDocument/2006/relationships/hyperlink" Target="http://msdn.microsoft.com/en-us/library/accessibility.aspx" TargetMode="External"/><Relationship Id="rId244" Type="http://schemas.openxmlformats.org/officeDocument/2006/relationships/hyperlink" Target="http://www.mysql.com/products/workbench/" TargetMode="External"/><Relationship Id="rId18" Type="http://schemas.openxmlformats.org/officeDocument/2006/relationships/image" Target="media/image9.png"/><Relationship Id="rId39" Type="http://schemas.openxmlformats.org/officeDocument/2006/relationships/image" Target="media/image30.JPG"/><Relationship Id="rId265" Type="http://schemas.openxmlformats.org/officeDocument/2006/relationships/hyperlink" Target="http://en.wikipedia.org/wiki/Compiler" TargetMode="External"/><Relationship Id="rId286" Type="http://schemas.openxmlformats.org/officeDocument/2006/relationships/hyperlink" Target="http://en.wikipedia.org/wiki/GNU_Classpath" TargetMode="External"/><Relationship Id="rId50" Type="http://schemas.openxmlformats.org/officeDocument/2006/relationships/hyperlink" Target="http://msdn.microsoft.com/en-us/" TargetMode="External"/><Relationship Id="rId104" Type="http://schemas.openxmlformats.org/officeDocument/2006/relationships/hyperlink" Target="http://msdn.microsoft.com/en-IN/library/system.windows.controls.inkcanvas.aspx" TargetMode="External"/><Relationship Id="rId125" Type="http://schemas.openxmlformats.org/officeDocument/2006/relationships/hyperlink" Target="http://msdn.microsoft.com/en-IN/library/system.windows.controls.separator.aspx" TargetMode="External"/><Relationship Id="rId146" Type="http://schemas.openxmlformats.org/officeDocument/2006/relationships/hyperlink" Target="http://msdn.microsoft.com/en-IN/library/system.windows.controls.combobox.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stringinfo.aspx" TargetMode="External"/><Relationship Id="rId71" Type="http://schemas.openxmlformats.org/officeDocument/2006/relationships/hyperlink" Target="https://github.com/%20anirban-nandy%20/DailyNoteBook" TargetMode="External"/><Relationship Id="rId92" Type="http://schemas.openxmlformats.org/officeDocument/2006/relationships/image" Target="media/image41.png"/><Relationship Id="rId213" Type="http://schemas.openxmlformats.org/officeDocument/2006/relationships/hyperlink" Target="http://msdn.microsoft.com/en-us/library/system.timers.aspx" TargetMode="External"/><Relationship Id="rId234" Type="http://schemas.openxmlformats.org/officeDocument/2006/relationships/hyperlink" Target="http://msdn.microsoft.com/en-us/library/microsoft.sqlserver.server.aspx" TargetMode="External"/><Relationship Id="rId2" Type="http://schemas.openxmlformats.org/officeDocument/2006/relationships/customXml" Target="../customXml/item2.xml"/><Relationship Id="rId29" Type="http://schemas.openxmlformats.org/officeDocument/2006/relationships/image" Target="media/image20.png"/><Relationship Id="rId255" Type="http://schemas.openxmlformats.org/officeDocument/2006/relationships/hyperlink" Target="http://en.wikipedia.org/wiki/.NET_Framework" TargetMode="External"/><Relationship Id="rId276" Type="http://schemas.openxmlformats.org/officeDocument/2006/relationships/hyperlink" Target="http://en.wikipedia.org/wiki/Syntax_(programming_languages)" TargetMode="External"/><Relationship Id="rId297" Type="http://schemas.openxmlformats.org/officeDocument/2006/relationships/image" Target="media/image54.jpeg"/><Relationship Id="rId40" Type="http://schemas.openxmlformats.org/officeDocument/2006/relationships/image" Target="media/image31.JPG"/><Relationship Id="rId115" Type="http://schemas.openxmlformats.org/officeDocument/2006/relationships/hyperlink" Target="http://msdn.microsoft.com/en-IN/library/system.windows.controls.primitives.bulletdecorator.aspx" TargetMode="External"/><Relationship Id="rId136" Type="http://schemas.openxmlformats.org/officeDocument/2006/relationships/hyperlink" Target="http://msdn.microsoft.com/en-IN/library/system.windows.controls.soundplayeraction.aspx" TargetMode="External"/><Relationship Id="rId157" Type="http://schemas.openxmlformats.org/officeDocument/2006/relationships/hyperlink" Target="http://msdn.microsoft.com/en-IN/library/system.windows.controls.canvas.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s://developers.facebook.com/" TargetMode="External"/><Relationship Id="rId82" Type="http://schemas.openxmlformats.org/officeDocument/2006/relationships/hyperlink" Target="http://en.wikipedia.org/wiki/GUI" TargetMode="External"/><Relationship Id="rId199" Type="http://schemas.openxmlformats.org/officeDocument/2006/relationships/hyperlink" Target="http://msdn.microsoft.com/en-us/library/system.numerics.aspx" TargetMode="External"/><Relationship Id="rId203" Type="http://schemas.openxmlformats.org/officeDocument/2006/relationships/hyperlink" Target="http://msdn.microsoft.com/en-us/library/gg145044.aspx" TargetMode="External"/><Relationship Id="rId19" Type="http://schemas.openxmlformats.org/officeDocument/2006/relationships/image" Target="media/image10.png"/><Relationship Id="rId224" Type="http://schemas.openxmlformats.org/officeDocument/2006/relationships/hyperlink" Target="http://msdn.microsoft.com/en-us/library/hh135392.aspx" TargetMode="External"/><Relationship Id="rId245" Type="http://schemas.openxmlformats.org/officeDocument/2006/relationships/image" Target="media/image47.png"/><Relationship Id="rId266" Type="http://schemas.openxmlformats.org/officeDocument/2006/relationships/hyperlink" Target="http://en.wikipedia.org/wiki/Java_bytecode" TargetMode="External"/><Relationship Id="rId287" Type="http://schemas.openxmlformats.org/officeDocument/2006/relationships/image" Target="media/image49.png"/><Relationship Id="rId30" Type="http://schemas.openxmlformats.org/officeDocument/2006/relationships/image" Target="media/image21.png"/><Relationship Id="rId105" Type="http://schemas.openxmlformats.org/officeDocument/2006/relationships/hyperlink" Target="http://msdn.microsoft.com/en-IN/library/system.windows.controls.inkpresenter.aspx" TargetMode="External"/><Relationship Id="rId126" Type="http://schemas.openxmlformats.org/officeDocument/2006/relationships/hyperlink" Target="http://msdn.microsoft.com/en-IN/library/system.windows.controls.primitives.scrollbar.aspx" TargetMode="External"/><Relationship Id="rId147" Type="http://schemas.openxmlformats.org/officeDocument/2006/relationships/hyperlink" Target="http://msdn.microsoft.com/en-IN/library/system.windows.controls.listbox.aspx" TargetMode="External"/><Relationship Id="rId168" Type="http://schemas.openxmlformats.org/officeDocument/2006/relationships/hyperlink" Target="http://msdn.microsoft.com/en-us/library/system.aspx" TargetMode="External"/><Relationship Id="rId51" Type="http://schemas.openxmlformats.org/officeDocument/2006/relationships/hyperlink" Target="http://www.microsoft.com/en-us/default.aspx" TargetMode="External"/><Relationship Id="rId72" Type="http://schemas.openxmlformats.org/officeDocument/2006/relationships/hyperlink" Target="http://learn.github.com/p/intro.html" TargetMode="External"/><Relationship Id="rId93" Type="http://schemas.openxmlformats.org/officeDocument/2006/relationships/hyperlink" Target="http://msdn.microsoft.com/en-IN/library/system.windows.aspx" TargetMode="External"/><Relationship Id="rId189" Type="http://schemas.openxmlformats.org/officeDocument/2006/relationships/hyperlink" Target="http://msdn.microsoft.com/en-us/library/system.globalization.textinfo.aspx" TargetMode="External"/><Relationship Id="rId3" Type="http://schemas.openxmlformats.org/officeDocument/2006/relationships/numbering" Target="numbering.xml"/><Relationship Id="rId214" Type="http://schemas.openxmlformats.org/officeDocument/2006/relationships/hyperlink" Target="http://msdn.microsoft.com/en-us/library/system.timers.aspx" TargetMode="External"/><Relationship Id="rId235" Type="http://schemas.openxmlformats.org/officeDocument/2006/relationships/hyperlink" Target="http://msdn.microsoft.com/en-us/library/gg145009.aspx" TargetMode="External"/><Relationship Id="rId256" Type="http://schemas.openxmlformats.org/officeDocument/2006/relationships/hyperlink" Target="http://en.wikipedia.org/wiki/Ecma_International" TargetMode="External"/><Relationship Id="rId277" Type="http://schemas.openxmlformats.org/officeDocument/2006/relationships/hyperlink" Target="http://en.wikipedia.org/wiki/C_(programming_language)" TargetMode="External"/><Relationship Id="rId298" Type="http://schemas.openxmlformats.org/officeDocument/2006/relationships/image" Target="media/image55.png"/><Relationship Id="rId116" Type="http://schemas.openxmlformats.org/officeDocument/2006/relationships/hyperlink" Target="http://msdn.microsoft.com/en-IN/library/system.windows.controls.canvas.aspx" TargetMode="External"/><Relationship Id="rId137" Type="http://schemas.openxmlformats.org/officeDocument/2006/relationships/hyperlink" Target="http://msdn.microsoft.com/en-IN/library/system.windows.controls.contextmenu.aspx" TargetMode="External"/><Relationship Id="rId158" Type="http://schemas.openxmlformats.org/officeDocument/2006/relationships/hyperlink" Target="http://msdn.microsoft.com/en-IN/library/system.windows.controls.dockpanel.aspx" TargetMode="External"/><Relationship Id="rId20" Type="http://schemas.openxmlformats.org/officeDocument/2006/relationships/image" Target="media/image11.png"/><Relationship Id="rId41" Type="http://schemas.openxmlformats.org/officeDocument/2006/relationships/image" Target="media/image32.JPG"/><Relationship Id="rId62" Type="http://schemas.openxmlformats.org/officeDocument/2006/relationships/hyperlink" Target="https://developers.facebook.com/apps" TargetMode="External"/><Relationship Id="rId83" Type="http://schemas.openxmlformats.org/officeDocument/2006/relationships/hyperlink" Target="http://en.wikipedia.org/wiki/Class_(computing)" TargetMode="External"/><Relationship Id="rId179" Type="http://schemas.openxmlformats.org/officeDocument/2006/relationships/hyperlink" Target="http://msdn.microsoft.com/en-us/library/system.device.location.aspx" TargetMode="External"/><Relationship Id="rId190" Type="http://schemas.openxmlformats.org/officeDocument/2006/relationships/hyperlink" Target="http://msdn.microsoft.com/en-us/library/gg145031.aspx" TargetMode="External"/><Relationship Id="rId204" Type="http://schemas.openxmlformats.org/officeDocument/2006/relationships/hyperlink" Target="http://msdn.microsoft.com/en-us/library/gg145033.aspx" TargetMode="External"/><Relationship Id="rId225" Type="http://schemas.openxmlformats.org/officeDocument/2006/relationships/hyperlink" Target="http://msdn.microsoft.com/en-us/library/microsoft.aspnet.snapin.aspx" TargetMode="External"/><Relationship Id="rId246" Type="http://schemas.openxmlformats.org/officeDocument/2006/relationships/hyperlink" Target="http://en.wikipedia.org/wiki/Multi-paradigm_programming_language" TargetMode="External"/><Relationship Id="rId267" Type="http://schemas.openxmlformats.org/officeDocument/2006/relationships/hyperlink" Target="http://en.wikipedia.org/wiki/Class_(file_format)" TargetMode="External"/><Relationship Id="rId288" Type="http://schemas.openxmlformats.org/officeDocument/2006/relationships/image" Target="media/image50.png"/><Relationship Id="rId106" Type="http://schemas.openxmlformats.org/officeDocument/2006/relationships/hyperlink" Target="http://msdn.microsoft.com/en-IN/library/system.windows.controls.documentviewer.aspx" TargetMode="External"/><Relationship Id="rId127" Type="http://schemas.openxmlformats.org/officeDocument/2006/relationships/hyperlink" Target="http://msdn.microsoft.com/en-IN/library/system.windows.controls.scrollviewer.aspx" TargetMode="External"/><Relationship Id="rId10" Type="http://schemas.openxmlformats.org/officeDocument/2006/relationships/image" Target="media/image1.gif"/><Relationship Id="rId31" Type="http://schemas.openxmlformats.org/officeDocument/2006/relationships/image" Target="media/image22.png"/><Relationship Id="rId52" Type="http://schemas.openxmlformats.org/officeDocument/2006/relationships/hyperlink" Target="http://www.codeplex.com/" TargetMode="External"/><Relationship Id="rId73" Type="http://schemas.openxmlformats.org/officeDocument/2006/relationships/hyperlink" Target="http://www.vogella.com/articles/Git/article.html" TargetMode="External"/><Relationship Id="rId94" Type="http://schemas.openxmlformats.org/officeDocument/2006/relationships/hyperlink" Target="http://msdn.microsoft.com/en-IN/library/system.windows.controls.button.aspx" TargetMode="External"/><Relationship Id="rId148" Type="http://schemas.openxmlformats.org/officeDocument/2006/relationships/hyperlink" Target="http://msdn.microsoft.com/en-IN/library/system.windows.controls.radiobutton.aspx" TargetMode="External"/><Relationship Id="rId169" Type="http://schemas.openxmlformats.org/officeDocument/2006/relationships/hyperlink" Target="http://msdn.microsoft.com/en-us/library/gg145022.aspx" TargetMode="External"/><Relationship Id="rId4" Type="http://schemas.openxmlformats.org/officeDocument/2006/relationships/styles" Target="styles.xml"/><Relationship Id="rId180" Type="http://schemas.openxmlformats.org/officeDocument/2006/relationships/hyperlink" Target="http://msdn.microsoft.com/en-us/library/gg145030.aspx" TargetMode="External"/><Relationship Id="rId215" Type="http://schemas.openxmlformats.org/officeDocument/2006/relationships/hyperlink" Target="http://msdn.microsoft.com/en-us/library/system.timers.timer.aspx" TargetMode="External"/><Relationship Id="rId236" Type="http://schemas.openxmlformats.org/officeDocument/2006/relationships/hyperlink" Target="http://msdn.microsoft.com/en-us/library/gg145040.aspx" TargetMode="External"/><Relationship Id="rId257" Type="http://schemas.openxmlformats.org/officeDocument/2006/relationships/hyperlink" Target="http://en.wikipedia.org/wiki/International_Organization_for_Standardization" TargetMode="External"/><Relationship Id="rId278" Type="http://schemas.openxmlformats.org/officeDocument/2006/relationships/hyperlink" Target="http://en.wikipedia.org/wiki/C%2B%2B" TargetMode="External"/><Relationship Id="rId42" Type="http://schemas.openxmlformats.org/officeDocument/2006/relationships/image" Target="media/image33.JPG"/><Relationship Id="rId84" Type="http://schemas.openxmlformats.org/officeDocument/2006/relationships/hyperlink" Target="http://en.wikipedia.org/wiki/Database_schema" TargetMode="External"/><Relationship Id="rId138" Type="http://schemas.openxmlformats.org/officeDocument/2006/relationships/hyperlink" Target="http://msdn.microsoft.com/en-IN/library/system.windows.controls.menu.aspx" TargetMode="External"/><Relationship Id="rId191" Type="http://schemas.openxmlformats.org/officeDocument/2006/relationships/hyperlink" Target="http://msdn.microsoft.com/en-us/library/gg145019.aspx" TargetMode="External"/><Relationship Id="rId205" Type="http://schemas.openxmlformats.org/officeDocument/2006/relationships/hyperlink" Target="http://msdn.microsoft.com/en-us/library/gg145043.aspx" TargetMode="External"/><Relationship Id="rId247" Type="http://schemas.openxmlformats.org/officeDocument/2006/relationships/hyperlink" Target="http://en.wikipedia.org/wiki/Imperative_programming" TargetMode="External"/><Relationship Id="rId107" Type="http://schemas.openxmlformats.org/officeDocument/2006/relationships/hyperlink" Target="http://msdn.microsoft.com/en-IN/library/system.windows.controls.flowdocumentpageviewer.aspx" TargetMode="External"/><Relationship Id="rId289" Type="http://schemas.openxmlformats.org/officeDocument/2006/relationships/image" Target="media/image51.png"/><Relationship Id="rId11" Type="http://schemas.openxmlformats.org/officeDocument/2006/relationships/image" Target="media/image2.jpeg"/><Relationship Id="rId53" Type="http://schemas.openxmlformats.org/officeDocument/2006/relationships/hyperlink" Target="http://stackoverflow.com/" TargetMode="External"/><Relationship Id="rId149" Type="http://schemas.openxmlformats.org/officeDocument/2006/relationships/hyperlink" Target="http://msdn.microsoft.com/en-IN/library/system.windows.controls.slider.aspx" TargetMode="External"/><Relationship Id="rId95" Type="http://schemas.openxmlformats.org/officeDocument/2006/relationships/hyperlink" Target="http://msdn.microsoft.com/en-IN/library/system.windows.controls.primitives.repeatbutton.aspx" TargetMode="External"/><Relationship Id="rId160" Type="http://schemas.openxmlformats.org/officeDocument/2006/relationships/hyperlink" Target="http://msdn.microsoft.com/en-IN/library/system.windows.controls.stackpanel.aspx" TargetMode="External"/><Relationship Id="rId216" Type="http://schemas.openxmlformats.org/officeDocument/2006/relationships/hyperlink" Target="http://msdn.microsoft.com/en-us/library/gg145032.aspx" TargetMode="External"/><Relationship Id="rId258" Type="http://schemas.openxmlformats.org/officeDocument/2006/relationships/hyperlink" Target="http://en.wikipedia.org/wiki/Common_Language_Infrastructure" TargetMode="External"/><Relationship Id="rId22" Type="http://schemas.openxmlformats.org/officeDocument/2006/relationships/image" Target="media/image13.png"/><Relationship Id="rId64" Type="http://schemas.openxmlformats.org/officeDocument/2006/relationships/hyperlink" Target="https://dev.twitter.com/" TargetMode="External"/><Relationship Id="rId118" Type="http://schemas.openxmlformats.org/officeDocument/2006/relationships/hyperlink" Target="http://msdn.microsoft.com/en-IN/library/system.windows.controls.expander.aspx" TargetMode="External"/><Relationship Id="rId171" Type="http://schemas.openxmlformats.org/officeDocument/2006/relationships/hyperlink" Target="http://msdn.microsoft.com/en-us/library/gg145034.aspx" TargetMode="External"/><Relationship Id="rId227" Type="http://schemas.openxmlformats.org/officeDocument/2006/relationships/hyperlink" Target="http://go.microsoft.com/fwlink/?linkid=37118" TargetMode="External"/><Relationship Id="rId269" Type="http://schemas.openxmlformats.org/officeDocument/2006/relationships/hyperlink" Target="http://en.wikipedia.org/wiki/Computer_architecture" TargetMode="External"/><Relationship Id="rId33" Type="http://schemas.openxmlformats.org/officeDocument/2006/relationships/image" Target="media/image24.png"/><Relationship Id="rId129" Type="http://schemas.openxmlformats.org/officeDocument/2006/relationships/hyperlink" Target="http://msdn.microsoft.com/en-IN/library/system.windows.controls.primitives.thumb.aspx" TargetMode="External"/><Relationship Id="rId280" Type="http://schemas.openxmlformats.org/officeDocument/2006/relationships/hyperlink" Target="http://en.wikipedia.org/wiki/Reference_implementation_(computing)"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4D390F-7647-432F-B217-9F8EB1CA0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149</Pages>
  <Words>37854</Words>
  <Characters>215773</Characters>
  <Application>Microsoft Office Word</Application>
  <DocSecurity>0</DocSecurity>
  <Lines>1798</Lines>
  <Paragraphs>506</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253121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chandra</cp:lastModifiedBy>
  <cp:revision>183</cp:revision>
  <dcterms:created xsi:type="dcterms:W3CDTF">2013-01-18T10:03:00Z</dcterms:created>
  <dcterms:modified xsi:type="dcterms:W3CDTF">2013-03-25T06:19:00Z</dcterms:modified>
</cp:coreProperties>
</file>